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14640" w14:textId="77777777" w:rsidR="006742B0" w:rsidRDefault="00995BF3">
      <w:r w:rsidRPr="00103C86">
        <w:rPr>
          <w:rFonts w:ascii="Calibri" w:eastAsia="Calibri" w:hAnsi="Calibri" w:cs="Times New Roman"/>
          <w:noProof/>
          <w:color w:val="17529F" w:themeColor="accent1"/>
        </w:rPr>
        <mc:AlternateContent>
          <mc:Choice Requires="wps">
            <w:drawing>
              <wp:anchor distT="0" distB="0" distL="114300" distR="114300" simplePos="0" relativeHeight="251661312" behindDoc="0" locked="0" layoutInCell="1" allowOverlap="1" wp14:anchorId="71A452D3" wp14:editId="315D6BB2">
                <wp:simplePos x="0" y="0"/>
                <wp:positionH relativeFrom="column">
                  <wp:posOffset>-927100</wp:posOffset>
                </wp:positionH>
                <wp:positionV relativeFrom="paragraph">
                  <wp:posOffset>-918210</wp:posOffset>
                </wp:positionV>
                <wp:extent cx="7792720" cy="1257300"/>
                <wp:effectExtent l="0" t="0" r="0" b="0"/>
                <wp:wrapNone/>
                <wp:docPr id="5" name="Rectangle 4"/>
                <wp:cNvGraphicFramePr/>
                <a:graphic xmlns:a="http://schemas.openxmlformats.org/drawingml/2006/main">
                  <a:graphicData uri="http://schemas.microsoft.com/office/word/2010/wordprocessingShape">
                    <wps:wsp>
                      <wps:cNvSpPr/>
                      <wps:spPr>
                        <a:xfrm>
                          <a:off x="0" y="0"/>
                          <a:ext cx="7792720" cy="12573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1CB8E5E" id="Rectangle 4" o:spid="_x0000_s1026" style="position:absolute;margin-left:-73pt;margin-top:-72.3pt;width:613.6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" fillcolor="#17529f [3204]" stroked="f" strokeweight="1pt">
                <v:fill opacity="46003f"/>
              </v:rect>
            </w:pict>
          </mc:Fallback>
        </mc:AlternateContent>
      </w:r>
      <w:r w:rsidR="006742B0" w:rsidRPr="00103C86">
        <w:rPr>
          <w:noProof/>
        </w:rPr>
        <w:drawing>
          <wp:anchor distT="0" distB="0" distL="114300" distR="114300" simplePos="0" relativeHeight="251662336" behindDoc="0" locked="0" layoutInCell="1" allowOverlap="1" wp14:anchorId="51D891B7" wp14:editId="7C5B0AEB">
            <wp:simplePos x="0" y="0"/>
            <wp:positionH relativeFrom="margin">
              <wp:posOffset>5573395</wp:posOffset>
            </wp:positionH>
            <wp:positionV relativeFrom="margin">
              <wp:posOffset>-706120</wp:posOffset>
            </wp:positionV>
            <wp:extent cx="1102995" cy="423545"/>
            <wp:effectExtent l="0" t="0" r="1905" b="0"/>
            <wp:wrapSquare wrapText="bothSides"/>
            <wp:docPr id="27" name="Picture 2">
              <a:extLst xmlns:a="http://schemas.openxmlformats.org/drawingml/2006/main">
                <a:ext uri="{FF2B5EF4-FFF2-40B4-BE49-F238E27FC236}">
                  <a16:creationId xmlns:a16="http://schemas.microsoft.com/office/drawing/2014/main" id="{E9880C10-63FE-41DC-AF7A-4AADAE86B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880C10-63FE-41DC-AF7A-4AADAE86B32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2995" cy="423545"/>
                    </a:xfrm>
                    <a:prstGeom prst="rect">
                      <a:avLst/>
                    </a:prstGeom>
                  </pic:spPr>
                </pic:pic>
              </a:graphicData>
            </a:graphic>
            <wp14:sizeRelH relativeFrom="margin">
              <wp14:pctWidth>0</wp14:pctWidth>
            </wp14:sizeRelH>
            <wp14:sizeRelV relativeFrom="margin">
              <wp14:pctHeight>0</wp14:pctHeight>
            </wp14:sizeRelV>
          </wp:anchor>
        </w:drawing>
      </w:r>
      <w:r w:rsidR="006742B0" w:rsidRPr="009A5830">
        <w:rPr>
          <w:noProof/>
        </w:rPr>
        <w:drawing>
          <wp:anchor distT="0" distB="0" distL="114300" distR="114300" simplePos="0" relativeHeight="251659264" behindDoc="0" locked="0" layoutInCell="1" allowOverlap="1" wp14:anchorId="4BBED9B9" wp14:editId="42D2FF96">
            <wp:simplePos x="0" y="0"/>
            <wp:positionH relativeFrom="margin">
              <wp:posOffset>-939800</wp:posOffset>
            </wp:positionH>
            <wp:positionV relativeFrom="margin">
              <wp:posOffset>-914400</wp:posOffset>
            </wp:positionV>
            <wp:extent cx="7792720" cy="901700"/>
            <wp:effectExtent l="0" t="0" r="0" b="0"/>
            <wp:wrapSquare wrapText="bothSides"/>
            <wp:docPr id="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5603" t="7257" b="56554"/>
                    <a:stretch/>
                  </pic:blipFill>
                  <pic:spPr bwMode="auto">
                    <a:xfrm flipH="1" flipV="1">
                      <a:off x="0" y="0"/>
                      <a:ext cx="7792720" cy="90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C86" w:rsidRPr="00103C86">
        <w:rPr>
          <w:rFonts w:ascii="Calibri" w:eastAsia="Calibri" w:hAnsi="Calibri" w:cs="Times New Roman"/>
          <w:noProof/>
          <w:color w:val="17529F" w:themeColor="accent1"/>
        </w:rPr>
        <mc:AlternateContent>
          <mc:Choice Requires="wps">
            <w:drawing>
              <wp:anchor distT="0" distB="0" distL="114300" distR="114300" simplePos="0" relativeHeight="251664384" behindDoc="1" locked="1" layoutInCell="1" allowOverlap="1" wp14:anchorId="458B9BF2" wp14:editId="6D1DD970">
                <wp:simplePos x="0" y="0"/>
                <wp:positionH relativeFrom="column">
                  <wp:posOffset>-923290</wp:posOffset>
                </wp:positionH>
                <wp:positionV relativeFrom="page">
                  <wp:posOffset>9893935</wp:posOffset>
                </wp:positionV>
                <wp:extent cx="7790688" cy="164592"/>
                <wp:effectExtent l="0" t="0" r="1270" b="6985"/>
                <wp:wrapNone/>
                <wp:docPr id="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1AA4A55" id="Rectangle 4" o:spid="_x0000_s1026" style="position:absolute;margin-left:-72.7pt;margin-top:779.05pt;width:613.45pt;height:1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" fillcolor="#17529f [3204]" stroked="f" strokeweight="1pt">
                <v:fill opacity="46003f"/>
                <w10:wrap anchory="page"/>
                <w10:anchorlock/>
              </v:rect>
            </w:pict>
          </mc:Fallback>
        </mc:AlternateContent>
      </w:r>
    </w:p>
    <w:p w14:paraId="4DC0E442" w14:textId="77777777" w:rsidR="006742B0" w:rsidRPr="006742B0" w:rsidRDefault="006742B0" w:rsidP="006742B0"/>
    <w:p w14:paraId="7C01A991" w14:textId="77777777" w:rsidR="00995BF3" w:rsidRDefault="00995BF3" w:rsidP="00C36CC5">
      <w:pPr>
        <w:pStyle w:val="Title"/>
        <w:rPr>
          <w:rFonts w:eastAsia="Times New Roman"/>
        </w:rPr>
      </w:pPr>
    </w:p>
    <w:p w14:paraId="6ACAB3EF" w14:textId="540BC6DC" w:rsidR="00FC3998" w:rsidRDefault="00FC3998" w:rsidP="002C59A5">
      <w:pPr>
        <w:rPr>
          <w:rFonts w:asciiTheme="majorHAnsi" w:eastAsia="Times New Roman" w:hAnsiTheme="majorHAnsi"/>
          <w:sz w:val="56"/>
          <w:szCs w:val="56"/>
        </w:rPr>
      </w:pPr>
      <w:r>
        <w:rPr>
          <w:rFonts w:asciiTheme="majorHAnsi" w:eastAsia="Times New Roman" w:hAnsiTheme="majorHAnsi"/>
          <w:sz w:val="56"/>
          <w:szCs w:val="56"/>
        </w:rPr>
        <w:fldChar w:fldCharType="begin"/>
      </w:r>
      <w:r>
        <w:rPr>
          <w:rFonts w:asciiTheme="majorHAnsi" w:eastAsia="Times New Roman" w:hAnsiTheme="majorHAnsi"/>
          <w:sz w:val="56"/>
          <w:szCs w:val="56"/>
        </w:rPr>
        <w:instrText xml:space="preserve"> TITLE   \* MERGEFORMAT </w:instrText>
      </w:r>
      <w:r>
        <w:rPr>
          <w:rFonts w:asciiTheme="majorHAnsi" w:eastAsia="Times New Roman" w:hAnsiTheme="majorHAnsi"/>
          <w:sz w:val="56"/>
          <w:szCs w:val="56"/>
        </w:rPr>
        <w:fldChar w:fldCharType="separate"/>
      </w:r>
      <w:r w:rsidR="00243B4F">
        <w:rPr>
          <w:rFonts w:asciiTheme="majorHAnsi" w:eastAsia="Times New Roman" w:hAnsiTheme="majorHAnsi"/>
          <w:sz w:val="56"/>
          <w:szCs w:val="56"/>
        </w:rPr>
        <w:t>Sentinel Mother-Infant Linkage Data Quality Review and Characterization Program Package</w:t>
      </w:r>
      <w:r>
        <w:rPr>
          <w:rFonts w:asciiTheme="majorHAnsi" w:eastAsia="Times New Roman" w:hAnsiTheme="majorHAnsi"/>
          <w:sz w:val="56"/>
          <w:szCs w:val="56"/>
        </w:rPr>
        <w:fldChar w:fldCharType="end"/>
      </w:r>
    </w:p>
    <w:p w14:paraId="48D77663" w14:textId="6797A746" w:rsidR="00995BF3" w:rsidRPr="002C59A5" w:rsidRDefault="00995BF3" w:rsidP="002C59A5">
      <w:pPr>
        <w:rPr>
          <w:rFonts w:asciiTheme="majorHAnsi" w:hAnsiTheme="majorHAnsi"/>
          <w:color w:val="113D76" w:themeColor="accent1" w:themeShade="BF"/>
          <w:sz w:val="32"/>
          <w:szCs w:val="32"/>
        </w:rPr>
      </w:pPr>
      <w:r>
        <w:fldChar w:fldCharType="begin"/>
      </w:r>
      <w:r>
        <w:instrText xml:space="preserve"> SUBJECT   \* MERGEFORMAT </w:instrText>
      </w:r>
      <w:r>
        <w:fldChar w:fldCharType="end"/>
      </w:r>
      <w:r w:rsidR="00243B4F">
        <w:rPr>
          <w:rFonts w:asciiTheme="majorHAnsi" w:hAnsiTheme="majorHAnsi"/>
          <w:color w:val="113D76" w:themeColor="accent1" w:themeShade="BF"/>
          <w:sz w:val="32"/>
          <w:szCs w:val="32"/>
        </w:rPr>
        <w:t>qa_mil_package</w:t>
      </w:r>
    </w:p>
    <w:p w14:paraId="0CE58CD5" w14:textId="77777777" w:rsidR="00EE6B0E" w:rsidRDefault="00EE6B0E" w:rsidP="00EE6B0E"/>
    <w:p w14:paraId="5D588B30" w14:textId="77777777" w:rsidR="00EE6B0E" w:rsidRDefault="00EE6B0E" w:rsidP="00EE6B0E"/>
    <w:p w14:paraId="1E600615" w14:textId="77777777" w:rsidR="00EE6B0E" w:rsidRPr="00EE6B0E" w:rsidRDefault="00EE6B0E" w:rsidP="00EE6B0E"/>
    <w:p w14:paraId="64D61EEE" w14:textId="77777777" w:rsidR="006742B0" w:rsidRPr="006742B0" w:rsidRDefault="006742B0" w:rsidP="006742B0"/>
    <w:p w14:paraId="056D7F5C" w14:textId="77777777" w:rsidR="006742B0" w:rsidRPr="006742B0" w:rsidRDefault="006742B0" w:rsidP="006742B0"/>
    <w:p w14:paraId="54BB994E" w14:textId="77777777" w:rsidR="006742B0" w:rsidRPr="006742B0" w:rsidRDefault="006742B0" w:rsidP="006742B0"/>
    <w:p w14:paraId="3BF5179C" w14:textId="77777777" w:rsidR="006742B0" w:rsidRDefault="006742B0" w:rsidP="006742B0"/>
    <w:p w14:paraId="44978015" w14:textId="77777777" w:rsidR="00EE6B0E" w:rsidRDefault="00EE6B0E" w:rsidP="006742B0"/>
    <w:p w14:paraId="5234EFF3" w14:textId="79B78CBB" w:rsidR="000B5B84" w:rsidRDefault="000B5B84" w:rsidP="002C59A5">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Prepared by the Sentinel Operations Center</w:t>
      </w:r>
    </w:p>
    <w:p w14:paraId="03197941" w14:textId="484B43F2" w:rsidR="00EE6B0E" w:rsidRPr="002C59A5" w:rsidRDefault="00C36CC5" w:rsidP="002C59A5">
      <w:pPr>
        <w:rPr>
          <w:rFonts w:asciiTheme="majorHAnsi" w:hAnsiTheme="majorHAnsi"/>
          <w:color w:val="0B294F" w:themeColor="accent1" w:themeShade="80"/>
          <w:sz w:val="24"/>
          <w:szCs w:val="24"/>
        </w:rPr>
      </w:pPr>
      <w:r w:rsidRPr="002C59A5">
        <w:rPr>
          <w:rFonts w:asciiTheme="majorHAnsi" w:hAnsiTheme="majorHAnsi"/>
          <w:color w:val="0B294F" w:themeColor="accent1" w:themeShade="80"/>
          <w:sz w:val="24"/>
          <w:szCs w:val="24"/>
        </w:rPr>
        <w:t xml:space="preserve">Version </w:t>
      </w:r>
      <w:r w:rsidR="00243B4F">
        <w:rPr>
          <w:rFonts w:asciiTheme="majorHAnsi" w:hAnsiTheme="majorHAnsi"/>
          <w:color w:val="0B294F" w:themeColor="accent1" w:themeShade="80"/>
          <w:sz w:val="24"/>
          <w:szCs w:val="24"/>
        </w:rPr>
        <w:t>3.0.0</w:t>
      </w:r>
    </w:p>
    <w:p w14:paraId="22C9BA2A" w14:textId="0CDAE5F6" w:rsidR="00FC3998" w:rsidRDefault="00316FBB">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March</w:t>
      </w:r>
      <w:r w:rsidR="000B5B84">
        <w:rPr>
          <w:rFonts w:asciiTheme="majorHAnsi" w:hAnsiTheme="majorHAnsi"/>
          <w:color w:val="0B294F" w:themeColor="accent1" w:themeShade="80"/>
          <w:sz w:val="24"/>
          <w:szCs w:val="24"/>
        </w:rPr>
        <w:t xml:space="preserve"> </w:t>
      </w:r>
      <w:r w:rsidR="00243B4F">
        <w:rPr>
          <w:rFonts w:asciiTheme="majorHAnsi" w:hAnsiTheme="majorHAnsi"/>
          <w:color w:val="0B294F" w:themeColor="accent1" w:themeShade="80"/>
          <w:sz w:val="24"/>
          <w:szCs w:val="24"/>
        </w:rPr>
        <w:t>202</w:t>
      </w:r>
      <w:r>
        <w:rPr>
          <w:rFonts w:asciiTheme="majorHAnsi" w:hAnsiTheme="majorHAnsi"/>
          <w:color w:val="0B294F" w:themeColor="accent1" w:themeShade="80"/>
          <w:sz w:val="24"/>
          <w:szCs w:val="24"/>
        </w:rPr>
        <w:t>1</w:t>
      </w:r>
    </w:p>
    <w:p w14:paraId="0ADEA494" w14:textId="77777777" w:rsidR="009E5103" w:rsidRDefault="009E5103">
      <w:pPr>
        <w:rPr>
          <w:rFonts w:asciiTheme="majorHAnsi" w:hAnsiTheme="majorHAnsi"/>
          <w:color w:val="0B294F" w:themeColor="accent1" w:themeShade="80"/>
          <w:sz w:val="24"/>
          <w:szCs w:val="24"/>
        </w:rPr>
      </w:pPr>
    </w:p>
    <w:p w14:paraId="2F8A48D0" w14:textId="77777777" w:rsidR="00C36CC5" w:rsidRPr="00FC3998" w:rsidRDefault="00C36CC5" w:rsidP="006742B0">
      <w:pPr>
        <w:rPr>
          <w:rFonts w:asciiTheme="majorHAnsi" w:hAnsiTheme="majorHAnsi"/>
          <w:color w:val="0B294F" w:themeColor="accent1" w:themeShade="80"/>
          <w:sz w:val="24"/>
          <w:szCs w:val="24"/>
        </w:rPr>
        <w:sectPr w:rsidR="00C36CC5" w:rsidRPr="00FC3998" w:rsidSect="00EE6B0E">
          <w:headerReference w:type="even" r:id="rId10"/>
          <w:headerReference w:type="default" r:id="rId11"/>
          <w:footerReference w:type="default" r:id="rId12"/>
          <w:headerReference w:type="first" r:id="rId13"/>
          <w:footerReference w:type="first" r:id="rId14"/>
          <w:pgSz w:w="12240" w:h="15840"/>
          <w:pgMar w:top="1440" w:right="1440" w:bottom="1440" w:left="1440" w:header="432" w:footer="720" w:gutter="0"/>
          <w:cols w:space="720"/>
          <w:docGrid w:linePitch="360"/>
        </w:sectPr>
      </w:pPr>
    </w:p>
    <w:p w14:paraId="27DE03E5" w14:textId="03E349C8" w:rsidR="00FC3998" w:rsidRDefault="00FC3998" w:rsidP="002C59A5">
      <w:pPr>
        <w:jc w:val="center"/>
        <w:rPr>
          <w:rFonts w:asciiTheme="majorHAnsi" w:eastAsia="Times New Roman" w:hAnsiTheme="majorHAnsi"/>
          <w:color w:val="113D76" w:themeColor="accent1" w:themeShade="BF"/>
          <w:sz w:val="32"/>
          <w:szCs w:val="32"/>
        </w:rPr>
      </w:pPr>
      <w:r>
        <w:rPr>
          <w:rFonts w:asciiTheme="majorHAnsi" w:eastAsia="Times New Roman" w:hAnsiTheme="majorHAnsi"/>
          <w:color w:val="113D76" w:themeColor="accent1" w:themeShade="BF"/>
          <w:sz w:val="32"/>
          <w:szCs w:val="32"/>
        </w:rPr>
        <w:lastRenderedPageBreak/>
        <w:fldChar w:fldCharType="begin"/>
      </w:r>
      <w:r>
        <w:rPr>
          <w:rFonts w:asciiTheme="majorHAnsi" w:eastAsia="Times New Roman" w:hAnsiTheme="majorHAnsi"/>
          <w:color w:val="113D76" w:themeColor="accent1" w:themeShade="BF"/>
          <w:sz w:val="32"/>
          <w:szCs w:val="32"/>
        </w:rPr>
        <w:instrText xml:space="preserve"> TITLE   \* MERGEFORMAT </w:instrText>
      </w:r>
      <w:r>
        <w:rPr>
          <w:rFonts w:asciiTheme="majorHAnsi" w:eastAsia="Times New Roman" w:hAnsiTheme="majorHAnsi"/>
          <w:color w:val="113D76" w:themeColor="accent1" w:themeShade="BF"/>
          <w:sz w:val="32"/>
          <w:szCs w:val="32"/>
        </w:rPr>
        <w:fldChar w:fldCharType="separate"/>
      </w:r>
      <w:r w:rsidR="007B2B97">
        <w:rPr>
          <w:rFonts w:asciiTheme="majorHAnsi" w:eastAsia="Times New Roman" w:hAnsiTheme="majorHAnsi"/>
          <w:color w:val="113D76" w:themeColor="accent1" w:themeShade="BF"/>
          <w:sz w:val="32"/>
          <w:szCs w:val="32"/>
        </w:rPr>
        <w:t>Sentinel</w:t>
      </w:r>
      <w:r w:rsidR="007D25FF">
        <w:rPr>
          <w:rFonts w:asciiTheme="majorHAnsi" w:eastAsia="Times New Roman" w:hAnsiTheme="majorHAnsi"/>
          <w:color w:val="113D76" w:themeColor="accent1" w:themeShade="BF"/>
          <w:sz w:val="32"/>
          <w:szCs w:val="32"/>
        </w:rPr>
        <w:t xml:space="preserve"> </w:t>
      </w:r>
      <w:r w:rsidR="007B2B97">
        <w:rPr>
          <w:rFonts w:asciiTheme="majorHAnsi" w:eastAsia="Times New Roman" w:hAnsiTheme="majorHAnsi"/>
          <w:color w:val="113D76" w:themeColor="accent1" w:themeShade="BF"/>
          <w:sz w:val="32"/>
          <w:szCs w:val="32"/>
        </w:rPr>
        <w:t>Mother-Infant Linkage Data Quality Review and Characterization Program Package</w:t>
      </w:r>
      <w:r>
        <w:rPr>
          <w:rFonts w:asciiTheme="majorHAnsi" w:eastAsia="Times New Roman" w:hAnsiTheme="majorHAnsi"/>
          <w:color w:val="113D76" w:themeColor="accent1" w:themeShade="BF"/>
          <w:sz w:val="32"/>
          <w:szCs w:val="32"/>
        </w:rPr>
        <w:fldChar w:fldCharType="end"/>
      </w:r>
    </w:p>
    <w:sdt>
      <w:sdtPr>
        <w:rPr>
          <w:rFonts w:asciiTheme="minorHAnsi" w:eastAsiaTheme="minorEastAsia" w:hAnsiTheme="minorHAnsi" w:cstheme="minorBidi"/>
          <w:color w:val="auto"/>
          <w:sz w:val="22"/>
          <w:szCs w:val="22"/>
        </w:rPr>
        <w:id w:val="-640343421"/>
        <w:docPartObj>
          <w:docPartGallery w:val="Table of Contents"/>
          <w:docPartUnique/>
        </w:docPartObj>
      </w:sdtPr>
      <w:sdtEndPr>
        <w:rPr>
          <w:b/>
          <w:bCs/>
          <w:noProof/>
        </w:rPr>
      </w:sdtEndPr>
      <w:sdtContent>
        <w:p w14:paraId="4764AD97" w14:textId="77777777" w:rsidR="00B00883" w:rsidRPr="002C59A5" w:rsidRDefault="00B00883" w:rsidP="00F87B66">
          <w:pPr>
            <w:pStyle w:val="TOCHeading"/>
            <w:numPr>
              <w:ilvl w:val="0"/>
              <w:numId w:val="0"/>
            </w:numPr>
            <w:spacing w:after="240"/>
            <w:rPr>
              <w:color w:val="0B294F" w:themeColor="accent1" w:themeShade="80"/>
              <w:sz w:val="24"/>
            </w:rPr>
          </w:pPr>
          <w:r w:rsidRPr="002C59A5">
            <w:rPr>
              <w:color w:val="0B294F" w:themeColor="accent1" w:themeShade="80"/>
              <w:sz w:val="24"/>
            </w:rPr>
            <w:t>Table of Contents</w:t>
          </w:r>
        </w:p>
        <w:p w14:paraId="67E40460" w14:textId="6A75AF51" w:rsidR="007B2B97" w:rsidRDefault="00B00883">
          <w:pPr>
            <w:pStyle w:val="TOC1"/>
            <w:tabs>
              <w:tab w:val="left" w:pos="440"/>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66377138" w:history="1">
            <w:r w:rsidR="007B2B97" w:rsidRPr="00F3476A">
              <w:rPr>
                <w:rStyle w:val="Hyperlink"/>
                <w:noProof/>
              </w:rPr>
              <w:t>1.</w:t>
            </w:r>
            <w:r w:rsidR="007B2B97">
              <w:rPr>
                <w:rFonts w:cstheme="minorBidi"/>
                <w:noProof/>
              </w:rPr>
              <w:tab/>
            </w:r>
            <w:r w:rsidR="007B2B97" w:rsidRPr="00F3476A">
              <w:rPr>
                <w:rStyle w:val="Hyperlink"/>
                <w:noProof/>
              </w:rPr>
              <w:t>Overview</w:t>
            </w:r>
            <w:r w:rsidR="007B2B97">
              <w:rPr>
                <w:noProof/>
                <w:webHidden/>
              </w:rPr>
              <w:tab/>
            </w:r>
            <w:r w:rsidR="007B2B97">
              <w:rPr>
                <w:noProof/>
                <w:webHidden/>
              </w:rPr>
              <w:fldChar w:fldCharType="begin"/>
            </w:r>
            <w:r w:rsidR="007B2B97">
              <w:rPr>
                <w:noProof/>
                <w:webHidden/>
              </w:rPr>
              <w:instrText xml:space="preserve"> PAGEREF _Toc66377138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3188BDAE" w14:textId="1C625AC6" w:rsidR="007B2B97" w:rsidRDefault="00662984">
          <w:pPr>
            <w:pStyle w:val="TOC2"/>
            <w:tabs>
              <w:tab w:val="left" w:pos="880"/>
              <w:tab w:val="right" w:leader="dot" w:pos="9350"/>
            </w:tabs>
            <w:rPr>
              <w:rFonts w:cstheme="minorBidi"/>
              <w:noProof/>
            </w:rPr>
          </w:pPr>
          <w:hyperlink w:anchor="_Toc66377139" w:history="1">
            <w:r w:rsidR="007B2B97" w:rsidRPr="00F3476A">
              <w:rPr>
                <w:rStyle w:val="Hyperlink"/>
                <w:noProof/>
              </w:rPr>
              <w:t>1.1.</w:t>
            </w:r>
            <w:r w:rsidR="007B2B97">
              <w:rPr>
                <w:rFonts w:cstheme="minorBidi"/>
                <w:noProof/>
              </w:rPr>
              <w:tab/>
            </w:r>
            <w:r w:rsidR="007B2B97" w:rsidRPr="00F3476A">
              <w:rPr>
                <w:rStyle w:val="Hyperlink"/>
                <w:noProof/>
              </w:rPr>
              <w:t>Distributed Programming</w:t>
            </w:r>
            <w:r w:rsidR="007B2B97">
              <w:rPr>
                <w:noProof/>
                <w:webHidden/>
              </w:rPr>
              <w:tab/>
            </w:r>
            <w:r w:rsidR="007B2B97">
              <w:rPr>
                <w:noProof/>
                <w:webHidden/>
              </w:rPr>
              <w:fldChar w:fldCharType="begin"/>
            </w:r>
            <w:r w:rsidR="007B2B97">
              <w:rPr>
                <w:noProof/>
                <w:webHidden/>
              </w:rPr>
              <w:instrText xml:space="preserve"> PAGEREF _Toc66377139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65E177C7" w14:textId="1E0FD7FB" w:rsidR="007B2B97" w:rsidRDefault="00662984">
          <w:pPr>
            <w:pStyle w:val="TOC2"/>
            <w:tabs>
              <w:tab w:val="left" w:pos="880"/>
              <w:tab w:val="right" w:leader="dot" w:pos="9350"/>
            </w:tabs>
            <w:rPr>
              <w:rFonts w:cstheme="minorBidi"/>
              <w:noProof/>
            </w:rPr>
          </w:pPr>
          <w:hyperlink w:anchor="_Toc66377140" w:history="1">
            <w:r w:rsidR="007B2B97" w:rsidRPr="00F3476A">
              <w:rPr>
                <w:rStyle w:val="Hyperlink"/>
                <w:noProof/>
              </w:rPr>
              <w:t>1.2.</w:t>
            </w:r>
            <w:r w:rsidR="007B2B97">
              <w:rPr>
                <w:rFonts w:cstheme="minorBidi"/>
                <w:noProof/>
              </w:rPr>
              <w:tab/>
            </w:r>
            <w:r w:rsidR="007B2B97" w:rsidRPr="00F3476A">
              <w:rPr>
                <w:rStyle w:val="Hyperlink"/>
                <w:noProof/>
              </w:rPr>
              <w:t>Security</w:t>
            </w:r>
            <w:r w:rsidR="007B2B97">
              <w:rPr>
                <w:noProof/>
                <w:webHidden/>
              </w:rPr>
              <w:tab/>
            </w:r>
            <w:r w:rsidR="007B2B97">
              <w:rPr>
                <w:noProof/>
                <w:webHidden/>
              </w:rPr>
              <w:fldChar w:fldCharType="begin"/>
            </w:r>
            <w:r w:rsidR="007B2B97">
              <w:rPr>
                <w:noProof/>
                <w:webHidden/>
              </w:rPr>
              <w:instrText xml:space="preserve"> PAGEREF _Toc66377140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15BCF6A5" w14:textId="60AA1ABC" w:rsidR="007B2B97" w:rsidRDefault="00662984">
          <w:pPr>
            <w:pStyle w:val="TOC2"/>
            <w:tabs>
              <w:tab w:val="left" w:pos="880"/>
              <w:tab w:val="right" w:leader="dot" w:pos="9350"/>
            </w:tabs>
            <w:rPr>
              <w:rFonts w:cstheme="minorBidi"/>
              <w:noProof/>
            </w:rPr>
          </w:pPr>
          <w:hyperlink w:anchor="_Toc66377141" w:history="1">
            <w:r w:rsidR="007B2B97" w:rsidRPr="00F3476A">
              <w:rPr>
                <w:rStyle w:val="Hyperlink"/>
                <w:noProof/>
              </w:rPr>
              <w:t>1.3.</w:t>
            </w:r>
            <w:r w:rsidR="007B2B97">
              <w:rPr>
                <w:rFonts w:cstheme="minorBidi"/>
                <w:noProof/>
              </w:rPr>
              <w:tab/>
            </w:r>
            <w:r w:rsidR="007B2B97" w:rsidRPr="00F3476A">
              <w:rPr>
                <w:rStyle w:val="Hyperlink"/>
                <w:noProof/>
              </w:rPr>
              <w:t>Quality Checks</w:t>
            </w:r>
            <w:r w:rsidR="007B2B97">
              <w:rPr>
                <w:noProof/>
                <w:webHidden/>
              </w:rPr>
              <w:tab/>
            </w:r>
            <w:r w:rsidR="007B2B97">
              <w:rPr>
                <w:noProof/>
                <w:webHidden/>
              </w:rPr>
              <w:fldChar w:fldCharType="begin"/>
            </w:r>
            <w:r w:rsidR="007B2B97">
              <w:rPr>
                <w:noProof/>
                <w:webHidden/>
              </w:rPr>
              <w:instrText xml:space="preserve"> PAGEREF _Toc66377141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0D4EDA42" w14:textId="5855963A" w:rsidR="007B2B97" w:rsidRDefault="00662984">
          <w:pPr>
            <w:pStyle w:val="TOC2"/>
            <w:tabs>
              <w:tab w:val="left" w:pos="880"/>
              <w:tab w:val="right" w:leader="dot" w:pos="9350"/>
            </w:tabs>
            <w:rPr>
              <w:rFonts w:cstheme="minorBidi"/>
              <w:noProof/>
            </w:rPr>
          </w:pPr>
          <w:hyperlink w:anchor="_Toc66377142" w:history="1">
            <w:r w:rsidR="007B2B97" w:rsidRPr="00F3476A">
              <w:rPr>
                <w:rStyle w:val="Hyperlink"/>
                <w:noProof/>
              </w:rPr>
              <w:t>1.4.</w:t>
            </w:r>
            <w:r w:rsidR="007B2B97">
              <w:rPr>
                <w:rFonts w:cstheme="minorBidi"/>
                <w:noProof/>
              </w:rPr>
              <w:tab/>
            </w:r>
            <w:r w:rsidR="007B2B97" w:rsidRPr="00F3476A">
              <w:rPr>
                <w:rStyle w:val="Hyperlink"/>
                <w:noProof/>
              </w:rPr>
              <w:t>Module Flow</w:t>
            </w:r>
            <w:r w:rsidR="007B2B97">
              <w:rPr>
                <w:noProof/>
                <w:webHidden/>
              </w:rPr>
              <w:tab/>
            </w:r>
            <w:r w:rsidR="007B2B97">
              <w:rPr>
                <w:noProof/>
                <w:webHidden/>
              </w:rPr>
              <w:fldChar w:fldCharType="begin"/>
            </w:r>
            <w:r w:rsidR="007B2B97">
              <w:rPr>
                <w:noProof/>
                <w:webHidden/>
              </w:rPr>
              <w:instrText xml:space="preserve"> PAGEREF _Toc66377142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2517BFF0" w14:textId="56FB651C" w:rsidR="007B2B97" w:rsidRDefault="00662984">
          <w:pPr>
            <w:pStyle w:val="TOC1"/>
            <w:tabs>
              <w:tab w:val="left" w:pos="440"/>
              <w:tab w:val="right" w:leader="dot" w:pos="9350"/>
            </w:tabs>
            <w:rPr>
              <w:rFonts w:cstheme="minorBidi"/>
              <w:noProof/>
            </w:rPr>
          </w:pPr>
          <w:hyperlink w:anchor="_Toc66377143" w:history="1">
            <w:r w:rsidR="007B2B97" w:rsidRPr="00F3476A">
              <w:rPr>
                <w:rStyle w:val="Hyperlink"/>
                <w:noProof/>
              </w:rPr>
              <w:t>2.</w:t>
            </w:r>
            <w:r w:rsidR="007B2B97">
              <w:rPr>
                <w:rFonts w:cstheme="minorBidi"/>
                <w:noProof/>
              </w:rPr>
              <w:tab/>
            </w:r>
            <w:r w:rsidR="007B2B97" w:rsidRPr="00F3476A">
              <w:rPr>
                <w:rStyle w:val="Hyperlink"/>
                <w:noProof/>
              </w:rPr>
              <w:t>Methods</w:t>
            </w:r>
            <w:r w:rsidR="007B2B97">
              <w:rPr>
                <w:noProof/>
                <w:webHidden/>
              </w:rPr>
              <w:tab/>
            </w:r>
            <w:r w:rsidR="007B2B97">
              <w:rPr>
                <w:noProof/>
                <w:webHidden/>
              </w:rPr>
              <w:fldChar w:fldCharType="begin"/>
            </w:r>
            <w:r w:rsidR="007B2B97">
              <w:rPr>
                <w:noProof/>
                <w:webHidden/>
              </w:rPr>
              <w:instrText xml:space="preserve"> PAGEREF _Toc66377143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1B2B293D" w14:textId="49D29ACE" w:rsidR="007B2B97" w:rsidRDefault="00662984">
          <w:pPr>
            <w:pStyle w:val="TOC2"/>
            <w:tabs>
              <w:tab w:val="left" w:pos="880"/>
              <w:tab w:val="right" w:leader="dot" w:pos="9350"/>
            </w:tabs>
            <w:rPr>
              <w:rFonts w:cstheme="minorBidi"/>
              <w:noProof/>
            </w:rPr>
          </w:pPr>
          <w:hyperlink w:anchor="_Toc66377144" w:history="1">
            <w:r w:rsidR="007B2B97" w:rsidRPr="00F3476A">
              <w:rPr>
                <w:rStyle w:val="Hyperlink"/>
                <w:noProof/>
              </w:rPr>
              <w:t>2.1.</w:t>
            </w:r>
            <w:r w:rsidR="007B2B97">
              <w:rPr>
                <w:rFonts w:cstheme="minorBidi"/>
                <w:noProof/>
              </w:rPr>
              <w:tab/>
            </w:r>
            <w:r w:rsidR="007B2B97" w:rsidRPr="00F3476A">
              <w:rPr>
                <w:rStyle w:val="Hyperlink"/>
                <w:noProof/>
              </w:rPr>
              <w:t>Level 1</w:t>
            </w:r>
            <w:r w:rsidR="007B2B97">
              <w:rPr>
                <w:noProof/>
                <w:webHidden/>
              </w:rPr>
              <w:tab/>
            </w:r>
            <w:r w:rsidR="007B2B97">
              <w:rPr>
                <w:noProof/>
                <w:webHidden/>
              </w:rPr>
              <w:fldChar w:fldCharType="begin"/>
            </w:r>
            <w:r w:rsidR="007B2B97">
              <w:rPr>
                <w:noProof/>
                <w:webHidden/>
              </w:rPr>
              <w:instrText xml:space="preserve"> PAGEREF _Toc66377144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61D9D4D6" w14:textId="182339B3" w:rsidR="007B2B97" w:rsidRDefault="00662984">
          <w:pPr>
            <w:pStyle w:val="TOC3"/>
            <w:tabs>
              <w:tab w:val="left" w:pos="1320"/>
              <w:tab w:val="right" w:leader="dot" w:pos="9350"/>
            </w:tabs>
            <w:rPr>
              <w:rFonts w:cstheme="minorBidi"/>
              <w:noProof/>
            </w:rPr>
          </w:pPr>
          <w:hyperlink w:anchor="_Toc66377145" w:history="1">
            <w:r w:rsidR="007B2B97" w:rsidRPr="00F3476A">
              <w:rPr>
                <w:rStyle w:val="Hyperlink"/>
                <w:noProof/>
              </w:rPr>
              <w:t>2.1.1.</w:t>
            </w:r>
            <w:r w:rsidR="007B2B97">
              <w:rPr>
                <w:rFonts w:cstheme="minorBidi"/>
                <w:noProof/>
              </w:rPr>
              <w:tab/>
            </w:r>
            <w:r w:rsidR="007B2B97" w:rsidRPr="00F3476A">
              <w:rPr>
                <w:rStyle w:val="Hyperlink"/>
                <w:noProof/>
              </w:rPr>
              <w:t>Model Adherence</w:t>
            </w:r>
            <w:r w:rsidR="007B2B97">
              <w:rPr>
                <w:noProof/>
                <w:webHidden/>
              </w:rPr>
              <w:tab/>
            </w:r>
            <w:r w:rsidR="007B2B97">
              <w:rPr>
                <w:noProof/>
                <w:webHidden/>
              </w:rPr>
              <w:fldChar w:fldCharType="begin"/>
            </w:r>
            <w:r w:rsidR="007B2B97">
              <w:rPr>
                <w:noProof/>
                <w:webHidden/>
              </w:rPr>
              <w:instrText xml:space="preserve"> PAGEREF _Toc66377145 \h </w:instrText>
            </w:r>
            <w:r w:rsidR="007B2B97">
              <w:rPr>
                <w:noProof/>
                <w:webHidden/>
              </w:rPr>
            </w:r>
            <w:r w:rsidR="007B2B97">
              <w:rPr>
                <w:noProof/>
                <w:webHidden/>
              </w:rPr>
              <w:fldChar w:fldCharType="separate"/>
            </w:r>
            <w:r w:rsidR="007B2B97">
              <w:rPr>
                <w:noProof/>
                <w:webHidden/>
              </w:rPr>
              <w:t>2</w:t>
            </w:r>
            <w:r w:rsidR="007B2B97">
              <w:rPr>
                <w:noProof/>
                <w:webHidden/>
              </w:rPr>
              <w:fldChar w:fldCharType="end"/>
            </w:r>
          </w:hyperlink>
        </w:p>
        <w:p w14:paraId="7CC7011C" w14:textId="49C2B311" w:rsidR="007B2B97" w:rsidRDefault="00662984">
          <w:pPr>
            <w:pStyle w:val="TOC3"/>
            <w:tabs>
              <w:tab w:val="left" w:pos="1320"/>
              <w:tab w:val="right" w:leader="dot" w:pos="9350"/>
            </w:tabs>
            <w:rPr>
              <w:rFonts w:cstheme="minorBidi"/>
              <w:noProof/>
            </w:rPr>
          </w:pPr>
          <w:hyperlink w:anchor="_Toc66377146" w:history="1">
            <w:r w:rsidR="007B2B97" w:rsidRPr="00F3476A">
              <w:rPr>
                <w:rStyle w:val="Hyperlink"/>
                <w:noProof/>
              </w:rPr>
              <w:t>2.1.2.</w:t>
            </w:r>
            <w:r w:rsidR="007B2B97">
              <w:rPr>
                <w:rFonts w:cstheme="minorBidi"/>
                <w:noProof/>
              </w:rPr>
              <w:tab/>
            </w:r>
            <w:r w:rsidR="007B2B97" w:rsidRPr="00F3476A">
              <w:rPr>
                <w:rStyle w:val="Hyperlink"/>
                <w:noProof/>
              </w:rPr>
              <w:t>Values Check</w:t>
            </w:r>
            <w:r w:rsidR="007B2B97">
              <w:rPr>
                <w:noProof/>
                <w:webHidden/>
              </w:rPr>
              <w:tab/>
            </w:r>
            <w:r w:rsidR="007B2B97">
              <w:rPr>
                <w:noProof/>
                <w:webHidden/>
              </w:rPr>
              <w:fldChar w:fldCharType="begin"/>
            </w:r>
            <w:r w:rsidR="007B2B97">
              <w:rPr>
                <w:noProof/>
                <w:webHidden/>
              </w:rPr>
              <w:instrText xml:space="preserve"> PAGEREF _Toc66377146 \h </w:instrText>
            </w:r>
            <w:r w:rsidR="007B2B97">
              <w:rPr>
                <w:noProof/>
                <w:webHidden/>
              </w:rPr>
            </w:r>
            <w:r w:rsidR="007B2B97">
              <w:rPr>
                <w:noProof/>
                <w:webHidden/>
              </w:rPr>
              <w:fldChar w:fldCharType="separate"/>
            </w:r>
            <w:r w:rsidR="007B2B97">
              <w:rPr>
                <w:noProof/>
                <w:webHidden/>
              </w:rPr>
              <w:t>5</w:t>
            </w:r>
            <w:r w:rsidR="007B2B97">
              <w:rPr>
                <w:noProof/>
                <w:webHidden/>
              </w:rPr>
              <w:fldChar w:fldCharType="end"/>
            </w:r>
          </w:hyperlink>
        </w:p>
        <w:p w14:paraId="79829A89" w14:textId="3B641068" w:rsidR="007B2B97" w:rsidRDefault="00662984">
          <w:pPr>
            <w:pStyle w:val="TOC2"/>
            <w:tabs>
              <w:tab w:val="left" w:pos="880"/>
              <w:tab w:val="right" w:leader="dot" w:pos="9350"/>
            </w:tabs>
            <w:rPr>
              <w:rFonts w:cstheme="minorBidi"/>
              <w:noProof/>
            </w:rPr>
          </w:pPr>
          <w:hyperlink w:anchor="_Toc66377147" w:history="1">
            <w:r w:rsidR="007B2B97" w:rsidRPr="00F3476A">
              <w:rPr>
                <w:rStyle w:val="Hyperlink"/>
                <w:noProof/>
              </w:rPr>
              <w:t>2.2.</w:t>
            </w:r>
            <w:r w:rsidR="007B2B97">
              <w:rPr>
                <w:rFonts w:cstheme="minorBidi"/>
                <w:noProof/>
              </w:rPr>
              <w:tab/>
            </w:r>
            <w:r w:rsidR="007B2B97" w:rsidRPr="00F3476A">
              <w:rPr>
                <w:rStyle w:val="Hyperlink"/>
                <w:noProof/>
              </w:rPr>
              <w:t>Level 2</w:t>
            </w:r>
            <w:r w:rsidR="007B2B97">
              <w:rPr>
                <w:noProof/>
                <w:webHidden/>
              </w:rPr>
              <w:tab/>
            </w:r>
            <w:r w:rsidR="007B2B97">
              <w:rPr>
                <w:noProof/>
                <w:webHidden/>
              </w:rPr>
              <w:fldChar w:fldCharType="begin"/>
            </w:r>
            <w:r w:rsidR="007B2B97">
              <w:rPr>
                <w:noProof/>
                <w:webHidden/>
              </w:rPr>
              <w:instrText xml:space="preserve"> PAGEREF _Toc66377147 \h </w:instrText>
            </w:r>
            <w:r w:rsidR="007B2B97">
              <w:rPr>
                <w:noProof/>
                <w:webHidden/>
              </w:rPr>
            </w:r>
            <w:r w:rsidR="007B2B97">
              <w:rPr>
                <w:noProof/>
                <w:webHidden/>
              </w:rPr>
              <w:fldChar w:fldCharType="separate"/>
            </w:r>
            <w:r w:rsidR="007B2B97">
              <w:rPr>
                <w:noProof/>
                <w:webHidden/>
              </w:rPr>
              <w:t>7</w:t>
            </w:r>
            <w:r w:rsidR="007B2B97">
              <w:rPr>
                <w:noProof/>
                <w:webHidden/>
              </w:rPr>
              <w:fldChar w:fldCharType="end"/>
            </w:r>
          </w:hyperlink>
        </w:p>
        <w:p w14:paraId="226F7448" w14:textId="3E774877" w:rsidR="007B2B97" w:rsidRDefault="00662984">
          <w:pPr>
            <w:pStyle w:val="TOC3"/>
            <w:tabs>
              <w:tab w:val="left" w:pos="1320"/>
              <w:tab w:val="right" w:leader="dot" w:pos="9350"/>
            </w:tabs>
            <w:rPr>
              <w:rFonts w:cstheme="minorBidi"/>
              <w:noProof/>
            </w:rPr>
          </w:pPr>
          <w:hyperlink w:anchor="_Toc66377148" w:history="1">
            <w:r w:rsidR="007B2B97" w:rsidRPr="00F3476A">
              <w:rPr>
                <w:rStyle w:val="Hyperlink"/>
                <w:noProof/>
              </w:rPr>
              <w:t>2.2.1.</w:t>
            </w:r>
            <w:r w:rsidR="007B2B97">
              <w:rPr>
                <w:rFonts w:cstheme="minorBidi"/>
                <w:noProof/>
              </w:rPr>
              <w:tab/>
            </w:r>
            <w:r w:rsidR="007B2B97" w:rsidRPr="00F3476A">
              <w:rPr>
                <w:rStyle w:val="Hyperlink"/>
                <w:noProof/>
              </w:rPr>
              <w:t>Within Table Checks</w:t>
            </w:r>
            <w:r w:rsidR="007B2B97">
              <w:rPr>
                <w:noProof/>
                <w:webHidden/>
              </w:rPr>
              <w:tab/>
            </w:r>
            <w:r w:rsidR="007B2B97">
              <w:rPr>
                <w:noProof/>
                <w:webHidden/>
              </w:rPr>
              <w:fldChar w:fldCharType="begin"/>
            </w:r>
            <w:r w:rsidR="007B2B97">
              <w:rPr>
                <w:noProof/>
                <w:webHidden/>
              </w:rPr>
              <w:instrText xml:space="preserve"> PAGEREF _Toc66377148 \h </w:instrText>
            </w:r>
            <w:r w:rsidR="007B2B97">
              <w:rPr>
                <w:noProof/>
                <w:webHidden/>
              </w:rPr>
            </w:r>
            <w:r w:rsidR="007B2B97">
              <w:rPr>
                <w:noProof/>
                <w:webHidden/>
              </w:rPr>
              <w:fldChar w:fldCharType="separate"/>
            </w:r>
            <w:r w:rsidR="007B2B97">
              <w:rPr>
                <w:noProof/>
                <w:webHidden/>
              </w:rPr>
              <w:t>7</w:t>
            </w:r>
            <w:r w:rsidR="007B2B97">
              <w:rPr>
                <w:noProof/>
                <w:webHidden/>
              </w:rPr>
              <w:fldChar w:fldCharType="end"/>
            </w:r>
          </w:hyperlink>
        </w:p>
        <w:p w14:paraId="28CCA109" w14:textId="6B0DE564" w:rsidR="007B2B97" w:rsidRDefault="00662984">
          <w:pPr>
            <w:pStyle w:val="TOC3"/>
            <w:tabs>
              <w:tab w:val="left" w:pos="1320"/>
              <w:tab w:val="right" w:leader="dot" w:pos="9350"/>
            </w:tabs>
            <w:rPr>
              <w:rFonts w:cstheme="minorBidi"/>
              <w:noProof/>
            </w:rPr>
          </w:pPr>
          <w:hyperlink w:anchor="_Toc66377149" w:history="1">
            <w:r w:rsidR="007B2B97" w:rsidRPr="00F3476A">
              <w:rPr>
                <w:rStyle w:val="Hyperlink"/>
                <w:noProof/>
              </w:rPr>
              <w:t>2.2.2.</w:t>
            </w:r>
            <w:r w:rsidR="007B2B97">
              <w:rPr>
                <w:rFonts w:cstheme="minorBidi"/>
                <w:noProof/>
              </w:rPr>
              <w:tab/>
            </w:r>
            <w:r w:rsidR="007B2B97" w:rsidRPr="00F3476A">
              <w:rPr>
                <w:rStyle w:val="Hyperlink"/>
                <w:noProof/>
              </w:rPr>
              <w:t>Within Table Checks by Linkage Status</w:t>
            </w:r>
            <w:r w:rsidR="007B2B97">
              <w:rPr>
                <w:noProof/>
                <w:webHidden/>
              </w:rPr>
              <w:tab/>
            </w:r>
            <w:r w:rsidR="007B2B97">
              <w:rPr>
                <w:noProof/>
                <w:webHidden/>
              </w:rPr>
              <w:fldChar w:fldCharType="begin"/>
            </w:r>
            <w:r w:rsidR="007B2B97">
              <w:rPr>
                <w:noProof/>
                <w:webHidden/>
              </w:rPr>
              <w:instrText xml:space="preserve"> PAGEREF _Toc66377149 \h </w:instrText>
            </w:r>
            <w:r w:rsidR="007B2B97">
              <w:rPr>
                <w:noProof/>
                <w:webHidden/>
              </w:rPr>
            </w:r>
            <w:r w:rsidR="007B2B97">
              <w:rPr>
                <w:noProof/>
                <w:webHidden/>
              </w:rPr>
              <w:fldChar w:fldCharType="separate"/>
            </w:r>
            <w:r w:rsidR="007B2B97">
              <w:rPr>
                <w:noProof/>
                <w:webHidden/>
              </w:rPr>
              <w:t>8</w:t>
            </w:r>
            <w:r w:rsidR="007B2B97">
              <w:rPr>
                <w:noProof/>
                <w:webHidden/>
              </w:rPr>
              <w:fldChar w:fldCharType="end"/>
            </w:r>
          </w:hyperlink>
        </w:p>
        <w:p w14:paraId="4D4A968F" w14:textId="5AC240D0" w:rsidR="007B2B97" w:rsidRDefault="00662984">
          <w:pPr>
            <w:pStyle w:val="TOC3"/>
            <w:tabs>
              <w:tab w:val="left" w:pos="1320"/>
              <w:tab w:val="right" w:leader="dot" w:pos="9350"/>
            </w:tabs>
            <w:rPr>
              <w:rFonts w:cstheme="minorBidi"/>
              <w:noProof/>
            </w:rPr>
          </w:pPr>
          <w:hyperlink w:anchor="_Toc66377150" w:history="1">
            <w:r w:rsidR="007B2B97" w:rsidRPr="00F3476A">
              <w:rPr>
                <w:rStyle w:val="Hyperlink"/>
                <w:noProof/>
              </w:rPr>
              <w:t>2.2.3.</w:t>
            </w:r>
            <w:r w:rsidR="007B2B97">
              <w:rPr>
                <w:rFonts w:cstheme="minorBidi"/>
                <w:noProof/>
              </w:rPr>
              <w:tab/>
            </w:r>
            <w:r w:rsidR="007B2B97" w:rsidRPr="00F3476A">
              <w:rPr>
                <w:rStyle w:val="Hyperlink"/>
                <w:noProof/>
              </w:rPr>
              <w:t>Within Table Checks by Linkage Status</w:t>
            </w:r>
            <w:r w:rsidR="007B2B97">
              <w:rPr>
                <w:noProof/>
                <w:webHidden/>
              </w:rPr>
              <w:tab/>
            </w:r>
            <w:r w:rsidR="007B2B97">
              <w:rPr>
                <w:noProof/>
                <w:webHidden/>
              </w:rPr>
              <w:fldChar w:fldCharType="begin"/>
            </w:r>
            <w:r w:rsidR="007B2B97">
              <w:rPr>
                <w:noProof/>
                <w:webHidden/>
              </w:rPr>
              <w:instrText xml:space="preserve"> PAGEREF _Toc66377150 \h </w:instrText>
            </w:r>
            <w:r w:rsidR="007B2B97">
              <w:rPr>
                <w:noProof/>
                <w:webHidden/>
              </w:rPr>
            </w:r>
            <w:r w:rsidR="007B2B97">
              <w:rPr>
                <w:noProof/>
                <w:webHidden/>
              </w:rPr>
              <w:fldChar w:fldCharType="separate"/>
            </w:r>
            <w:r w:rsidR="007B2B97">
              <w:rPr>
                <w:noProof/>
                <w:webHidden/>
              </w:rPr>
              <w:t>9</w:t>
            </w:r>
            <w:r w:rsidR="007B2B97">
              <w:rPr>
                <w:noProof/>
                <w:webHidden/>
              </w:rPr>
              <w:fldChar w:fldCharType="end"/>
            </w:r>
          </w:hyperlink>
        </w:p>
        <w:p w14:paraId="417EBFF2" w14:textId="0FA5CB46" w:rsidR="007B2B97" w:rsidRDefault="00662984">
          <w:pPr>
            <w:pStyle w:val="TOC3"/>
            <w:tabs>
              <w:tab w:val="left" w:pos="1320"/>
              <w:tab w:val="right" w:leader="dot" w:pos="9350"/>
            </w:tabs>
            <w:rPr>
              <w:rFonts w:cstheme="minorBidi"/>
              <w:noProof/>
            </w:rPr>
          </w:pPr>
          <w:hyperlink w:anchor="_Toc66377151" w:history="1">
            <w:r w:rsidR="007B2B97" w:rsidRPr="00F3476A">
              <w:rPr>
                <w:rStyle w:val="Hyperlink"/>
                <w:noProof/>
              </w:rPr>
              <w:t>2.2.4.</w:t>
            </w:r>
            <w:r w:rsidR="007B2B97">
              <w:rPr>
                <w:rFonts w:cstheme="minorBidi"/>
                <w:noProof/>
              </w:rPr>
              <w:tab/>
            </w:r>
            <w:r w:rsidR="007B2B97" w:rsidRPr="00F3476A">
              <w:rPr>
                <w:rStyle w:val="Hyperlink"/>
                <w:noProof/>
              </w:rPr>
              <w:t>Within Table Unique Key Checks for All Records</w:t>
            </w:r>
            <w:r w:rsidR="007B2B97">
              <w:rPr>
                <w:noProof/>
                <w:webHidden/>
              </w:rPr>
              <w:tab/>
            </w:r>
            <w:r w:rsidR="007B2B97">
              <w:rPr>
                <w:noProof/>
                <w:webHidden/>
              </w:rPr>
              <w:fldChar w:fldCharType="begin"/>
            </w:r>
            <w:r w:rsidR="007B2B97">
              <w:rPr>
                <w:noProof/>
                <w:webHidden/>
              </w:rPr>
              <w:instrText xml:space="preserve"> PAGEREF _Toc66377151 \h </w:instrText>
            </w:r>
            <w:r w:rsidR="007B2B97">
              <w:rPr>
                <w:noProof/>
                <w:webHidden/>
              </w:rPr>
            </w:r>
            <w:r w:rsidR="007B2B97">
              <w:rPr>
                <w:noProof/>
                <w:webHidden/>
              </w:rPr>
              <w:fldChar w:fldCharType="separate"/>
            </w:r>
            <w:r w:rsidR="007B2B97">
              <w:rPr>
                <w:noProof/>
                <w:webHidden/>
              </w:rPr>
              <w:t>11</w:t>
            </w:r>
            <w:r w:rsidR="007B2B97">
              <w:rPr>
                <w:noProof/>
                <w:webHidden/>
              </w:rPr>
              <w:fldChar w:fldCharType="end"/>
            </w:r>
          </w:hyperlink>
        </w:p>
        <w:p w14:paraId="36967225" w14:textId="2012567D" w:rsidR="007B2B97" w:rsidRDefault="00662984">
          <w:pPr>
            <w:pStyle w:val="TOC3"/>
            <w:tabs>
              <w:tab w:val="left" w:pos="1320"/>
              <w:tab w:val="right" w:leader="dot" w:pos="9350"/>
            </w:tabs>
            <w:rPr>
              <w:rFonts w:cstheme="minorBidi"/>
              <w:noProof/>
            </w:rPr>
          </w:pPr>
          <w:hyperlink w:anchor="_Toc66377152" w:history="1">
            <w:r w:rsidR="007B2B97" w:rsidRPr="00F3476A">
              <w:rPr>
                <w:rStyle w:val="Hyperlink"/>
                <w:noProof/>
              </w:rPr>
              <w:t>2.2.5.</w:t>
            </w:r>
            <w:r w:rsidR="007B2B97">
              <w:rPr>
                <w:rFonts w:cstheme="minorBidi"/>
                <w:noProof/>
              </w:rPr>
              <w:tab/>
            </w:r>
            <w:r w:rsidR="007B2B97" w:rsidRPr="00F3476A">
              <w:rPr>
                <w:rStyle w:val="Hyperlink"/>
                <w:noProof/>
              </w:rPr>
              <w:t>Across Table Checks for All Records</w:t>
            </w:r>
            <w:r w:rsidR="007B2B97">
              <w:rPr>
                <w:noProof/>
                <w:webHidden/>
              </w:rPr>
              <w:tab/>
            </w:r>
            <w:r w:rsidR="007B2B97">
              <w:rPr>
                <w:noProof/>
                <w:webHidden/>
              </w:rPr>
              <w:fldChar w:fldCharType="begin"/>
            </w:r>
            <w:r w:rsidR="007B2B97">
              <w:rPr>
                <w:noProof/>
                <w:webHidden/>
              </w:rPr>
              <w:instrText xml:space="preserve"> PAGEREF _Toc66377152 \h </w:instrText>
            </w:r>
            <w:r w:rsidR="007B2B97">
              <w:rPr>
                <w:noProof/>
                <w:webHidden/>
              </w:rPr>
            </w:r>
            <w:r w:rsidR="007B2B97">
              <w:rPr>
                <w:noProof/>
                <w:webHidden/>
              </w:rPr>
              <w:fldChar w:fldCharType="separate"/>
            </w:r>
            <w:r w:rsidR="007B2B97">
              <w:rPr>
                <w:noProof/>
                <w:webHidden/>
              </w:rPr>
              <w:t>12</w:t>
            </w:r>
            <w:r w:rsidR="007B2B97">
              <w:rPr>
                <w:noProof/>
                <w:webHidden/>
              </w:rPr>
              <w:fldChar w:fldCharType="end"/>
            </w:r>
          </w:hyperlink>
        </w:p>
        <w:p w14:paraId="44A5B701" w14:textId="303278C0" w:rsidR="007B2B97" w:rsidRDefault="00662984">
          <w:pPr>
            <w:pStyle w:val="TOC2"/>
            <w:tabs>
              <w:tab w:val="left" w:pos="880"/>
              <w:tab w:val="right" w:leader="dot" w:pos="9350"/>
            </w:tabs>
            <w:rPr>
              <w:rFonts w:cstheme="minorBidi"/>
              <w:noProof/>
            </w:rPr>
          </w:pPr>
          <w:hyperlink w:anchor="_Toc66377153" w:history="1">
            <w:r w:rsidR="007B2B97" w:rsidRPr="00F3476A">
              <w:rPr>
                <w:rStyle w:val="Hyperlink"/>
                <w:noProof/>
              </w:rPr>
              <w:t>2.3.</w:t>
            </w:r>
            <w:r w:rsidR="007B2B97">
              <w:rPr>
                <w:rFonts w:cstheme="minorBidi"/>
                <w:noProof/>
              </w:rPr>
              <w:tab/>
            </w:r>
            <w:r w:rsidR="007B2B97" w:rsidRPr="00F3476A">
              <w:rPr>
                <w:rStyle w:val="Hyperlink"/>
                <w:noProof/>
              </w:rPr>
              <w:t>Level 3</w:t>
            </w:r>
            <w:r w:rsidR="007B2B97">
              <w:rPr>
                <w:noProof/>
                <w:webHidden/>
              </w:rPr>
              <w:tab/>
            </w:r>
            <w:r w:rsidR="007B2B97">
              <w:rPr>
                <w:noProof/>
                <w:webHidden/>
              </w:rPr>
              <w:fldChar w:fldCharType="begin"/>
            </w:r>
            <w:r w:rsidR="007B2B97">
              <w:rPr>
                <w:noProof/>
                <w:webHidden/>
              </w:rPr>
              <w:instrText xml:space="preserve"> PAGEREF _Toc66377153 \h </w:instrText>
            </w:r>
            <w:r w:rsidR="007B2B97">
              <w:rPr>
                <w:noProof/>
                <w:webHidden/>
              </w:rPr>
            </w:r>
            <w:r w:rsidR="007B2B97">
              <w:rPr>
                <w:noProof/>
                <w:webHidden/>
              </w:rPr>
              <w:fldChar w:fldCharType="separate"/>
            </w:r>
            <w:r w:rsidR="007B2B97">
              <w:rPr>
                <w:noProof/>
                <w:webHidden/>
              </w:rPr>
              <w:t>15</w:t>
            </w:r>
            <w:r w:rsidR="007B2B97">
              <w:rPr>
                <w:noProof/>
                <w:webHidden/>
              </w:rPr>
              <w:fldChar w:fldCharType="end"/>
            </w:r>
          </w:hyperlink>
        </w:p>
        <w:p w14:paraId="246A78BB" w14:textId="428B6845" w:rsidR="007B2B97" w:rsidRDefault="00662984">
          <w:pPr>
            <w:pStyle w:val="TOC3"/>
            <w:tabs>
              <w:tab w:val="left" w:pos="1320"/>
              <w:tab w:val="right" w:leader="dot" w:pos="9350"/>
            </w:tabs>
            <w:rPr>
              <w:rFonts w:cstheme="minorBidi"/>
              <w:noProof/>
            </w:rPr>
          </w:pPr>
          <w:hyperlink w:anchor="_Toc66377154" w:history="1">
            <w:r w:rsidR="007B2B97" w:rsidRPr="00F3476A">
              <w:rPr>
                <w:rStyle w:val="Hyperlink"/>
                <w:noProof/>
              </w:rPr>
              <w:t>2.3.1.</w:t>
            </w:r>
            <w:r w:rsidR="007B2B97">
              <w:rPr>
                <w:rFonts w:cstheme="minorBidi"/>
                <w:noProof/>
              </w:rPr>
              <w:tab/>
            </w:r>
            <w:r w:rsidR="007B2B97" w:rsidRPr="00F3476A">
              <w:rPr>
                <w:rStyle w:val="Hyperlink"/>
                <w:noProof/>
              </w:rPr>
              <w:t>Suspect Linkages</w:t>
            </w:r>
            <w:r w:rsidR="007B2B97">
              <w:rPr>
                <w:noProof/>
                <w:webHidden/>
              </w:rPr>
              <w:tab/>
            </w:r>
            <w:r w:rsidR="007B2B97">
              <w:rPr>
                <w:noProof/>
                <w:webHidden/>
              </w:rPr>
              <w:fldChar w:fldCharType="begin"/>
            </w:r>
            <w:r w:rsidR="007B2B97">
              <w:rPr>
                <w:noProof/>
                <w:webHidden/>
              </w:rPr>
              <w:instrText xml:space="preserve"> PAGEREF _Toc66377154 \h </w:instrText>
            </w:r>
            <w:r w:rsidR="007B2B97">
              <w:rPr>
                <w:noProof/>
                <w:webHidden/>
              </w:rPr>
            </w:r>
            <w:r w:rsidR="007B2B97">
              <w:rPr>
                <w:noProof/>
                <w:webHidden/>
              </w:rPr>
              <w:fldChar w:fldCharType="separate"/>
            </w:r>
            <w:r w:rsidR="007B2B97">
              <w:rPr>
                <w:noProof/>
                <w:webHidden/>
              </w:rPr>
              <w:t>15</w:t>
            </w:r>
            <w:r w:rsidR="007B2B97">
              <w:rPr>
                <w:noProof/>
                <w:webHidden/>
              </w:rPr>
              <w:fldChar w:fldCharType="end"/>
            </w:r>
          </w:hyperlink>
        </w:p>
        <w:p w14:paraId="23A66FD5" w14:textId="2A151199" w:rsidR="007B2B97" w:rsidRDefault="00662984">
          <w:pPr>
            <w:pStyle w:val="TOC3"/>
            <w:tabs>
              <w:tab w:val="left" w:pos="1320"/>
              <w:tab w:val="right" w:leader="dot" w:pos="9350"/>
            </w:tabs>
            <w:rPr>
              <w:rFonts w:cstheme="minorBidi"/>
              <w:noProof/>
            </w:rPr>
          </w:pPr>
          <w:hyperlink w:anchor="_Toc66377155" w:history="1">
            <w:r w:rsidR="007B2B97" w:rsidRPr="00F3476A">
              <w:rPr>
                <w:rStyle w:val="Hyperlink"/>
                <w:noProof/>
              </w:rPr>
              <w:t>2.3.2.</w:t>
            </w:r>
            <w:r w:rsidR="007B2B97">
              <w:rPr>
                <w:rFonts w:cstheme="minorBidi"/>
                <w:noProof/>
              </w:rPr>
              <w:tab/>
            </w:r>
            <w:r w:rsidR="007B2B97" w:rsidRPr="00F3476A">
              <w:rPr>
                <w:rStyle w:val="Hyperlink"/>
                <w:noProof/>
              </w:rPr>
              <w:t>Mother-Infant Data Distribution Table</w:t>
            </w:r>
            <w:r w:rsidR="007B2B97">
              <w:rPr>
                <w:noProof/>
                <w:webHidden/>
              </w:rPr>
              <w:tab/>
            </w:r>
            <w:r w:rsidR="007B2B97">
              <w:rPr>
                <w:noProof/>
                <w:webHidden/>
              </w:rPr>
              <w:fldChar w:fldCharType="begin"/>
            </w:r>
            <w:r w:rsidR="007B2B97">
              <w:rPr>
                <w:noProof/>
                <w:webHidden/>
              </w:rPr>
              <w:instrText xml:space="preserve"> PAGEREF _Toc66377155 \h </w:instrText>
            </w:r>
            <w:r w:rsidR="007B2B97">
              <w:rPr>
                <w:noProof/>
                <w:webHidden/>
              </w:rPr>
            </w:r>
            <w:r w:rsidR="007B2B97">
              <w:rPr>
                <w:noProof/>
                <w:webHidden/>
              </w:rPr>
              <w:fldChar w:fldCharType="separate"/>
            </w:r>
            <w:r w:rsidR="007B2B97">
              <w:rPr>
                <w:noProof/>
                <w:webHidden/>
              </w:rPr>
              <w:t>16</w:t>
            </w:r>
            <w:r w:rsidR="007B2B97">
              <w:rPr>
                <w:noProof/>
                <w:webHidden/>
              </w:rPr>
              <w:fldChar w:fldCharType="end"/>
            </w:r>
          </w:hyperlink>
        </w:p>
        <w:p w14:paraId="431D064F" w14:textId="4BAE4E9F" w:rsidR="007B2B97" w:rsidRDefault="00662984">
          <w:pPr>
            <w:pStyle w:val="TOC3"/>
            <w:tabs>
              <w:tab w:val="left" w:pos="1320"/>
              <w:tab w:val="right" w:leader="dot" w:pos="9350"/>
            </w:tabs>
            <w:rPr>
              <w:rFonts w:cstheme="minorBidi"/>
              <w:noProof/>
            </w:rPr>
          </w:pPr>
          <w:hyperlink w:anchor="_Toc66377156" w:history="1">
            <w:r w:rsidR="007B2B97" w:rsidRPr="00F3476A">
              <w:rPr>
                <w:rStyle w:val="Hyperlink"/>
                <w:noProof/>
              </w:rPr>
              <w:t>2.3.3.</w:t>
            </w:r>
            <w:r w:rsidR="007B2B97">
              <w:rPr>
                <w:rFonts w:cstheme="minorBidi"/>
                <w:noProof/>
              </w:rPr>
              <w:tab/>
            </w:r>
            <w:r w:rsidR="007B2B97" w:rsidRPr="00F3476A">
              <w:rPr>
                <w:rStyle w:val="Hyperlink"/>
                <w:noProof/>
              </w:rPr>
              <w:t>Mother-Infant Delivery Data Distribution Table</w:t>
            </w:r>
            <w:r w:rsidR="007B2B97">
              <w:rPr>
                <w:noProof/>
                <w:webHidden/>
              </w:rPr>
              <w:tab/>
            </w:r>
            <w:r w:rsidR="007B2B97">
              <w:rPr>
                <w:noProof/>
                <w:webHidden/>
              </w:rPr>
              <w:fldChar w:fldCharType="begin"/>
            </w:r>
            <w:r w:rsidR="007B2B97">
              <w:rPr>
                <w:noProof/>
                <w:webHidden/>
              </w:rPr>
              <w:instrText xml:space="preserve"> PAGEREF _Toc66377156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4B87ECED" w14:textId="3EDF4F3E" w:rsidR="007B2B97" w:rsidRDefault="00662984">
          <w:pPr>
            <w:pStyle w:val="TOC1"/>
            <w:tabs>
              <w:tab w:val="left" w:pos="440"/>
              <w:tab w:val="right" w:leader="dot" w:pos="9350"/>
            </w:tabs>
            <w:rPr>
              <w:rFonts w:cstheme="minorBidi"/>
              <w:noProof/>
            </w:rPr>
          </w:pPr>
          <w:hyperlink w:anchor="_Toc66377157" w:history="1">
            <w:r w:rsidR="007B2B97" w:rsidRPr="00F3476A">
              <w:rPr>
                <w:rStyle w:val="Hyperlink"/>
                <w:noProof/>
              </w:rPr>
              <w:t>3.</w:t>
            </w:r>
            <w:r w:rsidR="007B2B97">
              <w:rPr>
                <w:rFonts w:cstheme="minorBidi"/>
                <w:noProof/>
              </w:rPr>
              <w:tab/>
            </w:r>
            <w:r w:rsidR="007B2B97" w:rsidRPr="00F3476A">
              <w:rPr>
                <w:rStyle w:val="Hyperlink"/>
                <w:noProof/>
              </w:rPr>
              <w:t>Mother-Infant Linkage Datasets</w:t>
            </w:r>
            <w:r w:rsidR="007B2B97">
              <w:rPr>
                <w:noProof/>
                <w:webHidden/>
              </w:rPr>
              <w:tab/>
            </w:r>
            <w:r w:rsidR="007B2B97">
              <w:rPr>
                <w:noProof/>
                <w:webHidden/>
              </w:rPr>
              <w:fldChar w:fldCharType="begin"/>
            </w:r>
            <w:r w:rsidR="007B2B97">
              <w:rPr>
                <w:noProof/>
                <w:webHidden/>
              </w:rPr>
              <w:instrText xml:space="preserve"> PAGEREF _Toc66377157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38990CFA" w14:textId="3B5EC4B8" w:rsidR="007B2B97" w:rsidRDefault="00662984">
          <w:pPr>
            <w:pStyle w:val="TOC2"/>
            <w:tabs>
              <w:tab w:val="left" w:pos="880"/>
              <w:tab w:val="right" w:leader="dot" w:pos="9350"/>
            </w:tabs>
            <w:rPr>
              <w:rFonts w:cstheme="minorBidi"/>
              <w:noProof/>
            </w:rPr>
          </w:pPr>
          <w:hyperlink w:anchor="_Toc66377158" w:history="1">
            <w:r w:rsidR="007B2B97" w:rsidRPr="00F3476A">
              <w:rPr>
                <w:rStyle w:val="Hyperlink"/>
                <w:noProof/>
              </w:rPr>
              <w:t>3.1.</w:t>
            </w:r>
            <w:r w:rsidR="007B2B97">
              <w:rPr>
                <w:rFonts w:cstheme="minorBidi"/>
                <w:noProof/>
              </w:rPr>
              <w:tab/>
            </w:r>
            <w:r w:rsidR="007B2B97" w:rsidRPr="00F3476A">
              <w:rPr>
                <w:rStyle w:val="Hyperlink"/>
                <w:noProof/>
              </w:rPr>
              <w:t>Mother Infant Linkage (MIL) Table</w:t>
            </w:r>
            <w:r w:rsidR="007B2B97">
              <w:rPr>
                <w:noProof/>
                <w:webHidden/>
              </w:rPr>
              <w:tab/>
            </w:r>
            <w:r w:rsidR="007B2B97">
              <w:rPr>
                <w:noProof/>
                <w:webHidden/>
              </w:rPr>
              <w:fldChar w:fldCharType="begin"/>
            </w:r>
            <w:r w:rsidR="007B2B97">
              <w:rPr>
                <w:noProof/>
                <w:webHidden/>
              </w:rPr>
              <w:instrText xml:space="preserve"> PAGEREF _Toc66377158 \h </w:instrText>
            </w:r>
            <w:r w:rsidR="007B2B97">
              <w:rPr>
                <w:noProof/>
                <w:webHidden/>
              </w:rPr>
            </w:r>
            <w:r w:rsidR="007B2B97">
              <w:rPr>
                <w:noProof/>
                <w:webHidden/>
              </w:rPr>
              <w:fldChar w:fldCharType="separate"/>
            </w:r>
            <w:r w:rsidR="007B2B97">
              <w:rPr>
                <w:noProof/>
                <w:webHidden/>
              </w:rPr>
              <w:t>17</w:t>
            </w:r>
            <w:r w:rsidR="007B2B97">
              <w:rPr>
                <w:noProof/>
                <w:webHidden/>
              </w:rPr>
              <w:fldChar w:fldCharType="end"/>
            </w:r>
          </w:hyperlink>
        </w:p>
        <w:p w14:paraId="6293943B" w14:textId="528D9094" w:rsidR="007B2B97" w:rsidRDefault="00662984">
          <w:pPr>
            <w:pStyle w:val="TOC2"/>
            <w:tabs>
              <w:tab w:val="left" w:pos="880"/>
              <w:tab w:val="right" w:leader="dot" w:pos="9350"/>
            </w:tabs>
            <w:rPr>
              <w:rFonts w:cstheme="minorBidi"/>
              <w:noProof/>
            </w:rPr>
          </w:pPr>
          <w:hyperlink w:anchor="_Toc66377159" w:history="1">
            <w:r w:rsidR="007B2B97" w:rsidRPr="00F3476A">
              <w:rPr>
                <w:rStyle w:val="Hyperlink"/>
                <w:noProof/>
              </w:rPr>
              <w:t>3.2.</w:t>
            </w:r>
            <w:r w:rsidR="007B2B97">
              <w:rPr>
                <w:rFonts w:cstheme="minorBidi"/>
                <w:noProof/>
              </w:rPr>
              <w:tab/>
            </w:r>
            <w:r w:rsidR="007B2B97" w:rsidRPr="00F3476A">
              <w:rPr>
                <w:rStyle w:val="Hyperlink"/>
                <w:noProof/>
              </w:rPr>
              <w:t>Mother Infant Linkage Support (MIS) Table*</w:t>
            </w:r>
            <w:r w:rsidR="007B2B97">
              <w:rPr>
                <w:noProof/>
                <w:webHidden/>
              </w:rPr>
              <w:tab/>
            </w:r>
            <w:r w:rsidR="007B2B97">
              <w:rPr>
                <w:noProof/>
                <w:webHidden/>
              </w:rPr>
              <w:fldChar w:fldCharType="begin"/>
            </w:r>
            <w:r w:rsidR="007B2B97">
              <w:rPr>
                <w:noProof/>
                <w:webHidden/>
              </w:rPr>
              <w:instrText xml:space="preserve"> PAGEREF _Toc66377159 \h </w:instrText>
            </w:r>
            <w:r w:rsidR="007B2B97">
              <w:rPr>
                <w:noProof/>
                <w:webHidden/>
              </w:rPr>
            </w:r>
            <w:r w:rsidR="007B2B97">
              <w:rPr>
                <w:noProof/>
                <w:webHidden/>
              </w:rPr>
              <w:fldChar w:fldCharType="separate"/>
            </w:r>
            <w:r w:rsidR="007B2B97">
              <w:rPr>
                <w:noProof/>
                <w:webHidden/>
              </w:rPr>
              <w:t>20</w:t>
            </w:r>
            <w:r w:rsidR="007B2B97">
              <w:rPr>
                <w:noProof/>
                <w:webHidden/>
              </w:rPr>
              <w:fldChar w:fldCharType="end"/>
            </w:r>
          </w:hyperlink>
        </w:p>
        <w:p w14:paraId="52AA8B3A" w14:textId="3CD48242" w:rsidR="007B2B97" w:rsidRDefault="00662984">
          <w:pPr>
            <w:pStyle w:val="TOC1"/>
            <w:tabs>
              <w:tab w:val="left" w:pos="440"/>
              <w:tab w:val="right" w:leader="dot" w:pos="9350"/>
            </w:tabs>
            <w:rPr>
              <w:rFonts w:cstheme="minorBidi"/>
              <w:noProof/>
            </w:rPr>
          </w:pPr>
          <w:hyperlink w:anchor="_Toc66377160" w:history="1">
            <w:r w:rsidR="007B2B97" w:rsidRPr="00F3476A">
              <w:rPr>
                <w:rStyle w:val="Hyperlink"/>
                <w:noProof/>
              </w:rPr>
              <w:t>4.</w:t>
            </w:r>
            <w:r w:rsidR="007B2B97">
              <w:rPr>
                <w:rFonts w:cstheme="minorBidi"/>
                <w:noProof/>
              </w:rPr>
              <w:tab/>
            </w:r>
            <w:r w:rsidR="007B2B97" w:rsidRPr="00F3476A">
              <w:rPr>
                <w:rStyle w:val="Hyperlink"/>
                <w:noProof/>
              </w:rPr>
              <w:t>Output DatasetsC</w:t>
            </w:r>
            <w:r w:rsidR="007B2B97">
              <w:rPr>
                <w:noProof/>
                <w:webHidden/>
              </w:rPr>
              <w:tab/>
            </w:r>
            <w:r w:rsidR="007B2B97">
              <w:rPr>
                <w:noProof/>
                <w:webHidden/>
              </w:rPr>
              <w:fldChar w:fldCharType="begin"/>
            </w:r>
            <w:r w:rsidR="007B2B97">
              <w:rPr>
                <w:noProof/>
                <w:webHidden/>
              </w:rPr>
              <w:instrText xml:space="preserve"> PAGEREF _Toc66377160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73AC0A35" w14:textId="669A1854" w:rsidR="007B2B97" w:rsidRDefault="00662984">
          <w:pPr>
            <w:pStyle w:val="TOC2"/>
            <w:tabs>
              <w:tab w:val="left" w:pos="880"/>
              <w:tab w:val="right" w:leader="dot" w:pos="9350"/>
            </w:tabs>
            <w:rPr>
              <w:rFonts w:cstheme="minorBidi"/>
              <w:noProof/>
            </w:rPr>
          </w:pPr>
          <w:hyperlink w:anchor="_Toc66377161" w:history="1">
            <w:r w:rsidR="007B2B97" w:rsidRPr="00F3476A">
              <w:rPr>
                <w:rStyle w:val="Hyperlink"/>
                <w:noProof/>
              </w:rPr>
              <w:t>4.1.</w:t>
            </w:r>
            <w:r w:rsidR="007B2B97">
              <w:rPr>
                <w:rFonts w:cstheme="minorBidi"/>
                <w:noProof/>
              </w:rPr>
              <w:tab/>
            </w:r>
            <w:r w:rsidR="007B2B97" w:rsidRPr="00F3476A">
              <w:rPr>
                <w:rStyle w:val="Hyperlink"/>
                <w:noProof/>
              </w:rPr>
              <w:t>Level 1</w:t>
            </w:r>
            <w:r w:rsidR="007B2B97">
              <w:rPr>
                <w:noProof/>
                <w:webHidden/>
              </w:rPr>
              <w:tab/>
            </w:r>
            <w:r w:rsidR="007B2B97">
              <w:rPr>
                <w:noProof/>
                <w:webHidden/>
              </w:rPr>
              <w:fldChar w:fldCharType="begin"/>
            </w:r>
            <w:r w:rsidR="007B2B97">
              <w:rPr>
                <w:noProof/>
                <w:webHidden/>
              </w:rPr>
              <w:instrText xml:space="preserve"> PAGEREF _Toc66377161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2A1080CD" w14:textId="14D55869" w:rsidR="007B2B97" w:rsidRDefault="00662984">
          <w:pPr>
            <w:pStyle w:val="TOC3"/>
            <w:tabs>
              <w:tab w:val="left" w:pos="1320"/>
              <w:tab w:val="right" w:leader="dot" w:pos="9350"/>
            </w:tabs>
            <w:rPr>
              <w:rFonts w:cstheme="minorBidi"/>
              <w:noProof/>
            </w:rPr>
          </w:pPr>
          <w:hyperlink w:anchor="_Toc66377162" w:history="1">
            <w:r w:rsidR="007B2B97" w:rsidRPr="00F3476A">
              <w:rPr>
                <w:rStyle w:val="Hyperlink"/>
                <w:noProof/>
              </w:rPr>
              <w:t>4.1.1.</w:t>
            </w:r>
            <w:r w:rsidR="007B2B97">
              <w:rPr>
                <w:rFonts w:cstheme="minorBidi"/>
                <w:noProof/>
              </w:rPr>
              <w:tab/>
            </w:r>
            <w:r w:rsidR="007B2B97" w:rsidRPr="00F3476A">
              <w:rPr>
                <w:rStyle w:val="Hyperlink"/>
                <w:noProof/>
              </w:rPr>
              <w:t xml:space="preserve">Patient-Level Level 1 Flags (output filename: </w:t>
            </w:r>
            <w:r w:rsidR="007B2B97" w:rsidRPr="00F3476A">
              <w:rPr>
                <w:rStyle w:val="Hyperlink"/>
                <w:b/>
                <w:bCs/>
                <w:noProof/>
              </w:rPr>
              <w:t>all_l1_flags_mstr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_Toc66377162 \h </w:instrText>
            </w:r>
            <w:r w:rsidR="007B2B97">
              <w:rPr>
                <w:noProof/>
                <w:webHidden/>
              </w:rPr>
            </w:r>
            <w:r w:rsidR="007B2B97">
              <w:rPr>
                <w:noProof/>
                <w:webHidden/>
              </w:rPr>
              <w:fldChar w:fldCharType="separate"/>
            </w:r>
            <w:r w:rsidR="007B2B97">
              <w:rPr>
                <w:noProof/>
                <w:webHidden/>
              </w:rPr>
              <w:t>21</w:t>
            </w:r>
            <w:r w:rsidR="007B2B97">
              <w:rPr>
                <w:noProof/>
                <w:webHidden/>
              </w:rPr>
              <w:fldChar w:fldCharType="end"/>
            </w:r>
          </w:hyperlink>
        </w:p>
        <w:p w14:paraId="562A0187" w14:textId="37AAF96E" w:rsidR="007B2B97" w:rsidRDefault="00662984">
          <w:pPr>
            <w:pStyle w:val="TOC3"/>
            <w:tabs>
              <w:tab w:val="left" w:pos="1320"/>
              <w:tab w:val="right" w:leader="dot" w:pos="9350"/>
            </w:tabs>
            <w:rPr>
              <w:rFonts w:cstheme="minorBidi"/>
              <w:noProof/>
            </w:rPr>
          </w:pPr>
          <w:hyperlink w:anchor="_Toc66377163" w:history="1">
            <w:r w:rsidR="007B2B97" w:rsidRPr="00F3476A">
              <w:rPr>
                <w:rStyle w:val="Hyperlink"/>
                <w:noProof/>
              </w:rPr>
              <w:t>4.1.2.</w:t>
            </w:r>
            <w:r w:rsidR="007B2B97">
              <w:rPr>
                <w:rFonts w:cstheme="minorBidi"/>
                <w:noProof/>
              </w:rPr>
              <w:tab/>
            </w:r>
            <w:r w:rsidR="007B2B97" w:rsidRPr="00F3476A">
              <w:rPr>
                <w:rStyle w:val="Hyperlink"/>
                <w:noProof/>
              </w:rPr>
              <w:t>Aggregate Model Adherence (</w:t>
            </w:r>
            <w:r w:rsidR="007B2B97" w:rsidRPr="00F3476A">
              <w:rPr>
                <w:rStyle w:val="Hyperlink"/>
                <w:b/>
                <w:bCs/>
                <w:noProof/>
              </w:rPr>
              <w:t>output filenames: l1_scdm_comp</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_Toc66377163 \h </w:instrText>
            </w:r>
            <w:r w:rsidR="007B2B97">
              <w:rPr>
                <w:noProof/>
                <w:webHidden/>
              </w:rPr>
            </w:r>
            <w:r w:rsidR="007B2B97">
              <w:rPr>
                <w:noProof/>
                <w:webHidden/>
              </w:rPr>
              <w:fldChar w:fldCharType="separate"/>
            </w:r>
            <w:r w:rsidR="007B2B97">
              <w:rPr>
                <w:noProof/>
                <w:webHidden/>
              </w:rPr>
              <w:t>22</w:t>
            </w:r>
            <w:r w:rsidR="007B2B97">
              <w:rPr>
                <w:noProof/>
                <w:webHidden/>
              </w:rPr>
              <w:fldChar w:fldCharType="end"/>
            </w:r>
          </w:hyperlink>
        </w:p>
        <w:p w14:paraId="248975B5" w14:textId="59E1A5EC" w:rsidR="007B2B97" w:rsidRDefault="00662984">
          <w:pPr>
            <w:pStyle w:val="TOC3"/>
            <w:tabs>
              <w:tab w:val="left" w:pos="1320"/>
              <w:tab w:val="right" w:leader="dot" w:pos="9350"/>
            </w:tabs>
            <w:rPr>
              <w:rFonts w:cstheme="minorBidi"/>
              <w:noProof/>
            </w:rPr>
          </w:pPr>
          <w:hyperlink w:anchor="_Toc66377164" w:history="1">
            <w:r w:rsidR="007B2B97" w:rsidRPr="00F3476A">
              <w:rPr>
                <w:rStyle w:val="Hyperlink"/>
                <w:noProof/>
              </w:rPr>
              <w:t>4.1.3.</w:t>
            </w:r>
            <w:r w:rsidR="007B2B97">
              <w:rPr>
                <w:rFonts w:cstheme="minorBidi"/>
                <w:noProof/>
              </w:rPr>
              <w:tab/>
            </w:r>
            <w:r w:rsidR="007B2B97" w:rsidRPr="00F3476A">
              <w:rPr>
                <w:rStyle w:val="Hyperlink"/>
                <w:noProof/>
              </w:rPr>
              <w:t>Aggregate Level 1 and 2 Flag Counts (</w:t>
            </w:r>
            <w:r w:rsidR="007B2B97" w:rsidRPr="00F3476A">
              <w:rPr>
                <w:rStyle w:val="Hyperlink"/>
                <w:b/>
                <w:bCs/>
                <w:noProof/>
              </w:rPr>
              <w:t>output filename: all_l1_l2_flags</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_Toc66377164 \h </w:instrText>
            </w:r>
            <w:r w:rsidR="007B2B97">
              <w:rPr>
                <w:noProof/>
                <w:webHidden/>
              </w:rPr>
            </w:r>
            <w:r w:rsidR="007B2B97">
              <w:rPr>
                <w:noProof/>
                <w:webHidden/>
              </w:rPr>
              <w:fldChar w:fldCharType="separate"/>
            </w:r>
            <w:r w:rsidR="007B2B97">
              <w:rPr>
                <w:noProof/>
                <w:webHidden/>
              </w:rPr>
              <w:t>23</w:t>
            </w:r>
            <w:r w:rsidR="007B2B97">
              <w:rPr>
                <w:noProof/>
                <w:webHidden/>
              </w:rPr>
              <w:fldChar w:fldCharType="end"/>
            </w:r>
          </w:hyperlink>
        </w:p>
        <w:p w14:paraId="4875562D" w14:textId="35FD05A0" w:rsidR="007B2B97" w:rsidRDefault="00662984">
          <w:pPr>
            <w:pStyle w:val="TOC2"/>
            <w:tabs>
              <w:tab w:val="left" w:pos="880"/>
              <w:tab w:val="right" w:leader="dot" w:pos="9350"/>
            </w:tabs>
            <w:rPr>
              <w:rFonts w:cstheme="minorBidi"/>
              <w:noProof/>
            </w:rPr>
          </w:pPr>
          <w:hyperlink w:anchor="_Toc66377165" w:history="1">
            <w:r w:rsidR="007B2B97" w:rsidRPr="00F3476A">
              <w:rPr>
                <w:rStyle w:val="Hyperlink"/>
                <w:noProof/>
              </w:rPr>
              <w:t>4.2.</w:t>
            </w:r>
            <w:r w:rsidR="007B2B97">
              <w:rPr>
                <w:rFonts w:cstheme="minorBidi"/>
                <w:noProof/>
              </w:rPr>
              <w:tab/>
            </w:r>
            <w:r w:rsidR="007B2B97" w:rsidRPr="00F3476A">
              <w:rPr>
                <w:rStyle w:val="Hyperlink"/>
                <w:noProof/>
              </w:rPr>
              <w:t>Level 2</w:t>
            </w:r>
            <w:r w:rsidR="007B2B97">
              <w:rPr>
                <w:noProof/>
                <w:webHidden/>
              </w:rPr>
              <w:tab/>
            </w:r>
            <w:r w:rsidR="007B2B97">
              <w:rPr>
                <w:noProof/>
                <w:webHidden/>
              </w:rPr>
              <w:fldChar w:fldCharType="begin"/>
            </w:r>
            <w:r w:rsidR="007B2B97">
              <w:rPr>
                <w:noProof/>
                <w:webHidden/>
              </w:rPr>
              <w:instrText xml:space="preserve"> PAGEREF _Toc66377165 \h </w:instrText>
            </w:r>
            <w:r w:rsidR="007B2B97">
              <w:rPr>
                <w:noProof/>
                <w:webHidden/>
              </w:rPr>
            </w:r>
            <w:r w:rsidR="007B2B97">
              <w:rPr>
                <w:noProof/>
                <w:webHidden/>
              </w:rPr>
              <w:fldChar w:fldCharType="separate"/>
            </w:r>
            <w:r w:rsidR="007B2B97">
              <w:rPr>
                <w:noProof/>
                <w:webHidden/>
              </w:rPr>
              <w:t>24</w:t>
            </w:r>
            <w:r w:rsidR="007B2B97">
              <w:rPr>
                <w:noProof/>
                <w:webHidden/>
              </w:rPr>
              <w:fldChar w:fldCharType="end"/>
            </w:r>
          </w:hyperlink>
        </w:p>
        <w:p w14:paraId="5877E9BE" w14:textId="5BB40FD4" w:rsidR="007B2B97" w:rsidRDefault="00662984">
          <w:pPr>
            <w:pStyle w:val="TOC3"/>
            <w:tabs>
              <w:tab w:val="left" w:pos="1320"/>
              <w:tab w:val="right" w:leader="dot" w:pos="9350"/>
            </w:tabs>
            <w:rPr>
              <w:rFonts w:cstheme="minorBidi"/>
              <w:noProof/>
            </w:rPr>
          </w:pPr>
          <w:hyperlink w:anchor="_Toc66377166" w:history="1">
            <w:r w:rsidR="007B2B97" w:rsidRPr="00F3476A">
              <w:rPr>
                <w:rStyle w:val="Hyperlink"/>
                <w:noProof/>
              </w:rPr>
              <w:t>4.2.1.</w:t>
            </w:r>
            <w:r w:rsidR="007B2B97">
              <w:rPr>
                <w:rFonts w:cstheme="minorBidi"/>
                <w:noProof/>
              </w:rPr>
              <w:tab/>
            </w:r>
            <w:r w:rsidR="007B2B97" w:rsidRPr="00F3476A">
              <w:rPr>
                <w:rStyle w:val="Hyperlink"/>
                <w:noProof/>
              </w:rPr>
              <w:t xml:space="preserve">Level 2 Messages (output filename: </w:t>
            </w:r>
            <w:r w:rsidR="007B2B97" w:rsidRPr="00F3476A">
              <w:rPr>
                <w:rStyle w:val="Hyperlink"/>
                <w:b/>
                <w:bCs/>
                <w:noProof/>
              </w:rPr>
              <w:t>l2_mstr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_Toc66377166 \h </w:instrText>
            </w:r>
            <w:r w:rsidR="007B2B97">
              <w:rPr>
                <w:noProof/>
                <w:webHidden/>
              </w:rPr>
            </w:r>
            <w:r w:rsidR="007B2B97">
              <w:rPr>
                <w:noProof/>
                <w:webHidden/>
              </w:rPr>
              <w:fldChar w:fldCharType="separate"/>
            </w:r>
            <w:r w:rsidR="007B2B97">
              <w:rPr>
                <w:noProof/>
                <w:webHidden/>
              </w:rPr>
              <w:t>24</w:t>
            </w:r>
            <w:r w:rsidR="007B2B97">
              <w:rPr>
                <w:noProof/>
                <w:webHidden/>
              </w:rPr>
              <w:fldChar w:fldCharType="end"/>
            </w:r>
          </w:hyperlink>
        </w:p>
        <w:p w14:paraId="0B4EFF5C" w14:textId="74A7A33F" w:rsidR="007B2B97" w:rsidRDefault="00662984">
          <w:pPr>
            <w:pStyle w:val="TOC3"/>
            <w:tabs>
              <w:tab w:val="left" w:pos="1320"/>
              <w:tab w:val="right" w:leader="dot" w:pos="9350"/>
            </w:tabs>
            <w:rPr>
              <w:rFonts w:cstheme="minorBidi"/>
              <w:noProof/>
            </w:rPr>
          </w:pPr>
          <w:hyperlink w:anchor="_Toc66377167" w:history="1">
            <w:r w:rsidR="007B2B97" w:rsidRPr="00F3476A">
              <w:rPr>
                <w:rStyle w:val="Hyperlink"/>
                <w:noProof/>
              </w:rPr>
              <w:t>4.2.2.</w:t>
            </w:r>
            <w:r w:rsidR="007B2B97">
              <w:rPr>
                <w:rFonts w:cstheme="minorBidi"/>
                <w:noProof/>
              </w:rPr>
              <w:tab/>
            </w:r>
            <w:r w:rsidR="007B2B97" w:rsidRPr="00F3476A">
              <w:rPr>
                <w:rStyle w:val="Hyperlink"/>
                <w:noProof/>
              </w:rPr>
              <w:t xml:space="preserve">Level 2 Mother File Status (output filename: </w:t>
            </w:r>
            <w:r w:rsidR="007B2B97" w:rsidRPr="00F3476A">
              <w:rPr>
                <w:rStyle w:val="Hyperlink"/>
                <w:b/>
                <w:bCs/>
                <w:noProof/>
              </w:rPr>
              <w:t>MIL_IDFileStatus_MPatID</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_Toc66377167 \h </w:instrText>
            </w:r>
            <w:r w:rsidR="007B2B97">
              <w:rPr>
                <w:noProof/>
                <w:webHidden/>
              </w:rPr>
            </w:r>
            <w:r w:rsidR="007B2B97">
              <w:rPr>
                <w:noProof/>
                <w:webHidden/>
              </w:rPr>
              <w:fldChar w:fldCharType="separate"/>
            </w:r>
            <w:r w:rsidR="007B2B97">
              <w:rPr>
                <w:noProof/>
                <w:webHidden/>
              </w:rPr>
              <w:t>25</w:t>
            </w:r>
            <w:r w:rsidR="007B2B97">
              <w:rPr>
                <w:noProof/>
                <w:webHidden/>
              </w:rPr>
              <w:fldChar w:fldCharType="end"/>
            </w:r>
          </w:hyperlink>
        </w:p>
        <w:p w14:paraId="70A71E06" w14:textId="2E4BCCAB" w:rsidR="007B2B97" w:rsidRDefault="00662984">
          <w:pPr>
            <w:pStyle w:val="TOC3"/>
            <w:tabs>
              <w:tab w:val="left" w:pos="1320"/>
              <w:tab w:val="right" w:leader="dot" w:pos="9350"/>
            </w:tabs>
            <w:rPr>
              <w:rFonts w:cstheme="minorBidi"/>
              <w:noProof/>
            </w:rPr>
          </w:pPr>
          <w:hyperlink w:anchor="_Toc66377168" w:history="1">
            <w:r w:rsidR="007B2B97" w:rsidRPr="00F3476A">
              <w:rPr>
                <w:rStyle w:val="Hyperlink"/>
                <w:noProof/>
              </w:rPr>
              <w:t>4.2.3.</w:t>
            </w:r>
            <w:r w:rsidR="007B2B97">
              <w:rPr>
                <w:rFonts w:cstheme="minorBidi"/>
                <w:noProof/>
              </w:rPr>
              <w:tab/>
            </w:r>
            <w:r w:rsidR="007B2B97" w:rsidRPr="00F3476A">
              <w:rPr>
                <w:rStyle w:val="Hyperlink"/>
                <w:noProof/>
              </w:rPr>
              <w:t xml:space="preserve">Level 2 Infant File Status (output filename: </w:t>
            </w:r>
            <w:r w:rsidR="007B2B97" w:rsidRPr="00F3476A">
              <w:rPr>
                <w:rStyle w:val="Hyperlink"/>
                <w:b/>
                <w:bCs/>
                <w:noProof/>
              </w:rPr>
              <w:t>MIL_IDFileStatus_CPatID</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_Toc66377168 \h </w:instrText>
            </w:r>
            <w:r w:rsidR="007B2B97">
              <w:rPr>
                <w:noProof/>
                <w:webHidden/>
              </w:rPr>
            </w:r>
            <w:r w:rsidR="007B2B97">
              <w:rPr>
                <w:noProof/>
                <w:webHidden/>
              </w:rPr>
              <w:fldChar w:fldCharType="separate"/>
            </w:r>
            <w:r w:rsidR="007B2B97">
              <w:rPr>
                <w:noProof/>
                <w:webHidden/>
              </w:rPr>
              <w:t>25</w:t>
            </w:r>
            <w:r w:rsidR="007B2B97">
              <w:rPr>
                <w:noProof/>
                <w:webHidden/>
              </w:rPr>
              <w:fldChar w:fldCharType="end"/>
            </w:r>
          </w:hyperlink>
        </w:p>
        <w:p w14:paraId="5637AF75" w14:textId="056F6BC6" w:rsidR="007B2B97" w:rsidRDefault="00662984">
          <w:pPr>
            <w:pStyle w:val="TOC2"/>
            <w:tabs>
              <w:tab w:val="left" w:pos="880"/>
              <w:tab w:val="right" w:leader="dot" w:pos="9350"/>
            </w:tabs>
            <w:rPr>
              <w:rFonts w:cstheme="minorBidi"/>
              <w:noProof/>
            </w:rPr>
          </w:pPr>
          <w:hyperlink w:anchor="_Toc66377169" w:history="1">
            <w:r w:rsidR="007B2B97" w:rsidRPr="00F3476A">
              <w:rPr>
                <w:rStyle w:val="Hyperlink"/>
                <w:noProof/>
              </w:rPr>
              <w:t>4.3.</w:t>
            </w:r>
            <w:r w:rsidR="007B2B97">
              <w:rPr>
                <w:rFonts w:cstheme="minorBidi"/>
                <w:noProof/>
              </w:rPr>
              <w:tab/>
            </w:r>
            <w:r w:rsidR="007B2B97" w:rsidRPr="00F3476A">
              <w:rPr>
                <w:rStyle w:val="Hyperlink"/>
                <w:noProof/>
              </w:rPr>
              <w:t>Level 3</w:t>
            </w:r>
            <w:r w:rsidR="007B2B97">
              <w:rPr>
                <w:noProof/>
                <w:webHidden/>
              </w:rPr>
              <w:tab/>
            </w:r>
            <w:r w:rsidR="007B2B97">
              <w:rPr>
                <w:noProof/>
                <w:webHidden/>
              </w:rPr>
              <w:fldChar w:fldCharType="begin"/>
            </w:r>
            <w:r w:rsidR="007B2B97">
              <w:rPr>
                <w:noProof/>
                <w:webHidden/>
              </w:rPr>
              <w:instrText xml:space="preserve"> PAGEREF _Toc66377169 \h </w:instrText>
            </w:r>
            <w:r w:rsidR="007B2B97">
              <w:rPr>
                <w:noProof/>
                <w:webHidden/>
              </w:rPr>
            </w:r>
            <w:r w:rsidR="007B2B97">
              <w:rPr>
                <w:noProof/>
                <w:webHidden/>
              </w:rPr>
              <w:fldChar w:fldCharType="separate"/>
            </w:r>
            <w:r w:rsidR="007B2B97">
              <w:rPr>
                <w:noProof/>
                <w:webHidden/>
              </w:rPr>
              <w:t>26</w:t>
            </w:r>
            <w:r w:rsidR="007B2B97">
              <w:rPr>
                <w:noProof/>
                <w:webHidden/>
              </w:rPr>
              <w:fldChar w:fldCharType="end"/>
            </w:r>
          </w:hyperlink>
        </w:p>
        <w:p w14:paraId="31530F45" w14:textId="5D4AC857" w:rsidR="007B2B97" w:rsidRDefault="00662984">
          <w:pPr>
            <w:pStyle w:val="TOC3"/>
            <w:tabs>
              <w:tab w:val="left" w:pos="1320"/>
              <w:tab w:val="right" w:leader="dot" w:pos="9350"/>
            </w:tabs>
            <w:rPr>
              <w:rFonts w:cstheme="minorBidi"/>
              <w:noProof/>
            </w:rPr>
          </w:pPr>
          <w:hyperlink w:anchor="_Toc66377170" w:history="1">
            <w:r w:rsidR="007B2B97" w:rsidRPr="00F3476A">
              <w:rPr>
                <w:rStyle w:val="Hyperlink"/>
                <w:noProof/>
              </w:rPr>
              <w:t>4.3.1.</w:t>
            </w:r>
            <w:r w:rsidR="007B2B97">
              <w:rPr>
                <w:rFonts w:cstheme="minorBidi"/>
                <w:noProof/>
              </w:rPr>
              <w:tab/>
            </w:r>
            <w:r w:rsidR="007B2B97" w:rsidRPr="00F3476A">
              <w:rPr>
                <w:rStyle w:val="Hyperlink"/>
                <w:noProof/>
              </w:rPr>
              <w:t xml:space="preserve">Patient-level Level 3 Flags (output filenames: </w:t>
            </w:r>
            <w:r w:rsidR="007B2B97" w:rsidRPr="00F3476A">
              <w:rPr>
                <w:rStyle w:val="Hyperlink"/>
                <w:b/>
                <w:bCs/>
                <w:noProof/>
              </w:rPr>
              <w:t>all_l3_flags_mstr</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_Toc66377170 \h </w:instrText>
            </w:r>
            <w:r w:rsidR="007B2B97">
              <w:rPr>
                <w:noProof/>
                <w:webHidden/>
              </w:rPr>
            </w:r>
            <w:r w:rsidR="007B2B97">
              <w:rPr>
                <w:noProof/>
                <w:webHidden/>
              </w:rPr>
              <w:fldChar w:fldCharType="separate"/>
            </w:r>
            <w:r w:rsidR="007B2B97">
              <w:rPr>
                <w:noProof/>
                <w:webHidden/>
              </w:rPr>
              <w:t>26</w:t>
            </w:r>
            <w:r w:rsidR="007B2B97">
              <w:rPr>
                <w:noProof/>
                <w:webHidden/>
              </w:rPr>
              <w:fldChar w:fldCharType="end"/>
            </w:r>
          </w:hyperlink>
        </w:p>
        <w:p w14:paraId="5A7D95E4" w14:textId="36EDE626" w:rsidR="007B2B97" w:rsidRDefault="00662984">
          <w:pPr>
            <w:pStyle w:val="TOC3"/>
            <w:tabs>
              <w:tab w:val="left" w:pos="1320"/>
              <w:tab w:val="right" w:leader="dot" w:pos="9350"/>
            </w:tabs>
            <w:rPr>
              <w:rFonts w:cstheme="minorBidi"/>
              <w:noProof/>
            </w:rPr>
          </w:pPr>
          <w:hyperlink w:anchor="_Toc66377171" w:history="1">
            <w:r w:rsidR="007B2B97" w:rsidRPr="00F3476A">
              <w:rPr>
                <w:rStyle w:val="Hyperlink"/>
                <w:noProof/>
              </w:rPr>
              <w:t>4.3.2.</w:t>
            </w:r>
            <w:r w:rsidR="007B2B97">
              <w:rPr>
                <w:rFonts w:cstheme="minorBidi"/>
                <w:noProof/>
              </w:rPr>
              <w:tab/>
            </w:r>
            <w:r w:rsidR="007B2B97" w:rsidRPr="00F3476A">
              <w:rPr>
                <w:rStyle w:val="Hyperlink"/>
                <w:noProof/>
              </w:rPr>
              <w:t xml:space="preserve">Aggregate Level 3 Flag Counts (output filename: </w:t>
            </w:r>
            <w:r w:rsidR="007B2B97" w:rsidRPr="00F3476A">
              <w:rPr>
                <w:rStyle w:val="Hyperlink"/>
                <w:b/>
                <w:bCs/>
                <w:noProof/>
              </w:rPr>
              <w:t>all_l3_flags</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_Toc66377171 \h </w:instrText>
            </w:r>
            <w:r w:rsidR="007B2B97">
              <w:rPr>
                <w:noProof/>
                <w:webHidden/>
              </w:rPr>
            </w:r>
            <w:r w:rsidR="007B2B97">
              <w:rPr>
                <w:noProof/>
                <w:webHidden/>
              </w:rPr>
              <w:fldChar w:fldCharType="separate"/>
            </w:r>
            <w:r w:rsidR="007B2B97">
              <w:rPr>
                <w:noProof/>
                <w:webHidden/>
              </w:rPr>
              <w:t>27</w:t>
            </w:r>
            <w:r w:rsidR="007B2B97">
              <w:rPr>
                <w:noProof/>
                <w:webHidden/>
              </w:rPr>
              <w:fldChar w:fldCharType="end"/>
            </w:r>
          </w:hyperlink>
        </w:p>
        <w:p w14:paraId="1EEC4524" w14:textId="7703710A" w:rsidR="007B2B97" w:rsidRDefault="00662984">
          <w:pPr>
            <w:pStyle w:val="TOC3"/>
            <w:tabs>
              <w:tab w:val="left" w:pos="1320"/>
              <w:tab w:val="right" w:leader="dot" w:pos="9350"/>
            </w:tabs>
            <w:rPr>
              <w:rFonts w:cstheme="minorBidi"/>
              <w:noProof/>
            </w:rPr>
          </w:pPr>
          <w:hyperlink w:anchor="_Toc66377172" w:history="1">
            <w:r w:rsidR="007B2B97" w:rsidRPr="00F3476A">
              <w:rPr>
                <w:rStyle w:val="Hyperlink"/>
                <w:noProof/>
              </w:rPr>
              <w:t>4.3.3.</w:t>
            </w:r>
            <w:r w:rsidR="007B2B97">
              <w:rPr>
                <w:rFonts w:cstheme="minorBidi"/>
                <w:noProof/>
              </w:rPr>
              <w:tab/>
            </w:r>
            <w:r w:rsidR="007B2B97" w:rsidRPr="00F3476A">
              <w:rPr>
                <w:rStyle w:val="Hyperlink"/>
                <w:noProof/>
              </w:rPr>
              <w:t xml:space="preserve">Aggregate Level 3 Descriptive Counts (output filenames: </w:t>
            </w:r>
            <w:r w:rsidR="007B2B97" w:rsidRPr="00F3476A">
              <w:rPr>
                <w:rStyle w:val="Hyperlink"/>
                <w:b/>
                <w:bCs/>
                <w:noProof/>
              </w:rPr>
              <w:t>l3_mil_aggregate</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_Toc66377172 \h </w:instrText>
            </w:r>
            <w:r w:rsidR="007B2B97">
              <w:rPr>
                <w:noProof/>
                <w:webHidden/>
              </w:rPr>
            </w:r>
            <w:r w:rsidR="007B2B97">
              <w:rPr>
                <w:noProof/>
                <w:webHidden/>
              </w:rPr>
              <w:fldChar w:fldCharType="separate"/>
            </w:r>
            <w:r w:rsidR="007B2B97">
              <w:rPr>
                <w:noProof/>
                <w:webHidden/>
              </w:rPr>
              <w:t>27</w:t>
            </w:r>
            <w:r w:rsidR="007B2B97">
              <w:rPr>
                <w:noProof/>
                <w:webHidden/>
              </w:rPr>
              <w:fldChar w:fldCharType="end"/>
            </w:r>
          </w:hyperlink>
        </w:p>
        <w:p w14:paraId="69252C79" w14:textId="14664ABD" w:rsidR="007B2B97" w:rsidRDefault="00662984">
          <w:pPr>
            <w:pStyle w:val="TOC3"/>
            <w:tabs>
              <w:tab w:val="left" w:pos="1320"/>
              <w:tab w:val="right" w:leader="dot" w:pos="9350"/>
            </w:tabs>
            <w:rPr>
              <w:rFonts w:cstheme="minorBidi"/>
              <w:noProof/>
            </w:rPr>
          </w:pPr>
          <w:hyperlink w:anchor="_Toc66377173" w:history="1">
            <w:r w:rsidR="007B2B97" w:rsidRPr="00F3476A">
              <w:rPr>
                <w:rStyle w:val="Hyperlink"/>
                <w:noProof/>
              </w:rPr>
              <w:t>4.3.4.</w:t>
            </w:r>
            <w:r w:rsidR="007B2B97">
              <w:rPr>
                <w:rFonts w:cstheme="minorBidi"/>
                <w:noProof/>
              </w:rPr>
              <w:tab/>
            </w:r>
            <w:r w:rsidR="007B2B97" w:rsidRPr="00F3476A">
              <w:rPr>
                <w:rStyle w:val="Hyperlink"/>
                <w:noProof/>
              </w:rPr>
              <w:t xml:space="preserve">Aggregate Level 3 Descriptive Delivery Counts (output filenames: </w:t>
            </w:r>
            <w:r w:rsidR="007B2B97" w:rsidRPr="00F3476A">
              <w:rPr>
                <w:rStyle w:val="Hyperlink"/>
                <w:b/>
                <w:bCs/>
                <w:noProof/>
              </w:rPr>
              <w:t>l3_mil_aggregate_deliv</w:t>
            </w:r>
            <w:r w:rsidR="007B2B97" w:rsidRPr="00F3476A">
              <w:rPr>
                <w:rStyle w:val="Hyperlink"/>
                <w:noProof/>
              </w:rPr>
              <w:t>)</w:t>
            </w:r>
            <w:r w:rsidR="007B2B97">
              <w:rPr>
                <w:noProof/>
                <w:webHidden/>
              </w:rPr>
              <w:tab/>
            </w:r>
            <w:r w:rsidR="007B2B97">
              <w:rPr>
                <w:noProof/>
                <w:webHidden/>
              </w:rPr>
              <w:fldChar w:fldCharType="begin"/>
            </w:r>
            <w:r w:rsidR="007B2B97">
              <w:rPr>
                <w:noProof/>
                <w:webHidden/>
              </w:rPr>
              <w:instrText xml:space="preserve"> PAGEREF _Toc66377173 \h </w:instrText>
            </w:r>
            <w:r w:rsidR="007B2B97">
              <w:rPr>
                <w:noProof/>
                <w:webHidden/>
              </w:rPr>
            </w:r>
            <w:r w:rsidR="007B2B97">
              <w:rPr>
                <w:noProof/>
                <w:webHidden/>
              </w:rPr>
              <w:fldChar w:fldCharType="separate"/>
            </w:r>
            <w:r w:rsidR="007B2B97">
              <w:rPr>
                <w:noProof/>
                <w:webHidden/>
              </w:rPr>
              <w:t>29</w:t>
            </w:r>
            <w:r w:rsidR="007B2B97">
              <w:rPr>
                <w:noProof/>
                <w:webHidden/>
              </w:rPr>
              <w:fldChar w:fldCharType="end"/>
            </w:r>
          </w:hyperlink>
        </w:p>
        <w:p w14:paraId="52281937" w14:textId="30134183" w:rsidR="007B2B97" w:rsidRDefault="00662984">
          <w:pPr>
            <w:pStyle w:val="TOC1"/>
            <w:tabs>
              <w:tab w:val="left" w:pos="440"/>
              <w:tab w:val="right" w:leader="dot" w:pos="9350"/>
            </w:tabs>
            <w:rPr>
              <w:rFonts w:cstheme="minorBidi"/>
              <w:noProof/>
            </w:rPr>
          </w:pPr>
          <w:hyperlink w:anchor="_Toc66377174" w:history="1">
            <w:r w:rsidR="007B2B97" w:rsidRPr="00F3476A">
              <w:rPr>
                <w:rStyle w:val="Hyperlink"/>
                <w:noProof/>
              </w:rPr>
              <w:t>5.</w:t>
            </w:r>
            <w:r w:rsidR="007B2B97">
              <w:rPr>
                <w:rFonts w:cstheme="minorBidi"/>
                <w:noProof/>
              </w:rPr>
              <w:tab/>
            </w:r>
            <w:r w:rsidR="007B2B97" w:rsidRPr="00F3476A">
              <w:rPr>
                <w:rStyle w:val="Hyperlink"/>
                <w:noProof/>
              </w:rPr>
              <w:t>Appendix A, Lookup Datasets</w:t>
            </w:r>
            <w:r w:rsidR="007B2B97">
              <w:rPr>
                <w:noProof/>
                <w:webHidden/>
              </w:rPr>
              <w:tab/>
            </w:r>
            <w:r w:rsidR="007B2B97">
              <w:rPr>
                <w:noProof/>
                <w:webHidden/>
              </w:rPr>
              <w:fldChar w:fldCharType="begin"/>
            </w:r>
            <w:r w:rsidR="007B2B97">
              <w:rPr>
                <w:noProof/>
                <w:webHidden/>
              </w:rPr>
              <w:instrText xml:space="preserve"> PAGEREF _Toc66377174 \h </w:instrText>
            </w:r>
            <w:r w:rsidR="007B2B97">
              <w:rPr>
                <w:noProof/>
                <w:webHidden/>
              </w:rPr>
            </w:r>
            <w:r w:rsidR="007B2B97">
              <w:rPr>
                <w:noProof/>
                <w:webHidden/>
              </w:rPr>
              <w:fldChar w:fldCharType="separate"/>
            </w:r>
            <w:r w:rsidR="007B2B97">
              <w:rPr>
                <w:noProof/>
                <w:webHidden/>
              </w:rPr>
              <w:t>31</w:t>
            </w:r>
            <w:r w:rsidR="007B2B97">
              <w:rPr>
                <w:noProof/>
                <w:webHidden/>
              </w:rPr>
              <w:fldChar w:fldCharType="end"/>
            </w:r>
          </w:hyperlink>
        </w:p>
        <w:p w14:paraId="675C251A" w14:textId="2FACECA4" w:rsidR="007B2B97" w:rsidRDefault="00662984">
          <w:pPr>
            <w:pStyle w:val="TOC2"/>
            <w:tabs>
              <w:tab w:val="left" w:pos="880"/>
              <w:tab w:val="right" w:leader="dot" w:pos="9350"/>
            </w:tabs>
            <w:rPr>
              <w:rFonts w:cstheme="minorBidi"/>
              <w:noProof/>
            </w:rPr>
          </w:pPr>
          <w:hyperlink w:anchor="_Toc66377175" w:history="1">
            <w:r w:rsidR="007B2B97" w:rsidRPr="00F3476A">
              <w:rPr>
                <w:rStyle w:val="Hyperlink"/>
                <w:noProof/>
              </w:rPr>
              <w:t>5.1.</w:t>
            </w:r>
            <w:r w:rsidR="007B2B97">
              <w:rPr>
                <w:rFonts w:cstheme="minorBidi"/>
                <w:noProof/>
              </w:rPr>
              <w:tab/>
            </w:r>
            <w:r w:rsidR="007B2B97" w:rsidRPr="00F3476A">
              <w:rPr>
                <w:rStyle w:val="Hyperlink"/>
                <w:noProof/>
              </w:rPr>
              <w:t>Control Flow</w:t>
            </w:r>
            <w:r w:rsidR="007B2B97">
              <w:rPr>
                <w:noProof/>
                <w:webHidden/>
              </w:rPr>
              <w:tab/>
            </w:r>
            <w:r w:rsidR="007B2B97">
              <w:rPr>
                <w:noProof/>
                <w:webHidden/>
              </w:rPr>
              <w:fldChar w:fldCharType="begin"/>
            </w:r>
            <w:r w:rsidR="007B2B97">
              <w:rPr>
                <w:noProof/>
                <w:webHidden/>
              </w:rPr>
              <w:instrText xml:space="preserve"> PAGEREF _Toc66377175 \h </w:instrText>
            </w:r>
            <w:r w:rsidR="007B2B97">
              <w:rPr>
                <w:noProof/>
                <w:webHidden/>
              </w:rPr>
            </w:r>
            <w:r w:rsidR="007B2B97">
              <w:rPr>
                <w:noProof/>
                <w:webHidden/>
              </w:rPr>
              <w:fldChar w:fldCharType="separate"/>
            </w:r>
            <w:r w:rsidR="007B2B97">
              <w:rPr>
                <w:noProof/>
                <w:webHidden/>
              </w:rPr>
              <w:t>31</w:t>
            </w:r>
            <w:r w:rsidR="007B2B97">
              <w:rPr>
                <w:noProof/>
                <w:webHidden/>
              </w:rPr>
              <w:fldChar w:fldCharType="end"/>
            </w:r>
          </w:hyperlink>
        </w:p>
        <w:p w14:paraId="55083348" w14:textId="493D9143" w:rsidR="007B2B97" w:rsidRDefault="00662984">
          <w:pPr>
            <w:pStyle w:val="TOC2"/>
            <w:tabs>
              <w:tab w:val="left" w:pos="880"/>
              <w:tab w:val="right" w:leader="dot" w:pos="9350"/>
            </w:tabs>
            <w:rPr>
              <w:rFonts w:cstheme="minorBidi"/>
              <w:noProof/>
            </w:rPr>
          </w:pPr>
          <w:hyperlink w:anchor="_Toc66377176" w:history="1">
            <w:r w:rsidR="007B2B97" w:rsidRPr="00F3476A">
              <w:rPr>
                <w:rStyle w:val="Hyperlink"/>
                <w:noProof/>
              </w:rPr>
              <w:t>5.2.</w:t>
            </w:r>
            <w:r w:rsidR="007B2B97">
              <w:rPr>
                <w:rFonts w:cstheme="minorBidi"/>
                <w:noProof/>
              </w:rPr>
              <w:tab/>
            </w:r>
            <w:r w:rsidR="007B2B97" w:rsidRPr="00F3476A">
              <w:rPr>
                <w:rStyle w:val="Hyperlink"/>
                <w:noProof/>
              </w:rPr>
              <w:t>Lookup Flags</w:t>
            </w:r>
            <w:r w:rsidR="007B2B97">
              <w:rPr>
                <w:noProof/>
                <w:webHidden/>
              </w:rPr>
              <w:tab/>
            </w:r>
            <w:r w:rsidR="007B2B97">
              <w:rPr>
                <w:noProof/>
                <w:webHidden/>
              </w:rPr>
              <w:fldChar w:fldCharType="begin"/>
            </w:r>
            <w:r w:rsidR="007B2B97">
              <w:rPr>
                <w:noProof/>
                <w:webHidden/>
              </w:rPr>
              <w:instrText xml:space="preserve"> PAGEREF _Toc66377176 \h </w:instrText>
            </w:r>
            <w:r w:rsidR="007B2B97">
              <w:rPr>
                <w:noProof/>
                <w:webHidden/>
              </w:rPr>
            </w:r>
            <w:r w:rsidR="007B2B97">
              <w:rPr>
                <w:noProof/>
                <w:webHidden/>
              </w:rPr>
              <w:fldChar w:fldCharType="separate"/>
            </w:r>
            <w:r w:rsidR="007B2B97">
              <w:rPr>
                <w:noProof/>
                <w:webHidden/>
              </w:rPr>
              <w:t>1</w:t>
            </w:r>
            <w:r w:rsidR="007B2B97">
              <w:rPr>
                <w:noProof/>
                <w:webHidden/>
              </w:rPr>
              <w:fldChar w:fldCharType="end"/>
            </w:r>
          </w:hyperlink>
        </w:p>
        <w:p w14:paraId="36A42D05" w14:textId="7AE07BC0" w:rsidR="007B2B97" w:rsidRDefault="00662984">
          <w:pPr>
            <w:pStyle w:val="TOC2"/>
            <w:tabs>
              <w:tab w:val="left" w:pos="880"/>
              <w:tab w:val="right" w:leader="dot" w:pos="9350"/>
            </w:tabs>
            <w:rPr>
              <w:rFonts w:cstheme="minorBidi"/>
              <w:noProof/>
            </w:rPr>
          </w:pPr>
          <w:hyperlink w:anchor="_Toc66377177" w:history="1">
            <w:r w:rsidR="007B2B97" w:rsidRPr="00F3476A">
              <w:rPr>
                <w:rStyle w:val="Hyperlink"/>
                <w:noProof/>
              </w:rPr>
              <w:t>5.3.</w:t>
            </w:r>
            <w:r w:rsidR="007B2B97">
              <w:rPr>
                <w:rFonts w:cstheme="minorBidi"/>
                <w:noProof/>
              </w:rPr>
              <w:tab/>
            </w:r>
            <w:r w:rsidR="007B2B97" w:rsidRPr="00F3476A">
              <w:rPr>
                <w:rStyle w:val="Hyperlink"/>
                <w:noProof/>
              </w:rPr>
              <w:t>Level 1 Flags</w:t>
            </w:r>
            <w:r w:rsidR="007B2B97">
              <w:rPr>
                <w:noProof/>
                <w:webHidden/>
              </w:rPr>
              <w:tab/>
            </w:r>
            <w:r w:rsidR="007B2B97">
              <w:rPr>
                <w:noProof/>
                <w:webHidden/>
              </w:rPr>
              <w:fldChar w:fldCharType="begin"/>
            </w:r>
            <w:r w:rsidR="007B2B97">
              <w:rPr>
                <w:noProof/>
                <w:webHidden/>
              </w:rPr>
              <w:instrText xml:space="preserve"> PAGEREF _Toc66377177 \h </w:instrText>
            </w:r>
            <w:r w:rsidR="007B2B97">
              <w:rPr>
                <w:noProof/>
                <w:webHidden/>
              </w:rPr>
            </w:r>
            <w:r w:rsidR="007B2B97">
              <w:rPr>
                <w:noProof/>
                <w:webHidden/>
              </w:rPr>
              <w:fldChar w:fldCharType="separate"/>
            </w:r>
            <w:r w:rsidR="007B2B97">
              <w:rPr>
                <w:noProof/>
                <w:webHidden/>
              </w:rPr>
              <w:t>14</w:t>
            </w:r>
            <w:r w:rsidR="007B2B97">
              <w:rPr>
                <w:noProof/>
                <w:webHidden/>
              </w:rPr>
              <w:fldChar w:fldCharType="end"/>
            </w:r>
          </w:hyperlink>
        </w:p>
        <w:p w14:paraId="349991BA" w14:textId="535FE6D1" w:rsidR="00B00883" w:rsidRDefault="00B00883">
          <w:r>
            <w:rPr>
              <w:b/>
              <w:bCs/>
              <w:noProof/>
            </w:rPr>
            <w:fldChar w:fldCharType="end"/>
          </w:r>
        </w:p>
      </w:sdtContent>
    </w:sdt>
    <w:p w14:paraId="027865AA" w14:textId="77777777" w:rsidR="00995BF3" w:rsidRPr="00995BF3" w:rsidRDefault="00995BF3" w:rsidP="00995BF3"/>
    <w:p w14:paraId="5FE0DD1C" w14:textId="77777777" w:rsidR="001E417E" w:rsidRDefault="001E417E">
      <w:r>
        <w:br w:type="page"/>
      </w:r>
    </w:p>
    <w:p w14:paraId="508F5769" w14:textId="77777777" w:rsidR="000B6AE4" w:rsidRPr="002C59A5" w:rsidRDefault="001E417E" w:rsidP="000B6AE4">
      <w:pPr>
        <w:rPr>
          <w:rFonts w:asciiTheme="majorHAnsi" w:hAnsiTheme="majorHAnsi"/>
          <w:color w:val="113D76" w:themeColor="accent1" w:themeShade="BF"/>
          <w:sz w:val="28"/>
          <w:szCs w:val="28"/>
        </w:rPr>
      </w:pPr>
      <w:r w:rsidRPr="002C59A5">
        <w:rPr>
          <w:rFonts w:asciiTheme="majorHAnsi" w:hAnsiTheme="majorHAnsi"/>
          <w:color w:val="113D76" w:themeColor="accent1" w:themeShade="BF"/>
          <w:sz w:val="28"/>
          <w:szCs w:val="28"/>
        </w:rPr>
        <w:t>History of Modifications</w:t>
      </w:r>
    </w:p>
    <w:tbl>
      <w:tblPr>
        <w:tblStyle w:val="ListTable6Colorful-Accent11"/>
        <w:tblW w:w="5000" w:type="pct"/>
        <w:tblLook w:val="0420" w:firstRow="1" w:lastRow="0" w:firstColumn="0" w:lastColumn="0" w:noHBand="0" w:noVBand="1"/>
      </w:tblPr>
      <w:tblGrid>
        <w:gridCol w:w="990"/>
        <w:gridCol w:w="1350"/>
        <w:gridCol w:w="4358"/>
        <w:gridCol w:w="2662"/>
      </w:tblGrid>
      <w:tr w:rsidR="000B6AE4" w14:paraId="3F308012" w14:textId="77777777" w:rsidTr="00243B4F">
        <w:trPr>
          <w:cnfStyle w:val="100000000000" w:firstRow="1" w:lastRow="0" w:firstColumn="0" w:lastColumn="0" w:oddVBand="0" w:evenVBand="0" w:oddHBand="0" w:evenHBand="0" w:firstRowFirstColumn="0" w:firstRowLastColumn="0" w:lastRowFirstColumn="0" w:lastRowLastColumn="0"/>
        </w:trPr>
        <w:tc>
          <w:tcPr>
            <w:tcW w:w="529" w:type="pct"/>
          </w:tcPr>
          <w:p w14:paraId="261938A1" w14:textId="77777777" w:rsidR="000B6AE4" w:rsidRDefault="000B6AE4" w:rsidP="001E417E">
            <w:r>
              <w:t>Version</w:t>
            </w:r>
          </w:p>
        </w:tc>
        <w:tc>
          <w:tcPr>
            <w:tcW w:w="721" w:type="pct"/>
          </w:tcPr>
          <w:p w14:paraId="309E3807" w14:textId="77777777" w:rsidR="000B6AE4" w:rsidRDefault="000B6AE4" w:rsidP="001E417E">
            <w:r>
              <w:t>Date</w:t>
            </w:r>
          </w:p>
        </w:tc>
        <w:tc>
          <w:tcPr>
            <w:tcW w:w="2328" w:type="pct"/>
          </w:tcPr>
          <w:p w14:paraId="40D83F95" w14:textId="77777777" w:rsidR="000B6AE4" w:rsidRDefault="000B6AE4" w:rsidP="001E417E">
            <w:r>
              <w:t>Modification</w:t>
            </w:r>
          </w:p>
        </w:tc>
        <w:tc>
          <w:tcPr>
            <w:tcW w:w="1422" w:type="pct"/>
          </w:tcPr>
          <w:p w14:paraId="430C0534" w14:textId="77777777" w:rsidR="000B6AE4" w:rsidRDefault="000B6AE4" w:rsidP="001E417E">
            <w:r>
              <w:t>Author</w:t>
            </w:r>
          </w:p>
        </w:tc>
      </w:tr>
      <w:tr w:rsidR="000B6AE4" w14:paraId="7AE85837"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42AE06C2" w14:textId="2518C5F3" w:rsidR="000B6AE4" w:rsidRDefault="00243B4F" w:rsidP="001E417E">
            <w:r>
              <w:t>3</w:t>
            </w:r>
            <w:r w:rsidR="004B646A">
              <w:t>.0</w:t>
            </w:r>
            <w:r w:rsidR="00B7609D">
              <w:t>.0</w:t>
            </w:r>
          </w:p>
        </w:tc>
        <w:tc>
          <w:tcPr>
            <w:tcW w:w="721" w:type="pct"/>
          </w:tcPr>
          <w:p w14:paraId="2946209C" w14:textId="502572E0" w:rsidR="000B6AE4" w:rsidRDefault="00243B4F" w:rsidP="001E417E">
            <w:r>
              <w:t>0</w:t>
            </w:r>
            <w:r w:rsidR="00316FBB">
              <w:t>3</w:t>
            </w:r>
            <w:r>
              <w:t>/</w:t>
            </w:r>
            <w:r w:rsidR="00316FBB">
              <w:t>15</w:t>
            </w:r>
            <w:r w:rsidR="004B646A">
              <w:t>/</w:t>
            </w:r>
            <w:r>
              <w:t>202</w:t>
            </w:r>
            <w:r w:rsidR="00316FBB">
              <w:t>1</w:t>
            </w:r>
          </w:p>
        </w:tc>
        <w:tc>
          <w:tcPr>
            <w:tcW w:w="2328" w:type="pct"/>
          </w:tcPr>
          <w:p w14:paraId="025DDC3D" w14:textId="4F6817E5" w:rsidR="000B6AE4" w:rsidRDefault="00DA7E0F" w:rsidP="001E417E">
            <w:r>
              <w:t>Major enhancement to comply with SCDM v8.0.0 requirements</w:t>
            </w:r>
            <w:r w:rsidR="00A57C1F">
              <w:t>; Functionality for MIS table checks removed from code.</w:t>
            </w:r>
          </w:p>
        </w:tc>
        <w:tc>
          <w:tcPr>
            <w:tcW w:w="1422" w:type="pct"/>
          </w:tcPr>
          <w:p w14:paraId="65D6C249" w14:textId="1D07E752" w:rsidR="000B6AE4" w:rsidRDefault="004B646A" w:rsidP="001E417E">
            <w:r>
              <w:t>Sentinel Operations Center</w:t>
            </w:r>
          </w:p>
        </w:tc>
      </w:tr>
      <w:tr w:rsidR="00243B4F" w14:paraId="7674F712" w14:textId="77777777" w:rsidTr="00243B4F">
        <w:tc>
          <w:tcPr>
            <w:tcW w:w="529" w:type="pct"/>
          </w:tcPr>
          <w:p w14:paraId="3E8D23D3" w14:textId="75387B53" w:rsidR="00243B4F" w:rsidRDefault="00243B4F" w:rsidP="00243B4F">
            <w:r>
              <w:t>2.1.0</w:t>
            </w:r>
          </w:p>
        </w:tc>
        <w:tc>
          <w:tcPr>
            <w:tcW w:w="721" w:type="pct"/>
          </w:tcPr>
          <w:p w14:paraId="47A43A95" w14:textId="0CA06721" w:rsidR="00243B4F" w:rsidRDefault="00243B4F" w:rsidP="00243B4F">
            <w:r>
              <w:t>02/20/2019</w:t>
            </w:r>
          </w:p>
        </w:tc>
        <w:tc>
          <w:tcPr>
            <w:tcW w:w="2328" w:type="pct"/>
          </w:tcPr>
          <w:p w14:paraId="0268334F" w14:textId="2EF13709" w:rsidR="00243B4F" w:rsidRDefault="00243B4F" w:rsidP="00243B4F">
            <w:r>
              <w:rPr>
                <w:rFonts w:cs="Arial"/>
              </w:rPr>
              <w:t>Dataset name changes and updates based on new QA CC package</w:t>
            </w:r>
          </w:p>
        </w:tc>
        <w:tc>
          <w:tcPr>
            <w:tcW w:w="1422" w:type="pct"/>
          </w:tcPr>
          <w:p w14:paraId="7285149E" w14:textId="15E3CB73" w:rsidR="00243B4F" w:rsidRDefault="00243B4F" w:rsidP="00243B4F">
            <w:r>
              <w:t>Sentinel Operations Center</w:t>
            </w:r>
          </w:p>
        </w:tc>
      </w:tr>
      <w:tr w:rsidR="00243B4F" w14:paraId="5DD921D7"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00376042" w14:textId="75D77EE1" w:rsidR="00243B4F" w:rsidRDefault="00243B4F" w:rsidP="00243B4F">
            <w:r>
              <w:t>2.0.0</w:t>
            </w:r>
          </w:p>
        </w:tc>
        <w:tc>
          <w:tcPr>
            <w:tcW w:w="721" w:type="pct"/>
          </w:tcPr>
          <w:p w14:paraId="67747B0C" w14:textId="61B9592E" w:rsidR="00243B4F" w:rsidRDefault="00243B4F" w:rsidP="00243B4F">
            <w:r>
              <w:t>06/04/2018</w:t>
            </w:r>
          </w:p>
        </w:tc>
        <w:tc>
          <w:tcPr>
            <w:tcW w:w="2328" w:type="pct"/>
          </w:tcPr>
          <w:p w14:paraId="2CE0F388" w14:textId="77777777" w:rsidR="00243B4F" w:rsidRDefault="00243B4F" w:rsidP="00243B4F">
            <w:pPr>
              <w:rPr>
                <w:rFonts w:cs="Arial"/>
              </w:rPr>
            </w:pPr>
            <w:r w:rsidRPr="00773417">
              <w:rPr>
                <w:rFonts w:cs="Arial"/>
              </w:rPr>
              <w:t>Enhancements for Round 2</w:t>
            </w:r>
            <w:r>
              <w:rPr>
                <w:rFonts w:cs="Arial"/>
              </w:rPr>
              <w:t xml:space="preserve"> including the following:</w:t>
            </w:r>
          </w:p>
          <w:p w14:paraId="4CEB67A5" w14:textId="708CE656" w:rsidR="00243B4F" w:rsidRPr="00C12ED8" w:rsidRDefault="00243B4F" w:rsidP="00243B4F">
            <w:pPr>
              <w:rPr>
                <w:rFonts w:cs="Arial"/>
              </w:rPr>
            </w:pPr>
            <w:r w:rsidRPr="00C12ED8">
              <w:rPr>
                <w:rFonts w:cs="Arial"/>
              </w:rPr>
              <w:t>-MIS: Adding a check for names and child’s date of birth</w:t>
            </w:r>
          </w:p>
          <w:p w14:paraId="7AA1689A" w14:textId="686D5951" w:rsidR="00243B4F" w:rsidRDefault="00243B4F" w:rsidP="00243B4F">
            <w:r w:rsidRPr="00C12ED8">
              <w:rPr>
                <w:rFonts w:cs="Arial"/>
              </w:rPr>
              <w:t>-Level 3 aggregates: Added variable DaysDiff</w:t>
            </w:r>
          </w:p>
        </w:tc>
        <w:tc>
          <w:tcPr>
            <w:tcW w:w="1422" w:type="pct"/>
          </w:tcPr>
          <w:p w14:paraId="1D36E418" w14:textId="3537E5E1" w:rsidR="00243B4F" w:rsidRDefault="00243B4F" w:rsidP="00243B4F">
            <w:r>
              <w:t>Sentinel Operations Center</w:t>
            </w:r>
          </w:p>
        </w:tc>
      </w:tr>
      <w:tr w:rsidR="00243B4F" w14:paraId="519D7B5C" w14:textId="77777777" w:rsidTr="00243B4F">
        <w:tc>
          <w:tcPr>
            <w:tcW w:w="529" w:type="pct"/>
          </w:tcPr>
          <w:p w14:paraId="1EA0B143" w14:textId="77F41897" w:rsidR="00243B4F" w:rsidRDefault="00243B4F" w:rsidP="00243B4F">
            <w:r>
              <w:t>1.2.0</w:t>
            </w:r>
          </w:p>
        </w:tc>
        <w:tc>
          <w:tcPr>
            <w:tcW w:w="721" w:type="pct"/>
          </w:tcPr>
          <w:p w14:paraId="15BD1D2D" w14:textId="3F630A78" w:rsidR="00243B4F" w:rsidRDefault="00243B4F" w:rsidP="00243B4F">
            <w:r>
              <w:t>05/02/2018</w:t>
            </w:r>
          </w:p>
        </w:tc>
        <w:tc>
          <w:tcPr>
            <w:tcW w:w="2328" w:type="pct"/>
          </w:tcPr>
          <w:p w14:paraId="131505EA" w14:textId="4CC78768" w:rsidR="00243B4F" w:rsidRDefault="00243B4F" w:rsidP="00243B4F">
            <w:r w:rsidRPr="00773417">
              <w:rPr>
                <w:rFonts w:cs="Arial"/>
              </w:rPr>
              <w:t>In MIL and MIS tables, allows infant sex to be O, in addition to: A, M, F, and U</w:t>
            </w:r>
          </w:p>
        </w:tc>
        <w:tc>
          <w:tcPr>
            <w:tcW w:w="1422" w:type="pct"/>
          </w:tcPr>
          <w:p w14:paraId="2890AF30" w14:textId="7877ACE1" w:rsidR="00243B4F" w:rsidRDefault="00243B4F" w:rsidP="00243B4F">
            <w:r>
              <w:t>Sentinel Operations Center</w:t>
            </w:r>
          </w:p>
        </w:tc>
      </w:tr>
      <w:tr w:rsidR="00243B4F" w14:paraId="6E0FA546" w14:textId="77777777" w:rsidTr="00243B4F">
        <w:trPr>
          <w:cnfStyle w:val="000000100000" w:firstRow="0" w:lastRow="0" w:firstColumn="0" w:lastColumn="0" w:oddVBand="0" w:evenVBand="0" w:oddHBand="1" w:evenHBand="0" w:firstRowFirstColumn="0" w:firstRowLastColumn="0" w:lastRowFirstColumn="0" w:lastRowLastColumn="0"/>
        </w:trPr>
        <w:tc>
          <w:tcPr>
            <w:tcW w:w="529" w:type="pct"/>
          </w:tcPr>
          <w:p w14:paraId="6DF42CFD" w14:textId="051A26D9" w:rsidR="00243B4F" w:rsidRDefault="00243B4F" w:rsidP="00243B4F">
            <w:r>
              <w:t>1.1.0</w:t>
            </w:r>
          </w:p>
        </w:tc>
        <w:tc>
          <w:tcPr>
            <w:tcW w:w="721" w:type="pct"/>
          </w:tcPr>
          <w:p w14:paraId="4B6ED7BA" w14:textId="40DDB498" w:rsidR="00243B4F" w:rsidRDefault="00243B4F" w:rsidP="00243B4F">
            <w:r>
              <w:t>04/06/2018</w:t>
            </w:r>
          </w:p>
        </w:tc>
        <w:tc>
          <w:tcPr>
            <w:tcW w:w="2328" w:type="pct"/>
          </w:tcPr>
          <w:p w14:paraId="7656D11C" w14:textId="75C70EBA" w:rsidR="00243B4F" w:rsidRDefault="00243B4F" w:rsidP="00243B4F">
            <w:r w:rsidRPr="00773417">
              <w:rPr>
                <w:rFonts w:cs="Arial"/>
              </w:rPr>
              <w:t>Create additional level 3 table restricted to unique deliveries</w:t>
            </w:r>
          </w:p>
        </w:tc>
        <w:tc>
          <w:tcPr>
            <w:tcW w:w="1422" w:type="pct"/>
          </w:tcPr>
          <w:p w14:paraId="7BA11781" w14:textId="7AB3DE22" w:rsidR="00243B4F" w:rsidRDefault="00243B4F" w:rsidP="00243B4F">
            <w:r>
              <w:t>Sentinel Operations Center</w:t>
            </w:r>
          </w:p>
        </w:tc>
      </w:tr>
      <w:tr w:rsidR="00243B4F" w14:paraId="1429B588" w14:textId="77777777" w:rsidTr="00243B4F">
        <w:tc>
          <w:tcPr>
            <w:tcW w:w="529" w:type="pct"/>
          </w:tcPr>
          <w:p w14:paraId="6944608B" w14:textId="0704B7B1" w:rsidR="00243B4F" w:rsidRDefault="00243B4F" w:rsidP="00243B4F">
            <w:r>
              <w:t>1.0.0</w:t>
            </w:r>
          </w:p>
        </w:tc>
        <w:tc>
          <w:tcPr>
            <w:tcW w:w="721" w:type="pct"/>
          </w:tcPr>
          <w:p w14:paraId="7F38A6E8" w14:textId="3C656D6C" w:rsidR="00243B4F" w:rsidRDefault="00243B4F" w:rsidP="00243B4F">
            <w:r>
              <w:t>04/05/2018</w:t>
            </w:r>
          </w:p>
        </w:tc>
        <w:tc>
          <w:tcPr>
            <w:tcW w:w="2328" w:type="pct"/>
          </w:tcPr>
          <w:p w14:paraId="3B68207F" w14:textId="0721D55E" w:rsidR="00243B4F" w:rsidRDefault="00243B4F" w:rsidP="00243B4F">
            <w:r>
              <w:t>Original Version</w:t>
            </w:r>
          </w:p>
        </w:tc>
        <w:tc>
          <w:tcPr>
            <w:tcW w:w="1422" w:type="pct"/>
          </w:tcPr>
          <w:p w14:paraId="24B378B0" w14:textId="2983E5B8" w:rsidR="00243B4F" w:rsidRDefault="00243B4F" w:rsidP="00243B4F">
            <w:r>
              <w:t>Sentinel Operations Center</w:t>
            </w:r>
          </w:p>
        </w:tc>
      </w:tr>
    </w:tbl>
    <w:p w14:paraId="1F25E1B9" w14:textId="77777777" w:rsidR="001E417E" w:rsidRPr="001E417E" w:rsidRDefault="001E417E" w:rsidP="001E417E"/>
    <w:p w14:paraId="0B513C58" w14:textId="77777777" w:rsidR="00995BF3" w:rsidRPr="00995BF3" w:rsidRDefault="00995BF3" w:rsidP="00995BF3"/>
    <w:p w14:paraId="24BE01D0" w14:textId="4192407E" w:rsidR="00B00883" w:rsidRDefault="00B67888" w:rsidP="00B67888">
      <w:pPr>
        <w:spacing w:line="259" w:lineRule="auto"/>
      </w:pPr>
      <w:r>
        <w:t>Standard Abbrevations</w:t>
      </w:r>
    </w:p>
    <w:p w14:paraId="1501AC75" w14:textId="77777777" w:rsidR="000B5956" w:rsidRDefault="000B5956" w:rsidP="00B67888">
      <w:pPr>
        <w:spacing w:line="259" w:lineRule="auto"/>
      </w:pPr>
    </w:p>
    <w:tbl>
      <w:tblPr>
        <w:tblStyle w:val="TableGrid"/>
        <w:tblW w:w="0" w:type="auto"/>
        <w:tblLook w:val="04A0" w:firstRow="1" w:lastRow="0" w:firstColumn="1" w:lastColumn="0" w:noHBand="0" w:noVBand="1"/>
      </w:tblPr>
      <w:tblGrid>
        <w:gridCol w:w="4675"/>
        <w:gridCol w:w="4675"/>
      </w:tblGrid>
      <w:tr w:rsidR="00F60BAF" w14:paraId="179AD4A0" w14:textId="77777777" w:rsidTr="000B5956">
        <w:tc>
          <w:tcPr>
            <w:tcW w:w="4675" w:type="dxa"/>
          </w:tcPr>
          <w:p w14:paraId="6324722A" w14:textId="77777777" w:rsidR="00F60BAF" w:rsidRPr="00571639" w:rsidRDefault="00F60BAF" w:rsidP="00571639">
            <w:pPr>
              <w:spacing w:line="259" w:lineRule="auto"/>
              <w:jc w:val="center"/>
              <w:rPr>
                <w:b/>
              </w:rPr>
            </w:pPr>
            <w:r w:rsidRPr="00571639">
              <w:rPr>
                <w:b/>
              </w:rPr>
              <w:t>Abbreviation</w:t>
            </w:r>
          </w:p>
        </w:tc>
        <w:tc>
          <w:tcPr>
            <w:tcW w:w="4675" w:type="dxa"/>
          </w:tcPr>
          <w:p w14:paraId="083C97DE" w14:textId="77777777" w:rsidR="00F60BAF" w:rsidRPr="00571639" w:rsidRDefault="00F60BAF" w:rsidP="00571639">
            <w:pPr>
              <w:spacing w:line="259" w:lineRule="auto"/>
              <w:jc w:val="center"/>
              <w:rPr>
                <w:rFonts w:eastAsia="Arial Unicode MS" w:cs="Arial"/>
                <w:b/>
              </w:rPr>
            </w:pPr>
            <w:r>
              <w:rPr>
                <w:rFonts w:eastAsia="Arial Unicode MS" w:cs="Arial"/>
                <w:b/>
              </w:rPr>
              <w:t>Description</w:t>
            </w:r>
          </w:p>
        </w:tc>
      </w:tr>
      <w:tr w:rsidR="00F60BAF" w14:paraId="12BAA976" w14:textId="77777777" w:rsidTr="000B5956">
        <w:tc>
          <w:tcPr>
            <w:tcW w:w="4675" w:type="dxa"/>
          </w:tcPr>
          <w:p w14:paraId="293D5F34" w14:textId="77777777" w:rsidR="00F60BAF" w:rsidRDefault="00F60BAF" w:rsidP="00B67888">
            <w:pPr>
              <w:spacing w:line="259" w:lineRule="auto"/>
            </w:pPr>
            <w:r>
              <w:t>DP</w:t>
            </w:r>
          </w:p>
        </w:tc>
        <w:tc>
          <w:tcPr>
            <w:tcW w:w="4675" w:type="dxa"/>
          </w:tcPr>
          <w:p w14:paraId="327A23C2" w14:textId="77777777" w:rsidR="00F60BAF" w:rsidRDefault="00F60BAF" w:rsidP="00B67888">
            <w:pPr>
              <w:spacing w:line="259" w:lineRule="auto"/>
            </w:pPr>
            <w:r w:rsidRPr="00773417">
              <w:rPr>
                <w:rFonts w:eastAsia="Arial Unicode MS" w:cs="Arial"/>
              </w:rPr>
              <w:t>Data Partner</w:t>
            </w:r>
          </w:p>
        </w:tc>
      </w:tr>
      <w:tr w:rsidR="00F60BAF" w14:paraId="799E64CE" w14:textId="77777777" w:rsidTr="000B5956">
        <w:tc>
          <w:tcPr>
            <w:tcW w:w="4675" w:type="dxa"/>
          </w:tcPr>
          <w:p w14:paraId="1E03E17F" w14:textId="77777777" w:rsidR="00F60BAF" w:rsidRDefault="00F60BAF" w:rsidP="00B67888">
            <w:pPr>
              <w:spacing w:line="259" w:lineRule="auto"/>
            </w:pPr>
            <w:r>
              <w:t>MIL</w:t>
            </w:r>
          </w:p>
        </w:tc>
        <w:tc>
          <w:tcPr>
            <w:tcW w:w="4675" w:type="dxa"/>
          </w:tcPr>
          <w:p w14:paraId="15EE7F82" w14:textId="77777777" w:rsidR="00F60BAF" w:rsidRDefault="00F60BAF" w:rsidP="00B67888">
            <w:pPr>
              <w:spacing w:line="259" w:lineRule="auto"/>
            </w:pPr>
            <w:r w:rsidRPr="00773417">
              <w:rPr>
                <w:rFonts w:eastAsia="Arial Unicode MS" w:cs="Arial"/>
              </w:rPr>
              <w:t>Mother-Infant Linkage</w:t>
            </w:r>
          </w:p>
        </w:tc>
      </w:tr>
      <w:tr w:rsidR="00F60BAF" w14:paraId="767C37B0" w14:textId="77777777" w:rsidTr="000B5956">
        <w:tc>
          <w:tcPr>
            <w:tcW w:w="4675" w:type="dxa"/>
          </w:tcPr>
          <w:p w14:paraId="4C8E3715" w14:textId="77777777" w:rsidR="00F60BAF" w:rsidRDefault="00F60BAF" w:rsidP="00B67888">
            <w:pPr>
              <w:spacing w:line="259" w:lineRule="auto"/>
            </w:pPr>
            <w:r>
              <w:t>MIS</w:t>
            </w:r>
          </w:p>
        </w:tc>
        <w:tc>
          <w:tcPr>
            <w:tcW w:w="4675" w:type="dxa"/>
          </w:tcPr>
          <w:p w14:paraId="06E41166" w14:textId="77777777" w:rsidR="00F60BAF" w:rsidRDefault="00F60BAF" w:rsidP="00B67888">
            <w:pPr>
              <w:spacing w:line="259" w:lineRule="auto"/>
            </w:pPr>
            <w:r w:rsidRPr="00773417">
              <w:rPr>
                <w:rFonts w:eastAsia="Arial Unicode MS" w:cs="Arial"/>
              </w:rPr>
              <w:t>Mother-Infant Linkage Support</w:t>
            </w:r>
          </w:p>
        </w:tc>
      </w:tr>
      <w:tr w:rsidR="00F60BAF" w14:paraId="317E6173" w14:textId="77777777" w:rsidTr="000B5956">
        <w:tc>
          <w:tcPr>
            <w:tcW w:w="4675" w:type="dxa"/>
          </w:tcPr>
          <w:p w14:paraId="16715FA3" w14:textId="77777777" w:rsidR="00F60BAF" w:rsidRDefault="00F60BAF" w:rsidP="00B67888">
            <w:pPr>
              <w:spacing w:line="259" w:lineRule="auto"/>
            </w:pPr>
            <w:r>
              <w:t>QA</w:t>
            </w:r>
          </w:p>
        </w:tc>
        <w:tc>
          <w:tcPr>
            <w:tcW w:w="4675" w:type="dxa"/>
          </w:tcPr>
          <w:p w14:paraId="166EBE11" w14:textId="77777777" w:rsidR="00F60BAF" w:rsidRDefault="00F60BAF" w:rsidP="00B67888">
            <w:pPr>
              <w:spacing w:line="259" w:lineRule="auto"/>
            </w:pPr>
            <w:r>
              <w:t>Quality Assurance</w:t>
            </w:r>
          </w:p>
        </w:tc>
      </w:tr>
      <w:tr w:rsidR="00F60BAF" w14:paraId="784C4B16" w14:textId="77777777" w:rsidTr="000B5956">
        <w:tc>
          <w:tcPr>
            <w:tcW w:w="4675" w:type="dxa"/>
          </w:tcPr>
          <w:p w14:paraId="586D595C" w14:textId="77777777" w:rsidR="00F60BAF" w:rsidRDefault="00F60BAF" w:rsidP="00B67888">
            <w:pPr>
              <w:spacing w:line="259" w:lineRule="auto"/>
            </w:pPr>
            <w:r>
              <w:t>SCDM</w:t>
            </w:r>
          </w:p>
        </w:tc>
        <w:tc>
          <w:tcPr>
            <w:tcW w:w="4675" w:type="dxa"/>
          </w:tcPr>
          <w:p w14:paraId="7609FD6E" w14:textId="77777777" w:rsidR="00F60BAF" w:rsidRDefault="00F60BAF" w:rsidP="00B67888">
            <w:pPr>
              <w:spacing w:line="259" w:lineRule="auto"/>
            </w:pPr>
            <w:r w:rsidRPr="00773417">
              <w:rPr>
                <w:rFonts w:eastAsia="Arial Unicode MS" w:cs="Arial"/>
              </w:rPr>
              <w:t>Sentinel Common Data Model</w:t>
            </w:r>
          </w:p>
        </w:tc>
      </w:tr>
      <w:tr w:rsidR="00F60BAF" w14:paraId="2ADE489F" w14:textId="77777777" w:rsidTr="000B5956">
        <w:tc>
          <w:tcPr>
            <w:tcW w:w="4675" w:type="dxa"/>
          </w:tcPr>
          <w:p w14:paraId="21E97B03" w14:textId="77777777" w:rsidR="00F60BAF" w:rsidRDefault="00F60BAF" w:rsidP="00B67888">
            <w:pPr>
              <w:spacing w:line="259" w:lineRule="auto"/>
            </w:pPr>
            <w:r>
              <w:t>SDD</w:t>
            </w:r>
          </w:p>
        </w:tc>
        <w:tc>
          <w:tcPr>
            <w:tcW w:w="4675" w:type="dxa"/>
          </w:tcPr>
          <w:p w14:paraId="1520EAD9" w14:textId="77777777" w:rsidR="00F60BAF" w:rsidRDefault="00F60BAF" w:rsidP="00B67888">
            <w:pPr>
              <w:spacing w:line="259" w:lineRule="auto"/>
            </w:pPr>
            <w:r w:rsidRPr="00773417">
              <w:rPr>
                <w:rFonts w:eastAsia="Arial Unicode MS" w:cs="Arial"/>
              </w:rPr>
              <w:t>Sentinel Distributed Database</w:t>
            </w:r>
          </w:p>
        </w:tc>
      </w:tr>
      <w:tr w:rsidR="00F60BAF" w14:paraId="031EEDE0" w14:textId="77777777" w:rsidTr="000B5956">
        <w:tc>
          <w:tcPr>
            <w:tcW w:w="4675" w:type="dxa"/>
          </w:tcPr>
          <w:p w14:paraId="2C94C1AC" w14:textId="77777777" w:rsidR="00F60BAF" w:rsidRDefault="00F60BAF" w:rsidP="00B67888">
            <w:pPr>
              <w:spacing w:line="259" w:lineRule="auto"/>
            </w:pPr>
            <w:r>
              <w:t>SOC</w:t>
            </w:r>
          </w:p>
        </w:tc>
        <w:tc>
          <w:tcPr>
            <w:tcW w:w="4675" w:type="dxa"/>
          </w:tcPr>
          <w:p w14:paraId="61D6A904" w14:textId="77777777" w:rsidR="00F60BAF" w:rsidRDefault="00F60BAF" w:rsidP="00B67888">
            <w:pPr>
              <w:spacing w:line="259" w:lineRule="auto"/>
            </w:pPr>
            <w:r w:rsidRPr="00773417">
              <w:rPr>
                <w:rFonts w:eastAsia="Arial Unicode MS" w:cs="Arial"/>
              </w:rPr>
              <w:t>Sentinel Operations Center</w:t>
            </w:r>
          </w:p>
        </w:tc>
      </w:tr>
    </w:tbl>
    <w:p w14:paraId="57CA0468" w14:textId="31654480" w:rsidR="000B5956" w:rsidRPr="00546F4C" w:rsidRDefault="000B5956" w:rsidP="00B67888">
      <w:pPr>
        <w:spacing w:line="259" w:lineRule="auto"/>
        <w:sectPr w:rsidR="000B5956" w:rsidRPr="00546F4C" w:rsidSect="00546F4C">
          <w:headerReference w:type="even" r:id="rId15"/>
          <w:headerReference w:type="default" r:id="rId16"/>
          <w:footerReference w:type="default" r:id="rId17"/>
          <w:headerReference w:type="first" r:id="rId18"/>
          <w:footerReference w:type="first" r:id="rId19"/>
          <w:pgSz w:w="12240" w:h="15840"/>
          <w:pgMar w:top="1440" w:right="1440" w:bottom="1440" w:left="1440" w:header="432" w:footer="432" w:gutter="0"/>
          <w:pgNumType w:fmt="lowerRoman" w:start="1"/>
          <w:cols w:space="720"/>
          <w:docGrid w:linePitch="360"/>
        </w:sectPr>
      </w:pPr>
    </w:p>
    <w:p w14:paraId="659A0F68" w14:textId="3A0C0AEF" w:rsidR="00765F11" w:rsidRDefault="006B20A8" w:rsidP="00765F11">
      <w:pPr>
        <w:pStyle w:val="Heading1"/>
      </w:pPr>
      <w:bookmarkStart w:id="0" w:name="_Toc66377138"/>
      <w:r>
        <w:t>Overview</w:t>
      </w:r>
      <w:bookmarkEnd w:id="0"/>
    </w:p>
    <w:p w14:paraId="3558F616" w14:textId="77777777" w:rsidR="00687F4A" w:rsidRDefault="00822023" w:rsidP="00FC0A1B">
      <w:pPr>
        <w:rPr>
          <w:rFonts w:eastAsia="Arial Unicode MS" w:cs="Arial"/>
        </w:rPr>
      </w:pPr>
      <w:r w:rsidRPr="00773417">
        <w:rPr>
          <w:rFonts w:eastAsia="Arial Unicode MS" w:cs="Arial"/>
        </w:rPr>
        <w:t>This document describes the business rules used by the Sentinel Operations Center (SOC) for data quality assurance (QA) review and characterization of the Sentinel Distributed Database (SDD) Mother-Infant Linkage data.</w:t>
      </w:r>
    </w:p>
    <w:p w14:paraId="20A6D5C9" w14:textId="095C4F40" w:rsidR="006B20A8" w:rsidRDefault="006B20A8" w:rsidP="006B20A8">
      <w:pPr>
        <w:pStyle w:val="Heading2"/>
      </w:pPr>
      <w:bookmarkStart w:id="1" w:name="_Toc66377139"/>
      <w:r>
        <w:t>Distributed Programming</w:t>
      </w:r>
      <w:bookmarkEnd w:id="1"/>
    </w:p>
    <w:p w14:paraId="258C8663" w14:textId="7961011C" w:rsidR="006B20A8" w:rsidRPr="006B20A8" w:rsidRDefault="006B20A8" w:rsidP="006B20A8">
      <w:pPr>
        <w:rPr>
          <w:bCs/>
        </w:rPr>
      </w:pPr>
      <w:r w:rsidRPr="00773417">
        <w:rPr>
          <w:rFonts w:eastAsia="Arial Unicode MS" w:cs="Arial"/>
        </w:rPr>
        <w:t xml:space="preserve">To create the Mother-Infant Linkage data, each Data Partner (DP) first transforms local source data into Sentinel Common Data Model (SCDM) format. Mothers and infants are next identified via a distributed programming package. DPs will process </w:t>
      </w:r>
      <w:r w:rsidR="00EE4F2E">
        <w:rPr>
          <w:rFonts w:eastAsia="Arial Unicode MS" w:cs="Arial"/>
        </w:rPr>
        <w:t xml:space="preserve">two </w:t>
      </w:r>
      <w:r w:rsidRPr="00773417">
        <w:rPr>
          <w:rFonts w:eastAsia="Arial Unicode MS" w:cs="Arial"/>
        </w:rPr>
        <w:t xml:space="preserve">files </w:t>
      </w:r>
      <w:r w:rsidR="00EE4F2E">
        <w:rPr>
          <w:rFonts w:eastAsia="Arial Unicode MS" w:cs="Arial"/>
        </w:rPr>
        <w:t xml:space="preserve">that are </w:t>
      </w:r>
      <w:r w:rsidRPr="00773417">
        <w:rPr>
          <w:rFonts w:eastAsia="Arial Unicode MS" w:cs="Arial"/>
        </w:rPr>
        <w:t xml:space="preserve">created, attaching non-SCDM data as necessary, to link the population of mothers and infants. The method for matching each mother-infant pair will be captured during this process and two specific tables will be output as a result. The Mother-Infant Linkage (MIL) table will include core variables sourced from the SCDM and the match method variable only. </w:t>
      </w:r>
      <w:r w:rsidR="00A57C1F">
        <w:rPr>
          <w:rFonts w:eastAsia="Arial Unicode MS" w:cs="Arial"/>
        </w:rPr>
        <w:t xml:space="preserve">As of version 3.0.0, all functionality to process Mother-Infant Support table checks have been removed, as SOC no longer supports the MIS table. </w:t>
      </w:r>
    </w:p>
    <w:p w14:paraId="603BA2DF" w14:textId="6C488C0C" w:rsidR="006B20A8" w:rsidRPr="00773417" w:rsidRDefault="006B20A8" w:rsidP="006B20A8">
      <w:r w:rsidRPr="00773417">
        <w:t xml:space="preserve">To evaluate data characteristics and overall quality, SOC </w:t>
      </w:r>
      <w:r w:rsidR="008853A9">
        <w:t xml:space="preserve">has </w:t>
      </w:r>
      <w:r w:rsidRPr="00773417">
        <w:t>developed distributed code to query the content of the SCDM-formatted MI</w:t>
      </w:r>
      <w:r w:rsidR="00D16D13">
        <w:t>L</w:t>
      </w:r>
      <w:r w:rsidRPr="00773417">
        <w:t xml:space="preserve"> table.  The output</w:t>
      </w:r>
      <w:r w:rsidR="00733238">
        <w:t>s</w:t>
      </w:r>
      <w:r w:rsidRPr="00773417">
        <w:t xml:space="preserve"> from this process are meant to help determine whether the data conform to SCDM specifications, maintain integrity across variables and tables, and trend as expected over time.</w:t>
      </w:r>
    </w:p>
    <w:p w14:paraId="6D3CABC5" w14:textId="4F0B33D5" w:rsidR="006B20A8" w:rsidRDefault="006B20A8" w:rsidP="006B20A8">
      <w:pPr>
        <w:pStyle w:val="Heading2"/>
      </w:pPr>
      <w:bookmarkStart w:id="2" w:name="_Toc66377140"/>
      <w:r>
        <w:t>Security</w:t>
      </w:r>
      <w:bookmarkEnd w:id="2"/>
    </w:p>
    <w:p w14:paraId="28AD4EF1" w14:textId="260ECB37" w:rsidR="006B20A8" w:rsidRPr="00773417" w:rsidRDefault="006B20A8" w:rsidP="006B20A8">
      <w:r w:rsidRPr="00773417">
        <w:t>This code will query the Mother-Infant Linkage table</w:t>
      </w:r>
      <w:r w:rsidR="00A57C1F">
        <w:t>.</w:t>
      </w:r>
    </w:p>
    <w:p w14:paraId="7A156EB2" w14:textId="57821EB1" w:rsidR="006B20A8" w:rsidRPr="00773417" w:rsidRDefault="006B20A8" w:rsidP="006B20A8">
      <w:r w:rsidRPr="00773417">
        <w:t>Both the format and the destination of the output generated by this package will vary by the specific table being queried.</w:t>
      </w:r>
      <w:r w:rsidR="00A57C1F">
        <w:t xml:space="preserve"> </w:t>
      </w:r>
      <w:r w:rsidR="008853A9">
        <w:t>O</w:t>
      </w:r>
      <w:r w:rsidRPr="00773417">
        <w:t xml:space="preserve">utput based on the MIL table that is in aggregate </w:t>
      </w:r>
      <w:r w:rsidR="00D15C02">
        <w:t xml:space="preserve">form </w:t>
      </w:r>
      <w:r w:rsidRPr="00773417">
        <w:t xml:space="preserve">and does not included PHI </w:t>
      </w:r>
      <w:r w:rsidR="00D15C02">
        <w:t xml:space="preserve">or DP sensitive information </w:t>
      </w:r>
      <w:r w:rsidRPr="00773417">
        <w:t>will be provided to SOC for review.</w:t>
      </w:r>
      <w:r w:rsidR="00D15C02">
        <w:t xml:space="preserve"> SAS log files generated by this package have been coded in such a way as to ensure no PHI or DP sensitive data, such as directory paths to SAS libraries or program locations. </w:t>
      </w:r>
    </w:p>
    <w:p w14:paraId="7BD05C40" w14:textId="05215A21" w:rsidR="006B20A8" w:rsidRDefault="006B20A8" w:rsidP="006B20A8">
      <w:pPr>
        <w:pStyle w:val="Heading2"/>
      </w:pPr>
      <w:bookmarkStart w:id="3" w:name="_Toc66377141"/>
      <w:r>
        <w:t>Quality Checks</w:t>
      </w:r>
      <w:bookmarkEnd w:id="3"/>
    </w:p>
    <w:p w14:paraId="01BE95B1" w14:textId="77777777" w:rsidR="006B20A8" w:rsidRPr="00773417" w:rsidRDefault="006B20A8" w:rsidP="006B20A8">
      <w:r w:rsidRPr="00773417">
        <w:t>The quality checks performed are organized into levels 1, 2, or 3</w:t>
      </w:r>
      <w:r>
        <w:t>,</w:t>
      </w:r>
      <w:r w:rsidRPr="00773417">
        <w:t xml:space="preserve"> in order to assess pre-defined data quality measures and characteristics as described below.</w:t>
      </w:r>
    </w:p>
    <w:p w14:paraId="07816AD1"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0AEB7A4C" w14:textId="77777777" w:rsidR="006B20A8" w:rsidRPr="00773417" w:rsidRDefault="006B20A8" w:rsidP="00610A31">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1</w:t>
      </w:r>
      <w:r w:rsidRPr="00773417">
        <w:rPr>
          <w:rFonts w:asciiTheme="minorHAnsi" w:hAnsiTheme="minorHAnsi"/>
          <w:b w:val="0"/>
          <w:bCs w:val="0"/>
        </w:rPr>
        <w:t xml:space="preserve"> data checks review the structure, completeness and content of each variable in the table to ensure that the required variables contain data and conform to the formats specified by the SCDM specifications.  For each SCDM variable, Level 1 data checks verify that data types, variable lengths, and SAS formats are correct and reported values are acceptable.  For example, ensuring that the variable SEX in the table is a character variable of length 1 byte and has values of only “F,” “M,” “A,” or “U” is a Level 1 data check.</w:t>
      </w:r>
    </w:p>
    <w:p w14:paraId="06BF59B8"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75E1A130" w14:textId="77777777" w:rsidR="006B20A8" w:rsidRPr="00773417" w:rsidRDefault="006B20A8" w:rsidP="00610A31">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2</w:t>
      </w:r>
      <w:r w:rsidRPr="00773417">
        <w:rPr>
          <w:rFonts w:asciiTheme="minorHAnsi" w:hAnsiTheme="minorHAnsi"/>
          <w:b w:val="0"/>
          <w:bCs w:val="0"/>
        </w:rPr>
        <w:t xml:space="preserve"> data checks assess the logical relationship and integrity of data values within a variable or between two or more variables within and between tables.  For example, the SCDM requires that the variable MBirth_Date is earlier than the variable CBirth_Date.</w:t>
      </w:r>
    </w:p>
    <w:p w14:paraId="6BF1B453" w14:textId="77777777" w:rsidR="006B20A8" w:rsidRPr="00773417" w:rsidRDefault="006B20A8" w:rsidP="006B20A8">
      <w:pPr>
        <w:pStyle w:val="xl45"/>
        <w:pBdr>
          <w:bottom w:val="none" w:sz="0" w:space="0" w:color="auto"/>
        </w:pBdr>
        <w:spacing w:before="0" w:beforeAutospacing="0" w:after="0" w:afterAutospacing="0"/>
        <w:ind w:right="-90"/>
        <w:jc w:val="left"/>
        <w:rPr>
          <w:rFonts w:asciiTheme="minorHAnsi" w:hAnsiTheme="minorHAnsi"/>
          <w:b w:val="0"/>
          <w:bCs w:val="0"/>
        </w:rPr>
      </w:pPr>
    </w:p>
    <w:p w14:paraId="40FAA2C7" w14:textId="20DEC827" w:rsidR="00D15C02" w:rsidRPr="00D15C02" w:rsidRDefault="006B20A8" w:rsidP="00D15C02">
      <w:pPr>
        <w:pStyle w:val="xl45"/>
        <w:numPr>
          <w:ilvl w:val="0"/>
          <w:numId w:val="23"/>
        </w:numPr>
        <w:pBdr>
          <w:bottom w:val="none" w:sz="0" w:space="0" w:color="auto"/>
        </w:pBdr>
        <w:spacing w:before="0" w:beforeAutospacing="0" w:after="0" w:afterAutospacing="0"/>
        <w:ind w:right="-90"/>
        <w:jc w:val="left"/>
        <w:rPr>
          <w:rFonts w:asciiTheme="minorHAnsi" w:hAnsiTheme="minorHAnsi"/>
          <w:b w:val="0"/>
          <w:bCs w:val="0"/>
        </w:rPr>
      </w:pPr>
      <w:r w:rsidRPr="00773417">
        <w:rPr>
          <w:rFonts w:asciiTheme="minorHAnsi" w:hAnsiTheme="minorHAnsi"/>
          <w:b w:val="0"/>
          <w:bCs w:val="0"/>
          <w:u w:val="single"/>
        </w:rPr>
        <w:t>Level 3</w:t>
      </w:r>
      <w:r w:rsidRPr="00773417">
        <w:rPr>
          <w:rFonts w:asciiTheme="minorHAnsi" w:hAnsiTheme="minorHAnsi"/>
          <w:b w:val="0"/>
          <w:bCs w:val="0"/>
        </w:rPr>
        <w:t xml:space="preserve"> data checks </w:t>
      </w:r>
      <w:r w:rsidR="00D15C02">
        <w:rPr>
          <w:rFonts w:asciiTheme="minorHAnsi" w:hAnsiTheme="minorHAnsi"/>
          <w:b w:val="0"/>
          <w:bCs w:val="0"/>
        </w:rPr>
        <w:t xml:space="preserve">have a dual purpose in the MIL QA package. Some are used to characterize and report on “suspect linkages” where the linkage may be based on inconcistent values. The more traditional level 3 checks are based upon results returned to SOC. SOC analysts use these results to </w:t>
      </w:r>
      <w:r w:rsidRPr="00773417">
        <w:rPr>
          <w:rFonts w:asciiTheme="minorHAnsi" w:hAnsiTheme="minorHAnsi"/>
          <w:b w:val="0"/>
          <w:bCs w:val="0"/>
        </w:rPr>
        <w:t>examine data distributions and trends over time, both within a Data Partner’s database (by examining output by year and year/month) and across a Data Partner’s databases (by comparing updated SCDM tables to previously created versions of the tables).  For example, a Level 3 data check would ensure that there are no large, unexpected increases or decreases in linked records over time.</w:t>
      </w:r>
    </w:p>
    <w:p w14:paraId="7B427E77" w14:textId="77777777" w:rsidR="00D15C02" w:rsidRPr="00773417" w:rsidRDefault="00D15C02" w:rsidP="00D15C02">
      <w:pPr>
        <w:pStyle w:val="xl45"/>
        <w:pBdr>
          <w:bottom w:val="none" w:sz="0" w:space="0" w:color="auto"/>
        </w:pBdr>
        <w:spacing w:before="0" w:beforeAutospacing="0" w:after="0" w:afterAutospacing="0"/>
        <w:ind w:left="1440" w:right="-90"/>
        <w:jc w:val="left"/>
        <w:rPr>
          <w:rFonts w:asciiTheme="minorHAnsi" w:hAnsiTheme="minorHAnsi"/>
          <w:b w:val="0"/>
          <w:bCs w:val="0"/>
        </w:rPr>
      </w:pPr>
    </w:p>
    <w:p w14:paraId="6B8B62ED" w14:textId="081AC98A" w:rsidR="006B20A8" w:rsidRDefault="006B20A8" w:rsidP="006B20A8">
      <w:pPr>
        <w:pStyle w:val="Heading2"/>
      </w:pPr>
      <w:bookmarkStart w:id="4" w:name="_Toc66377142"/>
      <w:r>
        <w:t>Module Flow</w:t>
      </w:r>
      <w:bookmarkEnd w:id="4"/>
    </w:p>
    <w:p w14:paraId="37482AB2" w14:textId="22F6829A" w:rsidR="006B20A8" w:rsidRDefault="006B20A8" w:rsidP="008A6934">
      <w:pPr>
        <w:pStyle w:val="ListNumber10"/>
        <w:numPr>
          <w:ilvl w:val="0"/>
          <w:numId w:val="7"/>
        </w:numPr>
        <w:spacing w:after="0"/>
        <w:ind w:left="1008"/>
        <w:rPr>
          <w:b w:val="0"/>
          <w:bCs/>
        </w:rPr>
      </w:pPr>
      <w:r w:rsidRPr="006B20A8">
        <w:rPr>
          <w:b w:val="0"/>
          <w:bCs/>
        </w:rPr>
        <w:t>In this package, the module execution sequence has been ordered with module stop-gaps as described below.</w:t>
      </w:r>
    </w:p>
    <w:p w14:paraId="65FD0DDB" w14:textId="67DD1E37" w:rsidR="006B20A8" w:rsidRPr="006B20A8" w:rsidRDefault="006B20A8" w:rsidP="008A6934">
      <w:pPr>
        <w:pStyle w:val="ListNumber10"/>
        <w:numPr>
          <w:ilvl w:val="1"/>
          <w:numId w:val="7"/>
        </w:numPr>
        <w:spacing w:after="0"/>
        <w:rPr>
          <w:b w:val="0"/>
          <w:bCs/>
        </w:rPr>
      </w:pPr>
      <w:r w:rsidRPr="006B20A8">
        <w:t>All level 1 checks for existence of tables</w:t>
      </w:r>
      <w:r w:rsidRPr="00773417">
        <w:rPr>
          <w:b w:val="0"/>
        </w:rPr>
        <w:t xml:space="preserve"> are performed first and, if any tables do not exist, the process wil</w:t>
      </w:r>
      <w:r>
        <w:rPr>
          <w:b w:val="0"/>
        </w:rPr>
        <w:t>l abort.</w:t>
      </w:r>
    </w:p>
    <w:p w14:paraId="28DD1EDD" w14:textId="21787CFE" w:rsidR="006B20A8" w:rsidRPr="006B20A8" w:rsidRDefault="006B20A8" w:rsidP="008A6934">
      <w:pPr>
        <w:pStyle w:val="ListNumber10"/>
        <w:numPr>
          <w:ilvl w:val="1"/>
          <w:numId w:val="7"/>
        </w:numPr>
        <w:spacing w:after="0"/>
        <w:rPr>
          <w:b w:val="0"/>
          <w:bCs/>
        </w:rPr>
      </w:pPr>
      <w:r w:rsidRPr="00773417">
        <w:t>All Level 1 checks for variables</w:t>
      </w:r>
      <w:r w:rsidRPr="00773417">
        <w:rPr>
          <w:b w:val="0"/>
        </w:rPr>
        <w:t xml:space="preserve"> including existence, type, and length are performed and, if any major issues are detected </w:t>
      </w:r>
      <w:r>
        <w:rPr>
          <w:b w:val="0"/>
        </w:rPr>
        <w:t>(</w:t>
      </w:r>
      <w:r w:rsidRPr="00773417">
        <w:rPr>
          <w:b w:val="0"/>
        </w:rPr>
        <w:t xml:space="preserve">i.e. </w:t>
      </w:r>
      <w:r>
        <w:rPr>
          <w:b w:val="0"/>
        </w:rPr>
        <w:t xml:space="preserve">If </w:t>
      </w:r>
      <w:r w:rsidRPr="00773417">
        <w:rPr>
          <w:b w:val="0"/>
        </w:rPr>
        <w:t>MPatID or CPatID does not</w:t>
      </w:r>
      <w:r>
        <w:rPr>
          <w:b w:val="0"/>
        </w:rPr>
        <w:t xml:space="preserve"> exist)</w:t>
      </w:r>
      <w:r w:rsidRPr="00773417">
        <w:rPr>
          <w:b w:val="0"/>
        </w:rPr>
        <w:t xml:space="preserve"> the process will</w:t>
      </w:r>
      <w:r>
        <w:rPr>
          <w:b w:val="0"/>
        </w:rPr>
        <w:t xml:space="preserve"> abort.</w:t>
      </w:r>
    </w:p>
    <w:p w14:paraId="66075B93" w14:textId="19C45F1E" w:rsidR="006B20A8" w:rsidRPr="006B20A8" w:rsidRDefault="006B20A8" w:rsidP="008A6934">
      <w:pPr>
        <w:pStyle w:val="ListNumber10"/>
        <w:numPr>
          <w:ilvl w:val="1"/>
          <w:numId w:val="7"/>
        </w:numPr>
        <w:spacing w:after="0"/>
        <w:rPr>
          <w:b w:val="0"/>
          <w:bCs/>
        </w:rPr>
      </w:pPr>
      <w:r w:rsidRPr="00773417">
        <w:t>All Level 1 checks for valid values</w:t>
      </w:r>
      <w:r w:rsidRPr="00773417">
        <w:rPr>
          <w:b w:val="0"/>
        </w:rPr>
        <w:t xml:space="preserve"> are performed and, if any major issues with the data are detected, the package will ab</w:t>
      </w:r>
      <w:r>
        <w:rPr>
          <w:b w:val="0"/>
        </w:rPr>
        <w:t>ort.</w:t>
      </w:r>
    </w:p>
    <w:p w14:paraId="1D81BF44" w14:textId="6C455FD4" w:rsidR="006B20A8" w:rsidRPr="006B20A8" w:rsidRDefault="006B20A8" w:rsidP="008A6934">
      <w:pPr>
        <w:pStyle w:val="ListNumber10"/>
        <w:numPr>
          <w:ilvl w:val="1"/>
          <w:numId w:val="7"/>
        </w:numPr>
        <w:spacing w:after="0"/>
        <w:rPr>
          <w:b w:val="0"/>
          <w:bCs/>
        </w:rPr>
      </w:pPr>
      <w:r w:rsidRPr="00773417">
        <w:t>All Level 2 checks are performed</w:t>
      </w:r>
      <w:r w:rsidRPr="00773417">
        <w:rPr>
          <w:b w:val="0"/>
        </w:rPr>
        <w:t xml:space="preserve"> and, if any major issues with the MIL data are detected, the package will abort</w:t>
      </w:r>
      <w:r>
        <w:rPr>
          <w:b w:val="0"/>
        </w:rPr>
        <w:t>.</w:t>
      </w:r>
    </w:p>
    <w:p w14:paraId="4C923C07" w14:textId="5925FAE5" w:rsidR="006B20A8" w:rsidRPr="006B20A8" w:rsidRDefault="006B20A8" w:rsidP="008A6934">
      <w:pPr>
        <w:pStyle w:val="ListNumber10"/>
        <w:numPr>
          <w:ilvl w:val="1"/>
          <w:numId w:val="7"/>
        </w:numPr>
        <w:spacing w:after="0"/>
        <w:rPr>
          <w:b w:val="0"/>
          <w:bCs/>
        </w:rPr>
      </w:pPr>
      <w:r w:rsidRPr="000B765B">
        <w:rPr>
          <w:bCs/>
        </w:rPr>
        <w:t>All</w:t>
      </w:r>
      <w:r w:rsidR="00A57C1F" w:rsidRPr="000B765B">
        <w:rPr>
          <w:bCs/>
        </w:rPr>
        <w:t xml:space="preserve"> </w:t>
      </w:r>
      <w:r w:rsidR="000B765B" w:rsidRPr="000B765B">
        <w:rPr>
          <w:bCs/>
        </w:rPr>
        <w:t>level 3</w:t>
      </w:r>
      <w:r w:rsidR="000B765B">
        <w:rPr>
          <w:b w:val="0"/>
        </w:rPr>
        <w:t xml:space="preserve"> and </w:t>
      </w:r>
      <w:r w:rsidR="00A57C1F" w:rsidRPr="000B765B">
        <w:rPr>
          <w:bCs/>
        </w:rPr>
        <w:t>linkage integrity</w:t>
      </w:r>
      <w:r w:rsidR="00A57C1F">
        <w:rPr>
          <w:b w:val="0"/>
        </w:rPr>
        <w:t xml:space="preserve"> </w:t>
      </w:r>
      <w:r w:rsidRPr="00773417">
        <w:rPr>
          <w:b w:val="0"/>
        </w:rPr>
        <w:t>checks</w:t>
      </w:r>
      <w:r w:rsidR="00010700">
        <w:rPr>
          <w:b w:val="0"/>
        </w:rPr>
        <w:t xml:space="preserve"> </w:t>
      </w:r>
      <w:r w:rsidRPr="00773417">
        <w:rPr>
          <w:b w:val="0"/>
        </w:rPr>
        <w:t>are performed</w:t>
      </w:r>
      <w:r>
        <w:rPr>
          <w:b w:val="0"/>
        </w:rPr>
        <w:t>.</w:t>
      </w:r>
    </w:p>
    <w:p w14:paraId="541804F1" w14:textId="77777777" w:rsidR="006B20A8" w:rsidRPr="00623CB9" w:rsidRDefault="006B20A8" w:rsidP="006B20A8">
      <w:pPr>
        <w:pStyle w:val="ListNumber10"/>
        <w:tabs>
          <w:tab w:val="clear" w:pos="720"/>
        </w:tabs>
        <w:spacing w:after="0"/>
        <w:ind w:left="1440" w:firstLine="0"/>
        <w:rPr>
          <w:b w:val="0"/>
          <w:bCs/>
          <w:i w:val="0"/>
        </w:rPr>
      </w:pPr>
    </w:p>
    <w:p w14:paraId="06B27A18" w14:textId="40EF84F8" w:rsidR="006B20A8" w:rsidRPr="006B20A8" w:rsidRDefault="006B20A8" w:rsidP="006B20A8">
      <w:pPr>
        <w:spacing w:before="120"/>
        <w:ind w:left="540"/>
        <w:rPr>
          <w:bCs/>
        </w:rPr>
      </w:pPr>
      <w:r w:rsidRPr="00773417">
        <w:rPr>
          <w:bCs/>
        </w:rPr>
        <w:t xml:space="preserve">Note:  Aggregate results based on the MIL table will be output to the “msoc” folder and sent to the SOC for review if the process does not abort during level 1 or 2 checks. Log, metadata, and signature files will be saved to the “msoc” folder and provided </w:t>
      </w:r>
      <w:r w:rsidR="00C64BDA">
        <w:rPr>
          <w:bCs/>
        </w:rPr>
        <w:t xml:space="preserve">to </w:t>
      </w:r>
      <w:r w:rsidRPr="00773417">
        <w:rPr>
          <w:bCs/>
        </w:rPr>
        <w:t>the SOC regardless of whether the process aborts during the above steps.</w:t>
      </w:r>
    </w:p>
    <w:p w14:paraId="53A4E02B" w14:textId="5BCA2C77" w:rsidR="00B67888" w:rsidRDefault="006B20A8" w:rsidP="00B67888">
      <w:pPr>
        <w:pStyle w:val="Heading1"/>
      </w:pPr>
      <w:bookmarkStart w:id="5" w:name="_Toc66377143"/>
      <w:r>
        <w:t>Methods</w:t>
      </w:r>
      <w:bookmarkEnd w:id="5"/>
    </w:p>
    <w:p w14:paraId="71DA4453" w14:textId="3FCCE4E7" w:rsidR="006B20A8" w:rsidRPr="00773417" w:rsidRDefault="006B20A8" w:rsidP="006B20A8">
      <w:bookmarkStart w:id="6" w:name="_Toc516042808"/>
      <w:bookmarkStart w:id="7" w:name="_Toc37346713"/>
      <w:r w:rsidRPr="00773417">
        <w:t>The methods section of this document has been organized by level, checking type and source table. This division has been made to clearly define the nature of each check being performed on the MIL table</w:t>
      </w:r>
      <w:r w:rsidR="00A57C1F">
        <w:t>.</w:t>
      </w:r>
      <w:r w:rsidRPr="00773417">
        <w:t xml:space="preserve"> </w:t>
      </w:r>
    </w:p>
    <w:p w14:paraId="5D7C0CFA" w14:textId="3DC67D34" w:rsidR="006B20A8" w:rsidRPr="00773417" w:rsidRDefault="006B20A8" w:rsidP="006B20A8">
      <w:r w:rsidRPr="00773417">
        <w:t xml:space="preserve">Records from the source table will be processed to evaluate each QA check described in this section. Each QA check will correspond to a value in a supplemental lookup table that includes </w:t>
      </w:r>
      <w:r w:rsidR="00187361">
        <w:t>a list of all quality check flags.</w:t>
      </w:r>
      <w:r w:rsidRPr="00773417">
        <w:t xml:space="preserve"> </w:t>
      </w:r>
      <w:r w:rsidR="00187361">
        <w:t>Some flags are assigned as warns when triggered</w:t>
      </w:r>
      <w:r w:rsidR="003654A6">
        <w:t>;</w:t>
      </w:r>
      <w:r w:rsidR="00187361">
        <w:t xml:space="preserve"> others as aborts</w:t>
      </w:r>
      <w:r w:rsidR="003654A6">
        <w:t>, which will stop the package from processing further</w:t>
      </w:r>
      <w:r w:rsidR="00187361">
        <w:t xml:space="preserve">. The flag assignment will </w:t>
      </w:r>
      <w:r w:rsidRPr="00773417">
        <w:t>ultimately determin</w:t>
      </w:r>
      <w:r w:rsidR="00187361">
        <w:t>e</w:t>
      </w:r>
      <w:r w:rsidRPr="00773417">
        <w:t xml:space="preserve"> how remaining processing will be completed if any requirements are not met. Detailed instruction</w:t>
      </w:r>
      <w:r>
        <w:t>s</w:t>
      </w:r>
      <w:r w:rsidRPr="00773417">
        <w:t xml:space="preserve"> are provided for the Level 3 descriptive counts only, as this logic is more involved than preceding levels.</w:t>
      </w:r>
    </w:p>
    <w:p w14:paraId="52CF0549" w14:textId="57336AC3" w:rsidR="00B67888" w:rsidRDefault="006B20A8" w:rsidP="00B67888">
      <w:pPr>
        <w:pStyle w:val="Heading2"/>
      </w:pPr>
      <w:bookmarkStart w:id="8" w:name="_Toc66377144"/>
      <w:bookmarkEnd w:id="6"/>
      <w:bookmarkEnd w:id="7"/>
      <w:r>
        <w:t>Level 1</w:t>
      </w:r>
      <w:bookmarkEnd w:id="8"/>
    </w:p>
    <w:p w14:paraId="10F6EA19" w14:textId="645E0CB7" w:rsidR="00B67888" w:rsidRDefault="006B20A8" w:rsidP="00B67888">
      <w:pPr>
        <w:pStyle w:val="Heading3"/>
      </w:pPr>
      <w:bookmarkStart w:id="9" w:name="_Toc66377145"/>
      <w:r>
        <w:t>Model Adherence</w:t>
      </w:r>
      <w:bookmarkEnd w:id="9"/>
    </w:p>
    <w:p w14:paraId="2960D572" w14:textId="77777777" w:rsidR="006B20A8" w:rsidRPr="00773417" w:rsidRDefault="006B20A8" w:rsidP="006B20A8">
      <w:bookmarkStart w:id="10" w:name="_Toc516042813"/>
      <w:r w:rsidRPr="00773417">
        <w:t>The following level 1 checks will be used to confirm whether tables adhere to the SCDM file format with respect to variable inclusion, type, and length.</w:t>
      </w:r>
    </w:p>
    <w:p w14:paraId="139BE424" w14:textId="5EE04852" w:rsidR="00B67888" w:rsidRDefault="00B67888" w:rsidP="00C64BDA">
      <w:pPr>
        <w:pStyle w:val="Heading4"/>
      </w:pPr>
      <w:r>
        <w:t xml:space="preserve">Mother Infant Linkage (MIL) </w:t>
      </w:r>
      <w:r w:rsidR="006B20A8">
        <w:t>Table</w:t>
      </w:r>
    </w:p>
    <w:tbl>
      <w:tblPr>
        <w:tblStyle w:val="TableGrid"/>
        <w:tblW w:w="5000" w:type="pct"/>
        <w:tblInd w:w="-72" w:type="dxa"/>
        <w:tblLook w:val="04A0" w:firstRow="1" w:lastRow="0" w:firstColumn="1" w:lastColumn="0" w:noHBand="0" w:noVBand="1"/>
      </w:tblPr>
      <w:tblGrid>
        <w:gridCol w:w="1284"/>
        <w:gridCol w:w="1969"/>
        <w:gridCol w:w="2740"/>
        <w:gridCol w:w="3357"/>
      </w:tblGrid>
      <w:tr w:rsidR="006B20A8" w:rsidRPr="00773417" w14:paraId="1364A4DA" w14:textId="77777777" w:rsidTr="006B20A8">
        <w:trPr>
          <w:cantSplit/>
          <w:trHeight w:val="143"/>
          <w:tblHeader/>
        </w:trPr>
        <w:tc>
          <w:tcPr>
            <w:tcW w:w="687" w:type="pct"/>
          </w:tcPr>
          <w:p w14:paraId="0EAB4283" w14:textId="77777777" w:rsidR="006B20A8" w:rsidRPr="00773417" w:rsidRDefault="006B20A8" w:rsidP="00C64BDA">
            <w:pPr>
              <w:keepNext/>
              <w:jc w:val="center"/>
              <w:rPr>
                <w:b/>
                <w:szCs w:val="20"/>
              </w:rPr>
            </w:pPr>
            <w:bookmarkStart w:id="11" w:name="_Toc516042809"/>
            <w:bookmarkStart w:id="12" w:name="_Toc37346714"/>
            <w:r w:rsidRPr="00773417">
              <w:rPr>
                <w:b/>
                <w:szCs w:val="20"/>
              </w:rPr>
              <w:t>Check Category</w:t>
            </w:r>
          </w:p>
        </w:tc>
        <w:tc>
          <w:tcPr>
            <w:tcW w:w="1053" w:type="pct"/>
          </w:tcPr>
          <w:p w14:paraId="5B235D13" w14:textId="77777777" w:rsidR="006B20A8" w:rsidRPr="00773417" w:rsidRDefault="006B20A8" w:rsidP="00C64BDA">
            <w:pPr>
              <w:keepNext/>
              <w:jc w:val="center"/>
              <w:rPr>
                <w:b/>
                <w:szCs w:val="20"/>
              </w:rPr>
            </w:pPr>
            <w:r w:rsidRPr="00773417">
              <w:rPr>
                <w:b/>
                <w:szCs w:val="20"/>
              </w:rPr>
              <w:t>Table/Variable</w:t>
            </w:r>
          </w:p>
        </w:tc>
        <w:tc>
          <w:tcPr>
            <w:tcW w:w="1465" w:type="pct"/>
          </w:tcPr>
          <w:p w14:paraId="76B698A9" w14:textId="77777777" w:rsidR="006B20A8" w:rsidRPr="00773417" w:rsidRDefault="006B20A8" w:rsidP="00C64BDA">
            <w:pPr>
              <w:keepNext/>
              <w:jc w:val="center"/>
              <w:rPr>
                <w:b/>
                <w:szCs w:val="20"/>
              </w:rPr>
            </w:pPr>
            <w:r w:rsidRPr="00773417">
              <w:rPr>
                <w:b/>
                <w:szCs w:val="20"/>
              </w:rPr>
              <w:t>Requirement</w:t>
            </w:r>
          </w:p>
        </w:tc>
        <w:tc>
          <w:tcPr>
            <w:tcW w:w="1795" w:type="pct"/>
          </w:tcPr>
          <w:p w14:paraId="560B87C6" w14:textId="77777777" w:rsidR="006B20A8" w:rsidRPr="00773417" w:rsidRDefault="006B20A8" w:rsidP="00C64BDA">
            <w:pPr>
              <w:keepNext/>
              <w:jc w:val="center"/>
              <w:rPr>
                <w:b/>
                <w:szCs w:val="20"/>
              </w:rPr>
            </w:pPr>
            <w:r w:rsidRPr="00773417">
              <w:rPr>
                <w:b/>
                <w:szCs w:val="20"/>
              </w:rPr>
              <w:t>Abort Actions</w:t>
            </w:r>
          </w:p>
        </w:tc>
      </w:tr>
      <w:tr w:rsidR="006B20A8" w:rsidRPr="00773417" w14:paraId="61BAB24F" w14:textId="77777777" w:rsidTr="006B20A8">
        <w:trPr>
          <w:cantSplit/>
        </w:trPr>
        <w:tc>
          <w:tcPr>
            <w:tcW w:w="687" w:type="pct"/>
          </w:tcPr>
          <w:p w14:paraId="17150495" w14:textId="77777777" w:rsidR="006B20A8" w:rsidRPr="00773417" w:rsidRDefault="006B20A8" w:rsidP="00C64BDA">
            <w:pPr>
              <w:keepNext/>
              <w:rPr>
                <w:szCs w:val="20"/>
              </w:rPr>
            </w:pPr>
            <w:r w:rsidRPr="00773417">
              <w:rPr>
                <w:szCs w:val="20"/>
              </w:rPr>
              <w:t>Table</w:t>
            </w:r>
          </w:p>
        </w:tc>
        <w:tc>
          <w:tcPr>
            <w:tcW w:w="1053" w:type="pct"/>
          </w:tcPr>
          <w:p w14:paraId="1C5D8340" w14:textId="2E5502DA" w:rsidR="006B20A8" w:rsidRPr="00773417" w:rsidRDefault="006B20A8" w:rsidP="00C64BDA">
            <w:pPr>
              <w:keepNext/>
              <w:rPr>
                <w:szCs w:val="20"/>
              </w:rPr>
            </w:pPr>
            <w:r w:rsidRPr="00773417">
              <w:rPr>
                <w:szCs w:val="20"/>
              </w:rPr>
              <w:t>DP Mother/Delivery table</w:t>
            </w:r>
            <w:r w:rsidR="007B2B97">
              <w:rPr>
                <w:szCs w:val="20"/>
              </w:rPr>
              <w:t xml:space="preserve"> (from MI ID package)</w:t>
            </w:r>
          </w:p>
        </w:tc>
        <w:tc>
          <w:tcPr>
            <w:tcW w:w="1465" w:type="pct"/>
          </w:tcPr>
          <w:p w14:paraId="4A80EDCA" w14:textId="77777777" w:rsidR="006B20A8" w:rsidRPr="00773417" w:rsidRDefault="006B20A8" w:rsidP="00C64BDA">
            <w:pPr>
              <w:keepNext/>
              <w:rPr>
                <w:szCs w:val="20"/>
              </w:rPr>
            </w:pPr>
            <w:r w:rsidRPr="00773417">
              <w:rPr>
                <w:szCs w:val="20"/>
              </w:rPr>
              <w:t>Table must exist</w:t>
            </w:r>
          </w:p>
        </w:tc>
        <w:tc>
          <w:tcPr>
            <w:tcW w:w="1795" w:type="pct"/>
          </w:tcPr>
          <w:p w14:paraId="4F2F396C" w14:textId="77777777" w:rsidR="006B20A8" w:rsidRPr="00773417" w:rsidRDefault="006B20A8" w:rsidP="00C64BDA">
            <w:pPr>
              <w:keepNext/>
              <w:rPr>
                <w:szCs w:val="20"/>
              </w:rPr>
            </w:pPr>
            <w:r w:rsidRPr="00773417">
              <w:rPr>
                <w:szCs w:val="20"/>
              </w:rPr>
              <w:t>Table does not exist</w:t>
            </w:r>
          </w:p>
        </w:tc>
      </w:tr>
      <w:tr w:rsidR="006B20A8" w:rsidRPr="00773417" w14:paraId="1809B828" w14:textId="77777777" w:rsidTr="006B20A8">
        <w:trPr>
          <w:cantSplit/>
        </w:trPr>
        <w:tc>
          <w:tcPr>
            <w:tcW w:w="687" w:type="pct"/>
          </w:tcPr>
          <w:p w14:paraId="525764E1" w14:textId="77777777" w:rsidR="006B20A8" w:rsidRPr="00773417" w:rsidRDefault="006B20A8" w:rsidP="006B20A8">
            <w:pPr>
              <w:rPr>
                <w:szCs w:val="20"/>
              </w:rPr>
            </w:pPr>
            <w:r w:rsidRPr="00773417">
              <w:rPr>
                <w:szCs w:val="20"/>
              </w:rPr>
              <w:t>Table</w:t>
            </w:r>
          </w:p>
        </w:tc>
        <w:tc>
          <w:tcPr>
            <w:tcW w:w="1053" w:type="pct"/>
          </w:tcPr>
          <w:p w14:paraId="7DC5DFF4" w14:textId="50C64C8F" w:rsidR="006B20A8" w:rsidRPr="00773417" w:rsidRDefault="006B20A8" w:rsidP="006B20A8">
            <w:pPr>
              <w:rPr>
                <w:szCs w:val="20"/>
              </w:rPr>
            </w:pPr>
            <w:r w:rsidRPr="00773417">
              <w:rPr>
                <w:szCs w:val="20"/>
              </w:rPr>
              <w:t>DP Infant table</w:t>
            </w:r>
            <w:r w:rsidR="007B2B97">
              <w:rPr>
                <w:szCs w:val="20"/>
              </w:rPr>
              <w:t xml:space="preserve"> (from MI ID package)</w:t>
            </w:r>
          </w:p>
        </w:tc>
        <w:tc>
          <w:tcPr>
            <w:tcW w:w="1465" w:type="pct"/>
          </w:tcPr>
          <w:p w14:paraId="2B2D9A23" w14:textId="77777777" w:rsidR="006B20A8" w:rsidRPr="00773417" w:rsidRDefault="006B20A8" w:rsidP="006B20A8">
            <w:pPr>
              <w:rPr>
                <w:szCs w:val="20"/>
              </w:rPr>
            </w:pPr>
            <w:r w:rsidRPr="00773417">
              <w:rPr>
                <w:szCs w:val="20"/>
              </w:rPr>
              <w:t>Table must exist</w:t>
            </w:r>
          </w:p>
        </w:tc>
        <w:tc>
          <w:tcPr>
            <w:tcW w:w="1795" w:type="pct"/>
          </w:tcPr>
          <w:p w14:paraId="0F7F0C5B" w14:textId="77777777" w:rsidR="006B20A8" w:rsidRPr="00773417" w:rsidRDefault="006B20A8" w:rsidP="006B20A8">
            <w:pPr>
              <w:rPr>
                <w:szCs w:val="20"/>
              </w:rPr>
            </w:pPr>
            <w:r w:rsidRPr="00773417">
              <w:rPr>
                <w:szCs w:val="20"/>
              </w:rPr>
              <w:t>Table does not exist</w:t>
            </w:r>
          </w:p>
        </w:tc>
      </w:tr>
      <w:tr w:rsidR="006B20A8" w:rsidRPr="00773417" w14:paraId="158673F9" w14:textId="77777777" w:rsidTr="006B20A8">
        <w:trPr>
          <w:cantSplit/>
        </w:trPr>
        <w:tc>
          <w:tcPr>
            <w:tcW w:w="687" w:type="pct"/>
          </w:tcPr>
          <w:p w14:paraId="47EA99BE" w14:textId="77777777" w:rsidR="006B20A8" w:rsidRPr="00773417" w:rsidRDefault="006B20A8" w:rsidP="006B20A8">
            <w:pPr>
              <w:rPr>
                <w:szCs w:val="20"/>
              </w:rPr>
            </w:pPr>
            <w:r w:rsidRPr="00773417">
              <w:rPr>
                <w:szCs w:val="20"/>
              </w:rPr>
              <w:t>Table</w:t>
            </w:r>
          </w:p>
        </w:tc>
        <w:tc>
          <w:tcPr>
            <w:tcW w:w="1053" w:type="pct"/>
          </w:tcPr>
          <w:p w14:paraId="0E18E53E" w14:textId="77777777" w:rsidR="006B20A8" w:rsidRPr="00773417" w:rsidRDefault="006B20A8" w:rsidP="006B20A8">
            <w:pPr>
              <w:rPr>
                <w:szCs w:val="20"/>
              </w:rPr>
            </w:pPr>
            <w:r w:rsidRPr="00773417">
              <w:rPr>
                <w:szCs w:val="20"/>
              </w:rPr>
              <w:t>Mother-Infant Table</w:t>
            </w:r>
          </w:p>
        </w:tc>
        <w:tc>
          <w:tcPr>
            <w:tcW w:w="1465" w:type="pct"/>
          </w:tcPr>
          <w:p w14:paraId="6C1F3F7B" w14:textId="77777777" w:rsidR="006B20A8" w:rsidRPr="00773417" w:rsidRDefault="006B20A8" w:rsidP="006B20A8">
            <w:pPr>
              <w:rPr>
                <w:szCs w:val="20"/>
              </w:rPr>
            </w:pPr>
            <w:r w:rsidRPr="00773417">
              <w:rPr>
                <w:szCs w:val="20"/>
              </w:rPr>
              <w:t>Table must exist</w:t>
            </w:r>
          </w:p>
        </w:tc>
        <w:tc>
          <w:tcPr>
            <w:tcW w:w="1795" w:type="pct"/>
          </w:tcPr>
          <w:p w14:paraId="05D34839" w14:textId="77777777" w:rsidR="006B20A8" w:rsidRPr="00773417" w:rsidRDefault="006B20A8" w:rsidP="006B20A8">
            <w:pPr>
              <w:rPr>
                <w:szCs w:val="20"/>
              </w:rPr>
            </w:pPr>
            <w:r w:rsidRPr="00773417">
              <w:rPr>
                <w:szCs w:val="20"/>
              </w:rPr>
              <w:t>Table does not exist</w:t>
            </w:r>
          </w:p>
        </w:tc>
      </w:tr>
      <w:tr w:rsidR="006B20A8" w:rsidRPr="00773417" w14:paraId="6A45294D" w14:textId="77777777" w:rsidTr="006B20A8">
        <w:trPr>
          <w:cantSplit/>
        </w:trPr>
        <w:tc>
          <w:tcPr>
            <w:tcW w:w="687" w:type="pct"/>
          </w:tcPr>
          <w:p w14:paraId="621BD2F3" w14:textId="77777777" w:rsidR="006B20A8" w:rsidRPr="00773417" w:rsidRDefault="006B20A8" w:rsidP="006B20A8">
            <w:pPr>
              <w:rPr>
                <w:szCs w:val="20"/>
              </w:rPr>
            </w:pPr>
            <w:r w:rsidRPr="00773417">
              <w:rPr>
                <w:szCs w:val="20"/>
              </w:rPr>
              <w:t>Table</w:t>
            </w:r>
          </w:p>
        </w:tc>
        <w:tc>
          <w:tcPr>
            <w:tcW w:w="1053" w:type="pct"/>
          </w:tcPr>
          <w:p w14:paraId="607896A8" w14:textId="77777777" w:rsidR="006B20A8" w:rsidRPr="00773417" w:rsidRDefault="006B20A8" w:rsidP="006B20A8">
            <w:pPr>
              <w:rPr>
                <w:szCs w:val="20"/>
              </w:rPr>
            </w:pPr>
            <w:r w:rsidRPr="00773417">
              <w:rPr>
                <w:szCs w:val="20"/>
              </w:rPr>
              <w:t>Mother-Infant Table</w:t>
            </w:r>
          </w:p>
        </w:tc>
        <w:tc>
          <w:tcPr>
            <w:tcW w:w="1465" w:type="pct"/>
          </w:tcPr>
          <w:p w14:paraId="0D3897D5" w14:textId="77777777" w:rsidR="006B20A8" w:rsidRPr="00773417" w:rsidRDefault="006B20A8" w:rsidP="006B20A8">
            <w:pPr>
              <w:rPr>
                <w:szCs w:val="20"/>
              </w:rPr>
            </w:pPr>
            <w:r w:rsidRPr="00773417">
              <w:rPr>
                <w:szCs w:val="20"/>
              </w:rPr>
              <w:t>Table must be populated with rows</w:t>
            </w:r>
          </w:p>
        </w:tc>
        <w:tc>
          <w:tcPr>
            <w:tcW w:w="1795" w:type="pct"/>
          </w:tcPr>
          <w:p w14:paraId="4F256FF7" w14:textId="77777777" w:rsidR="006B20A8" w:rsidRPr="00773417" w:rsidRDefault="006B20A8" w:rsidP="006B20A8">
            <w:pPr>
              <w:rPr>
                <w:szCs w:val="20"/>
              </w:rPr>
            </w:pPr>
            <w:r w:rsidRPr="00773417">
              <w:rPr>
                <w:szCs w:val="20"/>
              </w:rPr>
              <w:t>Table does not have any rows</w:t>
            </w:r>
          </w:p>
        </w:tc>
      </w:tr>
      <w:tr w:rsidR="006B20A8" w:rsidRPr="00773417" w14:paraId="3591CA3F" w14:textId="77777777" w:rsidTr="006B20A8">
        <w:trPr>
          <w:cantSplit/>
        </w:trPr>
        <w:tc>
          <w:tcPr>
            <w:tcW w:w="687" w:type="pct"/>
          </w:tcPr>
          <w:p w14:paraId="7A4E4F41" w14:textId="77777777" w:rsidR="006B20A8" w:rsidRPr="00773417" w:rsidRDefault="006B20A8" w:rsidP="006B20A8">
            <w:pPr>
              <w:rPr>
                <w:szCs w:val="20"/>
              </w:rPr>
            </w:pPr>
            <w:r w:rsidRPr="00773417">
              <w:rPr>
                <w:szCs w:val="20"/>
              </w:rPr>
              <w:t>Table</w:t>
            </w:r>
          </w:p>
        </w:tc>
        <w:tc>
          <w:tcPr>
            <w:tcW w:w="1053" w:type="pct"/>
          </w:tcPr>
          <w:p w14:paraId="29435A1D" w14:textId="77777777" w:rsidR="006B20A8" w:rsidRPr="00773417" w:rsidRDefault="006B20A8" w:rsidP="006B20A8">
            <w:pPr>
              <w:rPr>
                <w:szCs w:val="20"/>
              </w:rPr>
            </w:pPr>
            <w:r w:rsidRPr="00773417">
              <w:rPr>
                <w:szCs w:val="20"/>
              </w:rPr>
              <w:t>Mother-Infant Table</w:t>
            </w:r>
          </w:p>
        </w:tc>
        <w:tc>
          <w:tcPr>
            <w:tcW w:w="1465" w:type="pct"/>
          </w:tcPr>
          <w:p w14:paraId="17E4DAC9" w14:textId="77777777" w:rsidR="006B20A8" w:rsidRPr="00773417" w:rsidRDefault="006B20A8" w:rsidP="006B20A8">
            <w:pPr>
              <w:rPr>
                <w:szCs w:val="20"/>
              </w:rPr>
            </w:pPr>
            <w:r w:rsidRPr="00773417">
              <w:rPr>
                <w:szCs w:val="20"/>
              </w:rPr>
              <w:t>ETL number in file header must match ETL number in the current QA results</w:t>
            </w:r>
          </w:p>
        </w:tc>
        <w:tc>
          <w:tcPr>
            <w:tcW w:w="1795" w:type="pct"/>
          </w:tcPr>
          <w:p w14:paraId="41AA191A" w14:textId="77777777" w:rsidR="006B20A8" w:rsidRPr="00773417" w:rsidRDefault="006B20A8" w:rsidP="006B20A8">
            <w:pPr>
              <w:rPr>
                <w:szCs w:val="20"/>
              </w:rPr>
            </w:pPr>
            <w:r w:rsidRPr="00773417">
              <w:rPr>
                <w:szCs w:val="20"/>
              </w:rPr>
              <w:t>ETL number does not exist in table header or does match value in the current QA results</w:t>
            </w:r>
          </w:p>
        </w:tc>
      </w:tr>
      <w:tr w:rsidR="00010700" w:rsidRPr="00773417" w14:paraId="4BB2D35F" w14:textId="77777777" w:rsidTr="006B20A8">
        <w:trPr>
          <w:cantSplit/>
        </w:trPr>
        <w:tc>
          <w:tcPr>
            <w:tcW w:w="687" w:type="pct"/>
          </w:tcPr>
          <w:p w14:paraId="0F02B585" w14:textId="280A583F" w:rsidR="00010700" w:rsidRPr="00773417" w:rsidRDefault="00010700" w:rsidP="006B20A8">
            <w:pPr>
              <w:rPr>
                <w:szCs w:val="20"/>
              </w:rPr>
            </w:pPr>
            <w:r>
              <w:rPr>
                <w:szCs w:val="20"/>
              </w:rPr>
              <w:t>Table</w:t>
            </w:r>
          </w:p>
        </w:tc>
        <w:tc>
          <w:tcPr>
            <w:tcW w:w="1053" w:type="pct"/>
          </w:tcPr>
          <w:p w14:paraId="75FA5D8B" w14:textId="7521290A" w:rsidR="00010700" w:rsidRPr="00773417" w:rsidRDefault="00010700" w:rsidP="006B20A8">
            <w:pPr>
              <w:rPr>
                <w:szCs w:val="20"/>
              </w:rPr>
            </w:pPr>
            <w:r>
              <w:rPr>
                <w:szCs w:val="20"/>
              </w:rPr>
              <w:t>Mother-Infant Table</w:t>
            </w:r>
          </w:p>
        </w:tc>
        <w:tc>
          <w:tcPr>
            <w:tcW w:w="1465" w:type="pct"/>
          </w:tcPr>
          <w:p w14:paraId="20E3A079" w14:textId="27B0ADE0" w:rsidR="00010700" w:rsidRPr="00773417" w:rsidRDefault="00010700" w:rsidP="006B20A8">
            <w:pPr>
              <w:rPr>
                <w:szCs w:val="20"/>
              </w:rPr>
            </w:pPr>
            <w:r>
              <w:rPr>
                <w:szCs w:val="20"/>
              </w:rPr>
              <w:t>Table must be sorted in accordance to model requirements</w:t>
            </w:r>
          </w:p>
        </w:tc>
        <w:tc>
          <w:tcPr>
            <w:tcW w:w="1795" w:type="pct"/>
          </w:tcPr>
          <w:p w14:paraId="579008EA" w14:textId="4B9F33F8" w:rsidR="00010700" w:rsidRPr="00773417" w:rsidRDefault="00010700" w:rsidP="006B20A8">
            <w:pPr>
              <w:rPr>
                <w:szCs w:val="20"/>
              </w:rPr>
            </w:pPr>
            <w:r>
              <w:rPr>
                <w:szCs w:val="20"/>
              </w:rPr>
              <w:t>Table is not sorted in accordance to model requirements.</w:t>
            </w:r>
          </w:p>
        </w:tc>
      </w:tr>
      <w:tr w:rsidR="006B20A8" w:rsidRPr="00773417" w14:paraId="7A5A1332" w14:textId="77777777" w:rsidTr="006B20A8">
        <w:trPr>
          <w:cantSplit/>
        </w:trPr>
        <w:tc>
          <w:tcPr>
            <w:tcW w:w="687" w:type="pct"/>
          </w:tcPr>
          <w:p w14:paraId="35089786"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5A9B1D8" w14:textId="77777777" w:rsidR="006B20A8" w:rsidRPr="00773417" w:rsidRDefault="006B20A8" w:rsidP="006B20A8">
            <w:pPr>
              <w:rPr>
                <w:szCs w:val="20"/>
              </w:rPr>
            </w:pPr>
            <w:r w:rsidRPr="00773417">
              <w:rPr>
                <w:rFonts w:cstheme="minorHAnsi"/>
                <w:bCs/>
                <w:color w:val="000000"/>
                <w:szCs w:val="20"/>
              </w:rPr>
              <w:t>MPatID</w:t>
            </w:r>
          </w:p>
        </w:tc>
        <w:tc>
          <w:tcPr>
            <w:tcW w:w="1465" w:type="pct"/>
          </w:tcPr>
          <w:p w14:paraId="7A186DDA" w14:textId="77777777" w:rsidR="006B20A8" w:rsidRPr="00773417" w:rsidRDefault="006B20A8" w:rsidP="006B20A8">
            <w:pPr>
              <w:rPr>
                <w:szCs w:val="20"/>
              </w:rPr>
            </w:pPr>
            <w:r w:rsidRPr="00773417">
              <w:rPr>
                <w:szCs w:val="20"/>
              </w:rPr>
              <w:t>Variable must exist</w:t>
            </w:r>
          </w:p>
        </w:tc>
        <w:tc>
          <w:tcPr>
            <w:tcW w:w="1795" w:type="pct"/>
          </w:tcPr>
          <w:p w14:paraId="163B41DA" w14:textId="77777777" w:rsidR="006B20A8" w:rsidRPr="00773417" w:rsidRDefault="006B20A8" w:rsidP="006B20A8">
            <w:pPr>
              <w:rPr>
                <w:szCs w:val="20"/>
              </w:rPr>
            </w:pPr>
            <w:r w:rsidRPr="00773417">
              <w:rPr>
                <w:szCs w:val="20"/>
              </w:rPr>
              <w:t>Variable does not exist</w:t>
            </w:r>
          </w:p>
        </w:tc>
      </w:tr>
      <w:tr w:rsidR="006B20A8" w:rsidRPr="00773417" w14:paraId="2E18BDC1" w14:textId="77777777" w:rsidTr="006B20A8">
        <w:trPr>
          <w:cantSplit/>
        </w:trPr>
        <w:tc>
          <w:tcPr>
            <w:tcW w:w="687" w:type="pct"/>
          </w:tcPr>
          <w:p w14:paraId="6C9F5E8C"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38FB0497" w14:textId="77777777" w:rsidR="006B20A8" w:rsidRPr="00773417" w:rsidRDefault="006B20A8" w:rsidP="006B20A8">
            <w:pPr>
              <w:rPr>
                <w:rFonts w:cstheme="minorHAnsi"/>
                <w:bCs/>
                <w:color w:val="000000"/>
                <w:szCs w:val="20"/>
              </w:rPr>
            </w:pPr>
            <w:r w:rsidRPr="00773417">
              <w:rPr>
                <w:rFonts w:cstheme="minorHAnsi"/>
                <w:color w:val="000000"/>
                <w:szCs w:val="20"/>
              </w:rPr>
              <w:t>MBirth_Date</w:t>
            </w:r>
          </w:p>
        </w:tc>
        <w:tc>
          <w:tcPr>
            <w:tcW w:w="1465" w:type="pct"/>
          </w:tcPr>
          <w:p w14:paraId="10EBE5B5" w14:textId="77777777" w:rsidR="006B20A8" w:rsidRPr="00773417" w:rsidRDefault="006B20A8" w:rsidP="006B20A8">
            <w:pPr>
              <w:rPr>
                <w:szCs w:val="20"/>
              </w:rPr>
            </w:pPr>
            <w:r w:rsidRPr="00773417">
              <w:rPr>
                <w:szCs w:val="20"/>
              </w:rPr>
              <w:t>Variable must exist</w:t>
            </w:r>
          </w:p>
        </w:tc>
        <w:tc>
          <w:tcPr>
            <w:tcW w:w="1795" w:type="pct"/>
          </w:tcPr>
          <w:p w14:paraId="44D803DB" w14:textId="77777777" w:rsidR="006B20A8" w:rsidRPr="00773417" w:rsidRDefault="006B20A8" w:rsidP="006B20A8">
            <w:pPr>
              <w:rPr>
                <w:szCs w:val="20"/>
              </w:rPr>
            </w:pPr>
            <w:r w:rsidRPr="00773417">
              <w:rPr>
                <w:szCs w:val="20"/>
              </w:rPr>
              <w:t>Variable does not exist</w:t>
            </w:r>
          </w:p>
        </w:tc>
      </w:tr>
      <w:tr w:rsidR="006B20A8" w:rsidRPr="00773417" w14:paraId="379AA13C" w14:textId="77777777" w:rsidTr="006B20A8">
        <w:trPr>
          <w:cantSplit/>
        </w:trPr>
        <w:tc>
          <w:tcPr>
            <w:tcW w:w="687" w:type="pct"/>
          </w:tcPr>
          <w:p w14:paraId="06345CC0"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21D6D7BE" w14:textId="77777777" w:rsidR="006B20A8" w:rsidRPr="00773417" w:rsidRDefault="006B20A8" w:rsidP="006B20A8">
            <w:pPr>
              <w:rPr>
                <w:rFonts w:cstheme="minorHAnsi"/>
                <w:color w:val="000000"/>
                <w:szCs w:val="20"/>
              </w:rPr>
            </w:pPr>
            <w:r w:rsidRPr="00773417">
              <w:rPr>
                <w:rFonts w:cstheme="minorHAnsi"/>
                <w:color w:val="000000"/>
                <w:szCs w:val="20"/>
              </w:rPr>
              <w:t>Age</w:t>
            </w:r>
          </w:p>
        </w:tc>
        <w:tc>
          <w:tcPr>
            <w:tcW w:w="1465" w:type="pct"/>
          </w:tcPr>
          <w:p w14:paraId="4A1F4B05" w14:textId="77777777" w:rsidR="006B20A8" w:rsidRPr="00773417" w:rsidRDefault="006B20A8" w:rsidP="006B20A8">
            <w:pPr>
              <w:rPr>
                <w:szCs w:val="20"/>
              </w:rPr>
            </w:pPr>
            <w:r w:rsidRPr="00773417">
              <w:rPr>
                <w:szCs w:val="20"/>
              </w:rPr>
              <w:t>Variable must exist</w:t>
            </w:r>
          </w:p>
        </w:tc>
        <w:tc>
          <w:tcPr>
            <w:tcW w:w="1795" w:type="pct"/>
          </w:tcPr>
          <w:p w14:paraId="2D8DE518" w14:textId="77777777" w:rsidR="006B20A8" w:rsidRPr="00773417" w:rsidRDefault="006B20A8" w:rsidP="006B20A8">
            <w:pPr>
              <w:rPr>
                <w:szCs w:val="20"/>
              </w:rPr>
            </w:pPr>
            <w:r w:rsidRPr="00773417">
              <w:rPr>
                <w:szCs w:val="20"/>
              </w:rPr>
              <w:t>Variable does not exist</w:t>
            </w:r>
          </w:p>
        </w:tc>
      </w:tr>
      <w:tr w:rsidR="006B20A8" w:rsidRPr="00773417" w14:paraId="1D724A4B" w14:textId="77777777" w:rsidTr="006B20A8">
        <w:trPr>
          <w:cantSplit/>
        </w:trPr>
        <w:tc>
          <w:tcPr>
            <w:tcW w:w="687" w:type="pct"/>
          </w:tcPr>
          <w:p w14:paraId="42285AA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129B88B" w14:textId="77777777" w:rsidR="006B20A8" w:rsidRPr="00773417" w:rsidRDefault="006B20A8" w:rsidP="006B20A8">
            <w:pPr>
              <w:rPr>
                <w:rFonts w:cstheme="minorHAnsi"/>
                <w:bCs/>
                <w:color w:val="000000"/>
                <w:szCs w:val="20"/>
              </w:rPr>
            </w:pPr>
            <w:r w:rsidRPr="00773417">
              <w:rPr>
                <w:rFonts w:cstheme="minorHAnsi"/>
                <w:bCs/>
                <w:color w:val="000000"/>
                <w:szCs w:val="20"/>
              </w:rPr>
              <w:t>EncounterID</w:t>
            </w:r>
          </w:p>
        </w:tc>
        <w:tc>
          <w:tcPr>
            <w:tcW w:w="1465" w:type="pct"/>
          </w:tcPr>
          <w:p w14:paraId="58996F1B" w14:textId="77777777" w:rsidR="006B20A8" w:rsidRPr="00773417" w:rsidRDefault="006B20A8" w:rsidP="006B20A8">
            <w:pPr>
              <w:rPr>
                <w:szCs w:val="20"/>
              </w:rPr>
            </w:pPr>
            <w:r w:rsidRPr="00773417">
              <w:rPr>
                <w:szCs w:val="20"/>
              </w:rPr>
              <w:t>Variable must exist</w:t>
            </w:r>
          </w:p>
        </w:tc>
        <w:tc>
          <w:tcPr>
            <w:tcW w:w="1795" w:type="pct"/>
          </w:tcPr>
          <w:p w14:paraId="11484B02" w14:textId="77777777" w:rsidR="006B20A8" w:rsidRPr="00773417" w:rsidRDefault="006B20A8" w:rsidP="006B20A8">
            <w:pPr>
              <w:rPr>
                <w:szCs w:val="20"/>
              </w:rPr>
            </w:pPr>
            <w:r w:rsidRPr="00773417">
              <w:rPr>
                <w:szCs w:val="20"/>
              </w:rPr>
              <w:t>Variable does not exist</w:t>
            </w:r>
          </w:p>
        </w:tc>
      </w:tr>
      <w:tr w:rsidR="006B20A8" w:rsidRPr="00773417" w14:paraId="0B01564D" w14:textId="77777777" w:rsidTr="006B20A8">
        <w:trPr>
          <w:cantSplit/>
        </w:trPr>
        <w:tc>
          <w:tcPr>
            <w:tcW w:w="687" w:type="pct"/>
          </w:tcPr>
          <w:p w14:paraId="4498EC6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9B2C885" w14:textId="77777777" w:rsidR="006B20A8" w:rsidRPr="00773417" w:rsidRDefault="006B20A8" w:rsidP="006B20A8">
            <w:pPr>
              <w:rPr>
                <w:rFonts w:cstheme="minorHAnsi"/>
                <w:bCs/>
                <w:color w:val="000000"/>
                <w:szCs w:val="20"/>
              </w:rPr>
            </w:pPr>
            <w:r w:rsidRPr="00773417">
              <w:rPr>
                <w:rFonts w:cstheme="minorHAnsi"/>
                <w:bCs/>
                <w:color w:val="000000"/>
                <w:szCs w:val="20"/>
              </w:rPr>
              <w:t>Enc_Type</w:t>
            </w:r>
          </w:p>
        </w:tc>
        <w:tc>
          <w:tcPr>
            <w:tcW w:w="1465" w:type="pct"/>
          </w:tcPr>
          <w:p w14:paraId="1AC375A1" w14:textId="77777777" w:rsidR="006B20A8" w:rsidRPr="00773417" w:rsidRDefault="006B20A8" w:rsidP="006B20A8">
            <w:pPr>
              <w:rPr>
                <w:szCs w:val="20"/>
              </w:rPr>
            </w:pPr>
            <w:r w:rsidRPr="00773417">
              <w:rPr>
                <w:szCs w:val="20"/>
              </w:rPr>
              <w:t>Variable must exist</w:t>
            </w:r>
          </w:p>
        </w:tc>
        <w:tc>
          <w:tcPr>
            <w:tcW w:w="1795" w:type="pct"/>
          </w:tcPr>
          <w:p w14:paraId="578456C3" w14:textId="77777777" w:rsidR="006B20A8" w:rsidRPr="00773417" w:rsidRDefault="006B20A8" w:rsidP="006B20A8">
            <w:pPr>
              <w:rPr>
                <w:szCs w:val="20"/>
              </w:rPr>
            </w:pPr>
            <w:r w:rsidRPr="00773417">
              <w:rPr>
                <w:szCs w:val="20"/>
              </w:rPr>
              <w:t>Variable does not exist</w:t>
            </w:r>
          </w:p>
        </w:tc>
      </w:tr>
      <w:tr w:rsidR="006B20A8" w:rsidRPr="00773417" w14:paraId="3F0D0813" w14:textId="77777777" w:rsidTr="006B20A8">
        <w:trPr>
          <w:cantSplit/>
        </w:trPr>
        <w:tc>
          <w:tcPr>
            <w:tcW w:w="687" w:type="pct"/>
          </w:tcPr>
          <w:p w14:paraId="4D588B2F"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8E0614A" w14:textId="77777777" w:rsidR="006B20A8" w:rsidRPr="00773417" w:rsidRDefault="006B20A8" w:rsidP="006B20A8">
            <w:pPr>
              <w:rPr>
                <w:rFonts w:cstheme="minorHAnsi"/>
                <w:bCs/>
                <w:color w:val="000000"/>
                <w:szCs w:val="20"/>
              </w:rPr>
            </w:pPr>
            <w:r w:rsidRPr="00773417">
              <w:rPr>
                <w:rFonts w:cstheme="minorHAnsi"/>
                <w:bCs/>
                <w:color w:val="000000"/>
                <w:szCs w:val="20"/>
              </w:rPr>
              <w:t>ADate</w:t>
            </w:r>
          </w:p>
        </w:tc>
        <w:tc>
          <w:tcPr>
            <w:tcW w:w="1465" w:type="pct"/>
          </w:tcPr>
          <w:p w14:paraId="33013E35" w14:textId="77777777" w:rsidR="006B20A8" w:rsidRPr="00773417" w:rsidRDefault="006B20A8" w:rsidP="006B20A8">
            <w:pPr>
              <w:rPr>
                <w:szCs w:val="20"/>
              </w:rPr>
            </w:pPr>
            <w:r w:rsidRPr="00773417">
              <w:rPr>
                <w:szCs w:val="20"/>
              </w:rPr>
              <w:t>Variable must exist</w:t>
            </w:r>
          </w:p>
        </w:tc>
        <w:tc>
          <w:tcPr>
            <w:tcW w:w="1795" w:type="pct"/>
          </w:tcPr>
          <w:p w14:paraId="51BC476D" w14:textId="77777777" w:rsidR="006B20A8" w:rsidRPr="00773417" w:rsidRDefault="006B20A8" w:rsidP="006B20A8">
            <w:pPr>
              <w:rPr>
                <w:szCs w:val="20"/>
              </w:rPr>
            </w:pPr>
            <w:r w:rsidRPr="00773417">
              <w:rPr>
                <w:szCs w:val="20"/>
              </w:rPr>
              <w:t>Variable does not exist</w:t>
            </w:r>
          </w:p>
        </w:tc>
      </w:tr>
      <w:tr w:rsidR="006B20A8" w:rsidRPr="00773417" w14:paraId="5364098E" w14:textId="77777777" w:rsidTr="006B20A8">
        <w:trPr>
          <w:cantSplit/>
        </w:trPr>
        <w:tc>
          <w:tcPr>
            <w:tcW w:w="687" w:type="pct"/>
          </w:tcPr>
          <w:p w14:paraId="71FB94D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B8926E9" w14:textId="77777777" w:rsidR="006B20A8" w:rsidRPr="00773417" w:rsidRDefault="006B20A8" w:rsidP="006B20A8">
            <w:pPr>
              <w:rPr>
                <w:rFonts w:cstheme="minorHAnsi"/>
                <w:bCs/>
                <w:color w:val="000000"/>
                <w:szCs w:val="20"/>
              </w:rPr>
            </w:pPr>
            <w:r w:rsidRPr="00773417">
              <w:rPr>
                <w:rFonts w:cstheme="minorHAnsi"/>
                <w:bCs/>
                <w:color w:val="000000"/>
                <w:szCs w:val="20"/>
              </w:rPr>
              <w:t>DDate</w:t>
            </w:r>
          </w:p>
        </w:tc>
        <w:tc>
          <w:tcPr>
            <w:tcW w:w="1465" w:type="pct"/>
          </w:tcPr>
          <w:p w14:paraId="37A6A4C4" w14:textId="77777777" w:rsidR="006B20A8" w:rsidRPr="00773417" w:rsidRDefault="006B20A8" w:rsidP="006B20A8">
            <w:pPr>
              <w:rPr>
                <w:szCs w:val="20"/>
              </w:rPr>
            </w:pPr>
            <w:r w:rsidRPr="00773417">
              <w:rPr>
                <w:szCs w:val="20"/>
              </w:rPr>
              <w:t>Variable must exist</w:t>
            </w:r>
          </w:p>
        </w:tc>
        <w:tc>
          <w:tcPr>
            <w:tcW w:w="1795" w:type="pct"/>
          </w:tcPr>
          <w:p w14:paraId="0F0BD12B" w14:textId="77777777" w:rsidR="006B20A8" w:rsidRPr="00773417" w:rsidRDefault="006B20A8" w:rsidP="006B20A8">
            <w:pPr>
              <w:rPr>
                <w:szCs w:val="20"/>
              </w:rPr>
            </w:pPr>
            <w:r w:rsidRPr="00773417">
              <w:rPr>
                <w:szCs w:val="20"/>
              </w:rPr>
              <w:t>Variable does not exist</w:t>
            </w:r>
          </w:p>
        </w:tc>
      </w:tr>
      <w:tr w:rsidR="006B20A8" w:rsidRPr="00773417" w14:paraId="76BF46D0" w14:textId="77777777" w:rsidTr="006B20A8">
        <w:trPr>
          <w:cantSplit/>
        </w:trPr>
        <w:tc>
          <w:tcPr>
            <w:tcW w:w="687" w:type="pct"/>
          </w:tcPr>
          <w:p w14:paraId="3FCF697F"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130F0FF8" w14:textId="77777777" w:rsidR="006B20A8" w:rsidRPr="00773417" w:rsidRDefault="006B20A8" w:rsidP="006B20A8">
            <w:pPr>
              <w:rPr>
                <w:rFonts w:cstheme="minorHAnsi"/>
                <w:color w:val="000000"/>
                <w:szCs w:val="20"/>
              </w:rPr>
            </w:pPr>
            <w:r w:rsidRPr="00773417">
              <w:rPr>
                <w:rFonts w:cstheme="minorHAnsi"/>
                <w:bCs/>
                <w:color w:val="000000"/>
                <w:szCs w:val="20"/>
              </w:rPr>
              <w:t>CPatID</w:t>
            </w:r>
          </w:p>
        </w:tc>
        <w:tc>
          <w:tcPr>
            <w:tcW w:w="1465" w:type="pct"/>
          </w:tcPr>
          <w:p w14:paraId="43E466F9" w14:textId="77777777" w:rsidR="006B20A8" w:rsidRPr="00773417" w:rsidRDefault="006B20A8" w:rsidP="006B20A8">
            <w:pPr>
              <w:rPr>
                <w:szCs w:val="20"/>
              </w:rPr>
            </w:pPr>
            <w:r w:rsidRPr="00773417">
              <w:rPr>
                <w:szCs w:val="20"/>
              </w:rPr>
              <w:t>Variable must exist</w:t>
            </w:r>
          </w:p>
        </w:tc>
        <w:tc>
          <w:tcPr>
            <w:tcW w:w="1795" w:type="pct"/>
          </w:tcPr>
          <w:p w14:paraId="2C4F3C0B" w14:textId="77777777" w:rsidR="006B20A8" w:rsidRPr="00773417" w:rsidRDefault="006B20A8" w:rsidP="006B20A8">
            <w:pPr>
              <w:rPr>
                <w:szCs w:val="20"/>
              </w:rPr>
            </w:pPr>
            <w:r w:rsidRPr="00773417">
              <w:rPr>
                <w:szCs w:val="20"/>
              </w:rPr>
              <w:t>Variable does not exist</w:t>
            </w:r>
          </w:p>
        </w:tc>
      </w:tr>
      <w:tr w:rsidR="006B20A8" w:rsidRPr="00773417" w14:paraId="3A231F98" w14:textId="77777777" w:rsidTr="006B20A8">
        <w:trPr>
          <w:cantSplit/>
        </w:trPr>
        <w:tc>
          <w:tcPr>
            <w:tcW w:w="687" w:type="pct"/>
          </w:tcPr>
          <w:p w14:paraId="230C8B1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3405F4D" w14:textId="77777777" w:rsidR="006B20A8" w:rsidRPr="00773417" w:rsidRDefault="006B20A8" w:rsidP="006B20A8">
            <w:pPr>
              <w:rPr>
                <w:rFonts w:cstheme="minorHAnsi"/>
                <w:bCs/>
                <w:color w:val="000000"/>
                <w:szCs w:val="20"/>
              </w:rPr>
            </w:pPr>
            <w:r w:rsidRPr="00773417">
              <w:rPr>
                <w:rFonts w:cstheme="minorHAnsi"/>
                <w:bCs/>
                <w:color w:val="000000"/>
                <w:szCs w:val="20"/>
              </w:rPr>
              <w:t>CBirth_Date</w:t>
            </w:r>
          </w:p>
        </w:tc>
        <w:tc>
          <w:tcPr>
            <w:tcW w:w="1465" w:type="pct"/>
          </w:tcPr>
          <w:p w14:paraId="4794C911" w14:textId="77777777" w:rsidR="006B20A8" w:rsidRPr="00773417" w:rsidRDefault="006B20A8" w:rsidP="006B20A8">
            <w:pPr>
              <w:rPr>
                <w:szCs w:val="20"/>
              </w:rPr>
            </w:pPr>
            <w:r w:rsidRPr="00773417">
              <w:rPr>
                <w:szCs w:val="20"/>
              </w:rPr>
              <w:t>Variable must exist</w:t>
            </w:r>
          </w:p>
        </w:tc>
        <w:tc>
          <w:tcPr>
            <w:tcW w:w="1795" w:type="pct"/>
          </w:tcPr>
          <w:p w14:paraId="31F25E94" w14:textId="77777777" w:rsidR="006B20A8" w:rsidRPr="00773417" w:rsidRDefault="006B20A8" w:rsidP="006B20A8">
            <w:pPr>
              <w:rPr>
                <w:szCs w:val="20"/>
              </w:rPr>
            </w:pPr>
            <w:r w:rsidRPr="00773417">
              <w:rPr>
                <w:szCs w:val="20"/>
              </w:rPr>
              <w:t>Variable does not exist</w:t>
            </w:r>
          </w:p>
        </w:tc>
      </w:tr>
      <w:tr w:rsidR="006B20A8" w:rsidRPr="00773417" w14:paraId="59A1D5A6" w14:textId="77777777" w:rsidTr="006B20A8">
        <w:trPr>
          <w:cantSplit/>
        </w:trPr>
        <w:tc>
          <w:tcPr>
            <w:tcW w:w="687" w:type="pct"/>
          </w:tcPr>
          <w:p w14:paraId="707FDD29"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4547104"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6680A1DC" w14:textId="77777777" w:rsidR="006B20A8" w:rsidRPr="00773417" w:rsidRDefault="006B20A8" w:rsidP="006B20A8">
            <w:pPr>
              <w:rPr>
                <w:szCs w:val="20"/>
              </w:rPr>
            </w:pPr>
            <w:r w:rsidRPr="00773417">
              <w:rPr>
                <w:szCs w:val="20"/>
              </w:rPr>
              <w:t>Variable must exist</w:t>
            </w:r>
          </w:p>
        </w:tc>
        <w:tc>
          <w:tcPr>
            <w:tcW w:w="1795" w:type="pct"/>
          </w:tcPr>
          <w:p w14:paraId="6FCE550D" w14:textId="77777777" w:rsidR="006B20A8" w:rsidRPr="00773417" w:rsidRDefault="006B20A8" w:rsidP="006B20A8">
            <w:pPr>
              <w:rPr>
                <w:szCs w:val="20"/>
              </w:rPr>
            </w:pPr>
            <w:r w:rsidRPr="00773417">
              <w:rPr>
                <w:szCs w:val="20"/>
              </w:rPr>
              <w:t>Variable does not exist</w:t>
            </w:r>
          </w:p>
        </w:tc>
      </w:tr>
      <w:tr w:rsidR="006B20A8" w:rsidRPr="00773417" w14:paraId="7656E4FF" w14:textId="77777777" w:rsidTr="006B20A8">
        <w:trPr>
          <w:cantSplit/>
        </w:trPr>
        <w:tc>
          <w:tcPr>
            <w:tcW w:w="687" w:type="pct"/>
          </w:tcPr>
          <w:p w14:paraId="308E19F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6862E2E" w14:textId="77777777" w:rsidR="006B20A8" w:rsidRPr="00773417" w:rsidRDefault="006B20A8" w:rsidP="006B20A8">
            <w:pPr>
              <w:rPr>
                <w:rFonts w:cstheme="minorHAnsi"/>
                <w:bCs/>
                <w:color w:val="000000"/>
                <w:szCs w:val="20"/>
              </w:rPr>
            </w:pPr>
            <w:r w:rsidRPr="00773417">
              <w:rPr>
                <w:rFonts w:cstheme="minorHAnsi"/>
                <w:bCs/>
                <w:color w:val="000000"/>
                <w:szCs w:val="20"/>
              </w:rPr>
              <w:t>CEnr_Start</w:t>
            </w:r>
          </w:p>
        </w:tc>
        <w:tc>
          <w:tcPr>
            <w:tcW w:w="1465" w:type="pct"/>
          </w:tcPr>
          <w:p w14:paraId="74A68FAC" w14:textId="77777777" w:rsidR="006B20A8" w:rsidRPr="00773417" w:rsidRDefault="006B20A8" w:rsidP="006B20A8">
            <w:pPr>
              <w:rPr>
                <w:szCs w:val="20"/>
              </w:rPr>
            </w:pPr>
            <w:r w:rsidRPr="00773417">
              <w:rPr>
                <w:szCs w:val="20"/>
              </w:rPr>
              <w:t>Variable must exist</w:t>
            </w:r>
          </w:p>
        </w:tc>
        <w:tc>
          <w:tcPr>
            <w:tcW w:w="1795" w:type="pct"/>
          </w:tcPr>
          <w:p w14:paraId="34E2A814" w14:textId="77777777" w:rsidR="006B20A8" w:rsidRPr="00773417" w:rsidRDefault="006B20A8" w:rsidP="006B20A8">
            <w:pPr>
              <w:rPr>
                <w:szCs w:val="20"/>
              </w:rPr>
            </w:pPr>
            <w:r w:rsidRPr="00773417">
              <w:rPr>
                <w:szCs w:val="20"/>
              </w:rPr>
              <w:t>Variable does not exist</w:t>
            </w:r>
          </w:p>
        </w:tc>
      </w:tr>
      <w:tr w:rsidR="006B20A8" w:rsidRPr="00773417" w14:paraId="3E18D095" w14:textId="77777777" w:rsidTr="006B20A8">
        <w:trPr>
          <w:cantSplit/>
        </w:trPr>
        <w:tc>
          <w:tcPr>
            <w:tcW w:w="687" w:type="pct"/>
          </w:tcPr>
          <w:p w14:paraId="7E9C13C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44AEBC8A" w14:textId="77777777" w:rsidR="006B20A8" w:rsidRPr="00773417" w:rsidRDefault="006B20A8" w:rsidP="006B20A8">
            <w:pPr>
              <w:rPr>
                <w:rFonts w:cstheme="minorHAnsi"/>
                <w:bCs/>
                <w:color w:val="000000"/>
                <w:szCs w:val="20"/>
              </w:rPr>
            </w:pPr>
            <w:r w:rsidRPr="00773417">
              <w:rPr>
                <w:rFonts w:cstheme="minorHAnsi"/>
                <w:bCs/>
                <w:color w:val="000000"/>
                <w:szCs w:val="20"/>
              </w:rPr>
              <w:t>MatchMethod</w:t>
            </w:r>
          </w:p>
        </w:tc>
        <w:tc>
          <w:tcPr>
            <w:tcW w:w="1465" w:type="pct"/>
          </w:tcPr>
          <w:p w14:paraId="7E83C37C" w14:textId="77777777" w:rsidR="006B20A8" w:rsidRPr="00773417" w:rsidRDefault="006B20A8" w:rsidP="006B20A8">
            <w:pPr>
              <w:rPr>
                <w:szCs w:val="20"/>
              </w:rPr>
            </w:pPr>
            <w:r w:rsidRPr="00773417">
              <w:rPr>
                <w:szCs w:val="20"/>
              </w:rPr>
              <w:t>Variable must exist</w:t>
            </w:r>
          </w:p>
        </w:tc>
        <w:tc>
          <w:tcPr>
            <w:tcW w:w="1795" w:type="pct"/>
          </w:tcPr>
          <w:p w14:paraId="1FEF6595" w14:textId="77777777" w:rsidR="006B20A8" w:rsidRPr="00773417" w:rsidRDefault="006B20A8" w:rsidP="006B20A8">
            <w:pPr>
              <w:rPr>
                <w:szCs w:val="20"/>
              </w:rPr>
            </w:pPr>
            <w:r w:rsidRPr="00773417">
              <w:rPr>
                <w:szCs w:val="20"/>
              </w:rPr>
              <w:t>Variable does not exist</w:t>
            </w:r>
          </w:p>
        </w:tc>
      </w:tr>
      <w:tr w:rsidR="006B20A8" w:rsidRPr="00773417" w14:paraId="55FE5290" w14:textId="77777777" w:rsidTr="006B20A8">
        <w:trPr>
          <w:cantSplit/>
        </w:trPr>
        <w:tc>
          <w:tcPr>
            <w:tcW w:w="687" w:type="pct"/>
          </w:tcPr>
          <w:p w14:paraId="5906BA98"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72314A95" w14:textId="77777777" w:rsidR="006B20A8" w:rsidRPr="00773417" w:rsidRDefault="006B20A8" w:rsidP="006B20A8">
            <w:pPr>
              <w:rPr>
                <w:rFonts w:cstheme="minorHAnsi"/>
                <w:bCs/>
                <w:color w:val="000000"/>
                <w:szCs w:val="20"/>
              </w:rPr>
            </w:pPr>
            <w:r w:rsidRPr="00773417">
              <w:rPr>
                <w:rFonts w:cstheme="minorHAnsi"/>
                <w:color w:val="000000"/>
                <w:szCs w:val="20"/>
              </w:rPr>
              <w:t>Birth_Type</w:t>
            </w:r>
          </w:p>
        </w:tc>
        <w:tc>
          <w:tcPr>
            <w:tcW w:w="1465" w:type="pct"/>
          </w:tcPr>
          <w:p w14:paraId="68072F83" w14:textId="77777777" w:rsidR="006B20A8" w:rsidRPr="00773417" w:rsidRDefault="006B20A8" w:rsidP="006B20A8">
            <w:pPr>
              <w:rPr>
                <w:szCs w:val="20"/>
              </w:rPr>
            </w:pPr>
            <w:r w:rsidRPr="00773417">
              <w:rPr>
                <w:szCs w:val="20"/>
              </w:rPr>
              <w:t>Variable must exist</w:t>
            </w:r>
          </w:p>
        </w:tc>
        <w:tc>
          <w:tcPr>
            <w:tcW w:w="1795" w:type="pct"/>
          </w:tcPr>
          <w:p w14:paraId="76B69851" w14:textId="77777777" w:rsidR="006B20A8" w:rsidRPr="00773417" w:rsidRDefault="006B20A8" w:rsidP="006B20A8">
            <w:pPr>
              <w:rPr>
                <w:szCs w:val="20"/>
              </w:rPr>
            </w:pPr>
            <w:r w:rsidRPr="00773417">
              <w:rPr>
                <w:szCs w:val="20"/>
              </w:rPr>
              <w:t>Variable does not exist</w:t>
            </w:r>
          </w:p>
        </w:tc>
      </w:tr>
      <w:tr w:rsidR="006B20A8" w:rsidRPr="00773417" w14:paraId="427B141D" w14:textId="77777777" w:rsidTr="006B20A8">
        <w:trPr>
          <w:cantSplit/>
        </w:trPr>
        <w:tc>
          <w:tcPr>
            <w:tcW w:w="687" w:type="pct"/>
          </w:tcPr>
          <w:p w14:paraId="18B230F6"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070D0E42" w14:textId="77777777" w:rsidR="006B20A8" w:rsidRPr="00773417" w:rsidRDefault="006B20A8" w:rsidP="006B20A8">
            <w:pPr>
              <w:rPr>
                <w:rFonts w:cstheme="minorHAnsi"/>
                <w:color w:val="000000"/>
                <w:szCs w:val="20"/>
              </w:rPr>
            </w:pPr>
            <w:r w:rsidRPr="00773417">
              <w:rPr>
                <w:rFonts w:cstheme="minorHAnsi"/>
                <w:color w:val="000000"/>
                <w:szCs w:val="20"/>
              </w:rPr>
              <w:t>Birth_Type_Primes</w:t>
            </w:r>
          </w:p>
        </w:tc>
        <w:tc>
          <w:tcPr>
            <w:tcW w:w="1465" w:type="pct"/>
          </w:tcPr>
          <w:p w14:paraId="1AE8B8FE" w14:textId="77777777" w:rsidR="006B20A8" w:rsidRPr="00773417" w:rsidRDefault="006B20A8" w:rsidP="006B20A8">
            <w:pPr>
              <w:rPr>
                <w:szCs w:val="20"/>
              </w:rPr>
            </w:pPr>
            <w:r w:rsidRPr="00773417">
              <w:rPr>
                <w:szCs w:val="20"/>
              </w:rPr>
              <w:t>Variable must exist</w:t>
            </w:r>
          </w:p>
        </w:tc>
        <w:tc>
          <w:tcPr>
            <w:tcW w:w="1795" w:type="pct"/>
          </w:tcPr>
          <w:p w14:paraId="6D0DB8E5" w14:textId="77777777" w:rsidR="006B20A8" w:rsidRPr="00773417" w:rsidRDefault="006B20A8" w:rsidP="006B20A8">
            <w:pPr>
              <w:rPr>
                <w:szCs w:val="20"/>
              </w:rPr>
            </w:pPr>
            <w:r w:rsidRPr="00773417">
              <w:rPr>
                <w:szCs w:val="20"/>
              </w:rPr>
              <w:t>Variable does not exist</w:t>
            </w:r>
          </w:p>
        </w:tc>
      </w:tr>
      <w:tr w:rsidR="006B20A8" w:rsidRPr="00773417" w14:paraId="589EF165" w14:textId="77777777" w:rsidTr="006B20A8">
        <w:trPr>
          <w:cantSplit/>
        </w:trPr>
        <w:tc>
          <w:tcPr>
            <w:tcW w:w="687" w:type="pct"/>
          </w:tcPr>
          <w:p w14:paraId="06BF7E2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B580518" w14:textId="77777777" w:rsidR="006B20A8" w:rsidRPr="00773417" w:rsidRDefault="006B20A8" w:rsidP="006B20A8">
            <w:pPr>
              <w:rPr>
                <w:szCs w:val="20"/>
              </w:rPr>
            </w:pPr>
            <w:r w:rsidRPr="00773417">
              <w:rPr>
                <w:rFonts w:cstheme="minorHAnsi"/>
                <w:bCs/>
                <w:color w:val="000000"/>
                <w:szCs w:val="20"/>
              </w:rPr>
              <w:t>MPatID</w:t>
            </w:r>
          </w:p>
        </w:tc>
        <w:tc>
          <w:tcPr>
            <w:tcW w:w="1465" w:type="pct"/>
          </w:tcPr>
          <w:p w14:paraId="7AC862E0" w14:textId="164BF80B"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748620A3" w14:textId="77777777" w:rsidR="006B20A8" w:rsidRPr="00773417" w:rsidRDefault="006B20A8" w:rsidP="006B20A8">
            <w:pPr>
              <w:rPr>
                <w:szCs w:val="20"/>
              </w:rPr>
            </w:pPr>
            <w:r w:rsidRPr="00773417">
              <w:rPr>
                <w:szCs w:val="20"/>
              </w:rPr>
              <w:t>Different data type</w:t>
            </w:r>
          </w:p>
        </w:tc>
      </w:tr>
      <w:tr w:rsidR="006B20A8" w:rsidRPr="00773417" w14:paraId="416B0D6C" w14:textId="77777777" w:rsidTr="006B20A8">
        <w:trPr>
          <w:cantSplit/>
        </w:trPr>
        <w:tc>
          <w:tcPr>
            <w:tcW w:w="687" w:type="pct"/>
          </w:tcPr>
          <w:p w14:paraId="649F83FC"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69741A6" w14:textId="77777777" w:rsidR="006B20A8" w:rsidRPr="00773417" w:rsidRDefault="006B20A8" w:rsidP="006B20A8">
            <w:pPr>
              <w:rPr>
                <w:rFonts w:cstheme="minorHAnsi"/>
                <w:bCs/>
                <w:color w:val="000000"/>
                <w:szCs w:val="20"/>
              </w:rPr>
            </w:pPr>
            <w:r w:rsidRPr="00773417">
              <w:rPr>
                <w:rFonts w:cstheme="minorHAnsi"/>
                <w:color w:val="000000"/>
                <w:szCs w:val="20"/>
              </w:rPr>
              <w:t>MBirth_Date</w:t>
            </w:r>
          </w:p>
        </w:tc>
        <w:tc>
          <w:tcPr>
            <w:tcW w:w="1465" w:type="pct"/>
          </w:tcPr>
          <w:p w14:paraId="03BE54C0" w14:textId="77777777" w:rsidR="006B20A8" w:rsidRPr="00773417" w:rsidRDefault="006B20A8" w:rsidP="006B20A8">
            <w:pPr>
              <w:rPr>
                <w:szCs w:val="20"/>
              </w:rPr>
            </w:pPr>
            <w:r w:rsidRPr="00773417">
              <w:rPr>
                <w:szCs w:val="20"/>
              </w:rPr>
              <w:t>Variable must be numeric type</w:t>
            </w:r>
          </w:p>
        </w:tc>
        <w:tc>
          <w:tcPr>
            <w:tcW w:w="1795" w:type="pct"/>
          </w:tcPr>
          <w:p w14:paraId="37C5FC41" w14:textId="77777777" w:rsidR="006B20A8" w:rsidRPr="00773417" w:rsidRDefault="006B20A8" w:rsidP="006B20A8">
            <w:pPr>
              <w:rPr>
                <w:szCs w:val="20"/>
              </w:rPr>
            </w:pPr>
            <w:r w:rsidRPr="00773417">
              <w:rPr>
                <w:szCs w:val="20"/>
              </w:rPr>
              <w:t>Different data type</w:t>
            </w:r>
          </w:p>
        </w:tc>
      </w:tr>
      <w:tr w:rsidR="006B20A8" w:rsidRPr="00773417" w14:paraId="02FC20E8" w14:textId="77777777" w:rsidTr="006B20A8">
        <w:trPr>
          <w:cantSplit/>
        </w:trPr>
        <w:tc>
          <w:tcPr>
            <w:tcW w:w="687" w:type="pct"/>
          </w:tcPr>
          <w:p w14:paraId="42EED0D6"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ECE6B18" w14:textId="77777777" w:rsidR="006B20A8" w:rsidRPr="00773417" w:rsidRDefault="006B20A8" w:rsidP="006B20A8">
            <w:pPr>
              <w:rPr>
                <w:rFonts w:cstheme="minorHAnsi"/>
                <w:color w:val="000000"/>
                <w:szCs w:val="20"/>
              </w:rPr>
            </w:pPr>
            <w:r w:rsidRPr="00773417">
              <w:rPr>
                <w:rFonts w:cstheme="minorHAnsi"/>
                <w:color w:val="000000"/>
                <w:szCs w:val="20"/>
              </w:rPr>
              <w:t>Age</w:t>
            </w:r>
          </w:p>
        </w:tc>
        <w:tc>
          <w:tcPr>
            <w:tcW w:w="1465" w:type="pct"/>
          </w:tcPr>
          <w:p w14:paraId="2FEF7141" w14:textId="77777777" w:rsidR="006B20A8" w:rsidRPr="00773417" w:rsidRDefault="006B20A8" w:rsidP="006B20A8">
            <w:pPr>
              <w:rPr>
                <w:szCs w:val="20"/>
              </w:rPr>
            </w:pPr>
            <w:r w:rsidRPr="00773417">
              <w:rPr>
                <w:szCs w:val="20"/>
              </w:rPr>
              <w:t>Variable must be numeric type</w:t>
            </w:r>
          </w:p>
        </w:tc>
        <w:tc>
          <w:tcPr>
            <w:tcW w:w="1795" w:type="pct"/>
          </w:tcPr>
          <w:p w14:paraId="0FD895EB" w14:textId="77777777" w:rsidR="006B20A8" w:rsidRPr="00773417" w:rsidRDefault="006B20A8" w:rsidP="006B20A8">
            <w:pPr>
              <w:rPr>
                <w:szCs w:val="20"/>
              </w:rPr>
            </w:pPr>
            <w:r w:rsidRPr="00773417">
              <w:rPr>
                <w:szCs w:val="20"/>
              </w:rPr>
              <w:t>Different data type</w:t>
            </w:r>
          </w:p>
        </w:tc>
      </w:tr>
      <w:tr w:rsidR="006B20A8" w:rsidRPr="00773417" w14:paraId="1694B60C" w14:textId="77777777" w:rsidTr="006B20A8">
        <w:trPr>
          <w:cantSplit/>
        </w:trPr>
        <w:tc>
          <w:tcPr>
            <w:tcW w:w="687" w:type="pct"/>
          </w:tcPr>
          <w:p w14:paraId="1D87112A"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1AA4A88" w14:textId="77777777" w:rsidR="006B20A8" w:rsidRPr="00773417" w:rsidRDefault="006B20A8" w:rsidP="006B20A8">
            <w:pPr>
              <w:rPr>
                <w:rFonts w:cstheme="minorHAnsi"/>
                <w:bCs/>
                <w:color w:val="000000"/>
                <w:szCs w:val="20"/>
              </w:rPr>
            </w:pPr>
            <w:r w:rsidRPr="00773417">
              <w:rPr>
                <w:rFonts w:cstheme="minorHAnsi"/>
                <w:bCs/>
                <w:color w:val="000000"/>
                <w:szCs w:val="20"/>
              </w:rPr>
              <w:t>EncounterID</w:t>
            </w:r>
          </w:p>
        </w:tc>
        <w:tc>
          <w:tcPr>
            <w:tcW w:w="1465" w:type="pct"/>
          </w:tcPr>
          <w:p w14:paraId="5CFA1ED1" w14:textId="589A8E44"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027D28D9" w14:textId="77777777" w:rsidR="006B20A8" w:rsidRPr="00773417" w:rsidRDefault="006B20A8" w:rsidP="006B20A8">
            <w:pPr>
              <w:rPr>
                <w:szCs w:val="20"/>
              </w:rPr>
            </w:pPr>
            <w:r w:rsidRPr="00773417">
              <w:rPr>
                <w:szCs w:val="20"/>
              </w:rPr>
              <w:t>Different data type</w:t>
            </w:r>
          </w:p>
        </w:tc>
      </w:tr>
      <w:tr w:rsidR="006B20A8" w:rsidRPr="00773417" w14:paraId="7CC86248" w14:textId="77777777" w:rsidTr="006B20A8">
        <w:trPr>
          <w:cantSplit/>
        </w:trPr>
        <w:tc>
          <w:tcPr>
            <w:tcW w:w="687" w:type="pct"/>
          </w:tcPr>
          <w:p w14:paraId="62189A17"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4DC49E2" w14:textId="77777777" w:rsidR="006B20A8" w:rsidRPr="00773417" w:rsidRDefault="006B20A8" w:rsidP="006B20A8">
            <w:pPr>
              <w:rPr>
                <w:rFonts w:cstheme="minorHAnsi"/>
                <w:bCs/>
                <w:color w:val="000000"/>
                <w:szCs w:val="20"/>
              </w:rPr>
            </w:pPr>
            <w:r w:rsidRPr="00773417">
              <w:rPr>
                <w:rFonts w:cstheme="minorHAnsi"/>
                <w:bCs/>
                <w:color w:val="000000"/>
                <w:szCs w:val="20"/>
              </w:rPr>
              <w:t>EncType</w:t>
            </w:r>
          </w:p>
        </w:tc>
        <w:tc>
          <w:tcPr>
            <w:tcW w:w="1465" w:type="pct"/>
          </w:tcPr>
          <w:p w14:paraId="720B41A9" w14:textId="77777777" w:rsidR="006B20A8" w:rsidRPr="00773417" w:rsidRDefault="006B20A8" w:rsidP="006B20A8">
            <w:pPr>
              <w:rPr>
                <w:szCs w:val="20"/>
              </w:rPr>
            </w:pPr>
            <w:r w:rsidRPr="00773417">
              <w:rPr>
                <w:szCs w:val="20"/>
              </w:rPr>
              <w:t>Variable must be character type</w:t>
            </w:r>
          </w:p>
        </w:tc>
        <w:tc>
          <w:tcPr>
            <w:tcW w:w="1795" w:type="pct"/>
          </w:tcPr>
          <w:p w14:paraId="34E2D313" w14:textId="77777777" w:rsidR="006B20A8" w:rsidRPr="00773417" w:rsidRDefault="006B20A8" w:rsidP="006B20A8">
            <w:pPr>
              <w:rPr>
                <w:szCs w:val="20"/>
              </w:rPr>
            </w:pPr>
            <w:r w:rsidRPr="00773417">
              <w:rPr>
                <w:szCs w:val="20"/>
              </w:rPr>
              <w:t>Different data type</w:t>
            </w:r>
          </w:p>
        </w:tc>
      </w:tr>
      <w:tr w:rsidR="006B20A8" w:rsidRPr="00773417" w14:paraId="7F721CFA" w14:textId="77777777" w:rsidTr="006B20A8">
        <w:trPr>
          <w:cantSplit/>
        </w:trPr>
        <w:tc>
          <w:tcPr>
            <w:tcW w:w="687" w:type="pct"/>
          </w:tcPr>
          <w:p w14:paraId="2E6F50F4"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F817096" w14:textId="77777777" w:rsidR="006B20A8" w:rsidRPr="00773417" w:rsidRDefault="006B20A8" w:rsidP="006B20A8">
            <w:pPr>
              <w:rPr>
                <w:rFonts w:cstheme="minorHAnsi"/>
                <w:bCs/>
                <w:color w:val="000000"/>
                <w:szCs w:val="20"/>
              </w:rPr>
            </w:pPr>
            <w:r w:rsidRPr="00773417">
              <w:rPr>
                <w:rFonts w:cstheme="minorHAnsi"/>
                <w:bCs/>
                <w:color w:val="000000"/>
                <w:szCs w:val="20"/>
              </w:rPr>
              <w:t>ADate</w:t>
            </w:r>
          </w:p>
        </w:tc>
        <w:tc>
          <w:tcPr>
            <w:tcW w:w="1465" w:type="pct"/>
          </w:tcPr>
          <w:p w14:paraId="23C9236E" w14:textId="77777777" w:rsidR="006B20A8" w:rsidRPr="00773417" w:rsidRDefault="006B20A8" w:rsidP="006B20A8">
            <w:pPr>
              <w:rPr>
                <w:szCs w:val="20"/>
              </w:rPr>
            </w:pPr>
            <w:r w:rsidRPr="00773417">
              <w:rPr>
                <w:szCs w:val="20"/>
              </w:rPr>
              <w:t>Variable must be numeric type</w:t>
            </w:r>
          </w:p>
        </w:tc>
        <w:tc>
          <w:tcPr>
            <w:tcW w:w="1795" w:type="pct"/>
          </w:tcPr>
          <w:p w14:paraId="7660ED07" w14:textId="77777777" w:rsidR="006B20A8" w:rsidRPr="00773417" w:rsidRDefault="006B20A8" w:rsidP="006B20A8">
            <w:pPr>
              <w:rPr>
                <w:szCs w:val="20"/>
              </w:rPr>
            </w:pPr>
            <w:r w:rsidRPr="00773417">
              <w:rPr>
                <w:szCs w:val="20"/>
              </w:rPr>
              <w:t>Different data type</w:t>
            </w:r>
          </w:p>
        </w:tc>
      </w:tr>
      <w:tr w:rsidR="006B20A8" w:rsidRPr="00773417" w14:paraId="4E6495CA" w14:textId="77777777" w:rsidTr="006B20A8">
        <w:trPr>
          <w:cantSplit/>
        </w:trPr>
        <w:tc>
          <w:tcPr>
            <w:tcW w:w="687" w:type="pct"/>
          </w:tcPr>
          <w:p w14:paraId="57CE9157"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AAA8D73" w14:textId="77777777" w:rsidR="006B20A8" w:rsidRPr="00773417" w:rsidRDefault="006B20A8" w:rsidP="006B20A8">
            <w:pPr>
              <w:rPr>
                <w:rFonts w:cstheme="minorHAnsi"/>
                <w:bCs/>
                <w:color w:val="000000"/>
                <w:szCs w:val="20"/>
              </w:rPr>
            </w:pPr>
            <w:r w:rsidRPr="00773417">
              <w:rPr>
                <w:rFonts w:cstheme="minorHAnsi"/>
                <w:bCs/>
                <w:color w:val="000000"/>
                <w:szCs w:val="20"/>
              </w:rPr>
              <w:t>DDate</w:t>
            </w:r>
          </w:p>
        </w:tc>
        <w:tc>
          <w:tcPr>
            <w:tcW w:w="1465" w:type="pct"/>
          </w:tcPr>
          <w:p w14:paraId="6C013C42" w14:textId="77777777" w:rsidR="006B20A8" w:rsidRPr="00773417" w:rsidRDefault="006B20A8" w:rsidP="006B20A8">
            <w:pPr>
              <w:rPr>
                <w:szCs w:val="20"/>
              </w:rPr>
            </w:pPr>
            <w:r w:rsidRPr="00773417">
              <w:rPr>
                <w:szCs w:val="20"/>
              </w:rPr>
              <w:t>Variable must be numeric type</w:t>
            </w:r>
          </w:p>
        </w:tc>
        <w:tc>
          <w:tcPr>
            <w:tcW w:w="1795" w:type="pct"/>
          </w:tcPr>
          <w:p w14:paraId="067194C2" w14:textId="77777777" w:rsidR="006B20A8" w:rsidRPr="00773417" w:rsidRDefault="006B20A8" w:rsidP="006B20A8">
            <w:pPr>
              <w:rPr>
                <w:szCs w:val="20"/>
              </w:rPr>
            </w:pPr>
            <w:r w:rsidRPr="00773417">
              <w:rPr>
                <w:szCs w:val="20"/>
              </w:rPr>
              <w:t>Different data type</w:t>
            </w:r>
          </w:p>
        </w:tc>
      </w:tr>
      <w:tr w:rsidR="006B20A8" w:rsidRPr="00773417" w14:paraId="2CB4271D" w14:textId="77777777" w:rsidTr="006B20A8">
        <w:trPr>
          <w:cantSplit/>
        </w:trPr>
        <w:tc>
          <w:tcPr>
            <w:tcW w:w="687" w:type="pct"/>
          </w:tcPr>
          <w:p w14:paraId="03D352E2"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D1F5C2D" w14:textId="77777777" w:rsidR="006B20A8" w:rsidRPr="00773417" w:rsidRDefault="006B20A8" w:rsidP="006B20A8">
            <w:pPr>
              <w:rPr>
                <w:rFonts w:cstheme="minorHAnsi"/>
                <w:color w:val="000000"/>
                <w:szCs w:val="20"/>
              </w:rPr>
            </w:pPr>
            <w:r w:rsidRPr="00773417">
              <w:rPr>
                <w:rFonts w:cstheme="minorHAnsi"/>
                <w:bCs/>
                <w:color w:val="000000"/>
                <w:szCs w:val="20"/>
              </w:rPr>
              <w:t>CPatID</w:t>
            </w:r>
          </w:p>
        </w:tc>
        <w:tc>
          <w:tcPr>
            <w:tcW w:w="1465" w:type="pct"/>
          </w:tcPr>
          <w:p w14:paraId="17200D68" w14:textId="6BE5FBB8" w:rsidR="006B20A8" w:rsidRPr="00773417" w:rsidRDefault="006B20A8" w:rsidP="006B20A8">
            <w:pPr>
              <w:rPr>
                <w:szCs w:val="20"/>
              </w:rPr>
            </w:pPr>
            <w:r w:rsidRPr="00773417">
              <w:rPr>
                <w:szCs w:val="20"/>
              </w:rPr>
              <w:t xml:space="preserve">Variable must be </w:t>
            </w:r>
            <w:r w:rsidR="00AB281F">
              <w:rPr>
                <w:szCs w:val="20"/>
              </w:rPr>
              <w:t>numeric</w:t>
            </w:r>
            <w:r w:rsidRPr="00773417">
              <w:rPr>
                <w:szCs w:val="20"/>
              </w:rPr>
              <w:t xml:space="preserve"> type</w:t>
            </w:r>
          </w:p>
        </w:tc>
        <w:tc>
          <w:tcPr>
            <w:tcW w:w="1795" w:type="pct"/>
          </w:tcPr>
          <w:p w14:paraId="43AF0734" w14:textId="77777777" w:rsidR="006B20A8" w:rsidRPr="00773417" w:rsidRDefault="006B20A8" w:rsidP="006B20A8">
            <w:pPr>
              <w:rPr>
                <w:szCs w:val="20"/>
              </w:rPr>
            </w:pPr>
            <w:r w:rsidRPr="00773417">
              <w:rPr>
                <w:szCs w:val="20"/>
              </w:rPr>
              <w:t>Different data type</w:t>
            </w:r>
          </w:p>
        </w:tc>
      </w:tr>
      <w:tr w:rsidR="006B20A8" w:rsidRPr="00773417" w14:paraId="79636AE2" w14:textId="77777777" w:rsidTr="006B20A8">
        <w:trPr>
          <w:cantSplit/>
        </w:trPr>
        <w:tc>
          <w:tcPr>
            <w:tcW w:w="687" w:type="pct"/>
          </w:tcPr>
          <w:p w14:paraId="164D597B"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06E8446" w14:textId="77777777" w:rsidR="006B20A8" w:rsidRPr="00773417" w:rsidRDefault="006B20A8" w:rsidP="006B20A8">
            <w:pPr>
              <w:rPr>
                <w:rFonts w:cstheme="minorHAnsi"/>
                <w:bCs/>
                <w:color w:val="000000"/>
                <w:szCs w:val="20"/>
              </w:rPr>
            </w:pPr>
            <w:r w:rsidRPr="00773417">
              <w:rPr>
                <w:rFonts w:cstheme="minorHAnsi"/>
                <w:bCs/>
                <w:color w:val="000000"/>
                <w:szCs w:val="20"/>
              </w:rPr>
              <w:t>CBirth_Date</w:t>
            </w:r>
          </w:p>
        </w:tc>
        <w:tc>
          <w:tcPr>
            <w:tcW w:w="1465" w:type="pct"/>
          </w:tcPr>
          <w:p w14:paraId="1AD53AF0" w14:textId="77777777" w:rsidR="006B20A8" w:rsidRPr="00773417" w:rsidRDefault="006B20A8" w:rsidP="006B20A8">
            <w:pPr>
              <w:rPr>
                <w:szCs w:val="20"/>
              </w:rPr>
            </w:pPr>
            <w:r w:rsidRPr="00773417">
              <w:rPr>
                <w:szCs w:val="20"/>
              </w:rPr>
              <w:t>Variable must be numeric type</w:t>
            </w:r>
          </w:p>
        </w:tc>
        <w:tc>
          <w:tcPr>
            <w:tcW w:w="1795" w:type="pct"/>
          </w:tcPr>
          <w:p w14:paraId="0142C3EF" w14:textId="77777777" w:rsidR="006B20A8" w:rsidRPr="00773417" w:rsidRDefault="006B20A8" w:rsidP="006B20A8">
            <w:pPr>
              <w:rPr>
                <w:szCs w:val="20"/>
              </w:rPr>
            </w:pPr>
            <w:r w:rsidRPr="00773417">
              <w:rPr>
                <w:szCs w:val="20"/>
              </w:rPr>
              <w:t>Different data type</w:t>
            </w:r>
          </w:p>
        </w:tc>
      </w:tr>
      <w:tr w:rsidR="006B20A8" w:rsidRPr="00773417" w14:paraId="0DFF0CF3" w14:textId="77777777" w:rsidTr="006B20A8">
        <w:trPr>
          <w:cantSplit/>
        </w:trPr>
        <w:tc>
          <w:tcPr>
            <w:tcW w:w="687" w:type="pct"/>
          </w:tcPr>
          <w:p w14:paraId="76084FBE"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7E82A21"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60A50270" w14:textId="77777777" w:rsidR="006B20A8" w:rsidRPr="00773417" w:rsidRDefault="006B20A8" w:rsidP="006B20A8">
            <w:pPr>
              <w:rPr>
                <w:szCs w:val="20"/>
              </w:rPr>
            </w:pPr>
            <w:r w:rsidRPr="00773417">
              <w:rPr>
                <w:szCs w:val="20"/>
              </w:rPr>
              <w:t>Variable must be character type</w:t>
            </w:r>
          </w:p>
        </w:tc>
        <w:tc>
          <w:tcPr>
            <w:tcW w:w="1795" w:type="pct"/>
          </w:tcPr>
          <w:p w14:paraId="355B6359" w14:textId="77777777" w:rsidR="006B20A8" w:rsidRPr="00773417" w:rsidRDefault="006B20A8" w:rsidP="006B20A8">
            <w:pPr>
              <w:rPr>
                <w:szCs w:val="20"/>
              </w:rPr>
            </w:pPr>
            <w:r w:rsidRPr="00773417">
              <w:rPr>
                <w:szCs w:val="20"/>
              </w:rPr>
              <w:t>Different data type</w:t>
            </w:r>
          </w:p>
        </w:tc>
      </w:tr>
      <w:tr w:rsidR="006B20A8" w:rsidRPr="00773417" w14:paraId="03700F7D" w14:textId="77777777" w:rsidTr="006B20A8">
        <w:trPr>
          <w:cantSplit/>
        </w:trPr>
        <w:tc>
          <w:tcPr>
            <w:tcW w:w="687" w:type="pct"/>
          </w:tcPr>
          <w:p w14:paraId="0CA081EC"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04A504B1" w14:textId="77777777" w:rsidR="006B20A8" w:rsidRPr="00773417" w:rsidRDefault="006B20A8" w:rsidP="006B20A8">
            <w:pPr>
              <w:rPr>
                <w:rFonts w:cstheme="minorHAnsi"/>
                <w:bCs/>
                <w:color w:val="000000"/>
                <w:szCs w:val="20"/>
              </w:rPr>
            </w:pPr>
            <w:r w:rsidRPr="00773417">
              <w:rPr>
                <w:rFonts w:cstheme="minorHAnsi"/>
                <w:bCs/>
                <w:color w:val="000000"/>
                <w:szCs w:val="20"/>
              </w:rPr>
              <w:t>CEnr_Start</w:t>
            </w:r>
          </w:p>
        </w:tc>
        <w:tc>
          <w:tcPr>
            <w:tcW w:w="1465" w:type="pct"/>
          </w:tcPr>
          <w:p w14:paraId="49B1B87E" w14:textId="77777777" w:rsidR="006B20A8" w:rsidRPr="00773417" w:rsidRDefault="006B20A8" w:rsidP="006B20A8">
            <w:pPr>
              <w:rPr>
                <w:szCs w:val="20"/>
              </w:rPr>
            </w:pPr>
            <w:r w:rsidRPr="00773417">
              <w:rPr>
                <w:szCs w:val="20"/>
              </w:rPr>
              <w:t>Variable must be numeric type</w:t>
            </w:r>
          </w:p>
        </w:tc>
        <w:tc>
          <w:tcPr>
            <w:tcW w:w="1795" w:type="pct"/>
          </w:tcPr>
          <w:p w14:paraId="41FF8A79" w14:textId="77777777" w:rsidR="006B20A8" w:rsidRPr="00773417" w:rsidRDefault="006B20A8" w:rsidP="006B20A8">
            <w:pPr>
              <w:rPr>
                <w:szCs w:val="20"/>
              </w:rPr>
            </w:pPr>
            <w:r w:rsidRPr="00773417">
              <w:rPr>
                <w:szCs w:val="20"/>
              </w:rPr>
              <w:t>Different data type</w:t>
            </w:r>
          </w:p>
        </w:tc>
      </w:tr>
      <w:tr w:rsidR="006B20A8" w:rsidRPr="00773417" w14:paraId="46F24384" w14:textId="77777777" w:rsidTr="006B20A8">
        <w:trPr>
          <w:cantSplit/>
        </w:trPr>
        <w:tc>
          <w:tcPr>
            <w:tcW w:w="687" w:type="pct"/>
          </w:tcPr>
          <w:p w14:paraId="7D0EE57B"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3F868CEE" w14:textId="77777777" w:rsidR="006B20A8" w:rsidRPr="00773417" w:rsidRDefault="006B20A8" w:rsidP="006B20A8">
            <w:pPr>
              <w:rPr>
                <w:rFonts w:cstheme="minorHAnsi"/>
                <w:bCs/>
                <w:color w:val="000000"/>
                <w:szCs w:val="20"/>
              </w:rPr>
            </w:pPr>
            <w:r w:rsidRPr="00773417">
              <w:rPr>
                <w:rFonts w:cstheme="minorHAnsi"/>
                <w:bCs/>
                <w:color w:val="000000"/>
                <w:szCs w:val="20"/>
              </w:rPr>
              <w:t>MatchMethod</w:t>
            </w:r>
          </w:p>
        </w:tc>
        <w:tc>
          <w:tcPr>
            <w:tcW w:w="1465" w:type="pct"/>
          </w:tcPr>
          <w:p w14:paraId="27D95A02" w14:textId="77777777" w:rsidR="006B20A8" w:rsidRPr="00773417" w:rsidRDefault="006B20A8" w:rsidP="006B20A8">
            <w:pPr>
              <w:rPr>
                <w:szCs w:val="20"/>
              </w:rPr>
            </w:pPr>
            <w:r w:rsidRPr="00773417">
              <w:rPr>
                <w:szCs w:val="20"/>
              </w:rPr>
              <w:t>Variable must be character type</w:t>
            </w:r>
          </w:p>
        </w:tc>
        <w:tc>
          <w:tcPr>
            <w:tcW w:w="1795" w:type="pct"/>
          </w:tcPr>
          <w:p w14:paraId="585EC682" w14:textId="77777777" w:rsidR="006B20A8" w:rsidRPr="00773417" w:rsidRDefault="006B20A8" w:rsidP="006B20A8">
            <w:pPr>
              <w:rPr>
                <w:szCs w:val="20"/>
              </w:rPr>
            </w:pPr>
            <w:r w:rsidRPr="00773417">
              <w:rPr>
                <w:szCs w:val="20"/>
              </w:rPr>
              <w:t>Different data type</w:t>
            </w:r>
          </w:p>
        </w:tc>
      </w:tr>
      <w:tr w:rsidR="006B20A8" w:rsidRPr="00773417" w14:paraId="0DD8192F" w14:textId="77777777" w:rsidTr="006B20A8">
        <w:trPr>
          <w:cantSplit/>
        </w:trPr>
        <w:tc>
          <w:tcPr>
            <w:tcW w:w="687" w:type="pct"/>
          </w:tcPr>
          <w:p w14:paraId="5714F41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9E43D90" w14:textId="77777777" w:rsidR="006B20A8" w:rsidRPr="00773417" w:rsidRDefault="006B20A8" w:rsidP="006B20A8">
            <w:pPr>
              <w:rPr>
                <w:rFonts w:cstheme="minorHAnsi"/>
                <w:bCs/>
                <w:color w:val="000000"/>
                <w:szCs w:val="20"/>
              </w:rPr>
            </w:pPr>
            <w:r w:rsidRPr="00773417">
              <w:rPr>
                <w:rFonts w:cstheme="minorHAnsi"/>
                <w:color w:val="000000"/>
                <w:szCs w:val="20"/>
              </w:rPr>
              <w:t>Birth_Type</w:t>
            </w:r>
          </w:p>
        </w:tc>
        <w:tc>
          <w:tcPr>
            <w:tcW w:w="1465" w:type="pct"/>
          </w:tcPr>
          <w:p w14:paraId="241AB427" w14:textId="77777777" w:rsidR="006B20A8" w:rsidRPr="00773417" w:rsidRDefault="006B20A8" w:rsidP="006B20A8">
            <w:pPr>
              <w:rPr>
                <w:szCs w:val="20"/>
              </w:rPr>
            </w:pPr>
            <w:r w:rsidRPr="00773417">
              <w:rPr>
                <w:szCs w:val="20"/>
              </w:rPr>
              <w:t>Variable must be numeric type</w:t>
            </w:r>
          </w:p>
        </w:tc>
        <w:tc>
          <w:tcPr>
            <w:tcW w:w="1795" w:type="pct"/>
          </w:tcPr>
          <w:p w14:paraId="2F7DF2CB" w14:textId="77777777" w:rsidR="006B20A8" w:rsidRPr="00773417" w:rsidRDefault="006B20A8" w:rsidP="006B20A8">
            <w:pPr>
              <w:rPr>
                <w:szCs w:val="20"/>
              </w:rPr>
            </w:pPr>
            <w:r w:rsidRPr="00773417">
              <w:rPr>
                <w:szCs w:val="20"/>
              </w:rPr>
              <w:t>Different data type</w:t>
            </w:r>
          </w:p>
        </w:tc>
      </w:tr>
      <w:tr w:rsidR="006B20A8" w:rsidRPr="00773417" w14:paraId="4FF8E5B7" w14:textId="77777777" w:rsidTr="006B20A8">
        <w:trPr>
          <w:cantSplit/>
        </w:trPr>
        <w:tc>
          <w:tcPr>
            <w:tcW w:w="687" w:type="pct"/>
          </w:tcPr>
          <w:p w14:paraId="364AE5D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25FFA56" w14:textId="77777777" w:rsidR="006B20A8" w:rsidRPr="00773417" w:rsidRDefault="006B20A8" w:rsidP="006B20A8">
            <w:pPr>
              <w:rPr>
                <w:rFonts w:cstheme="minorHAnsi"/>
                <w:color w:val="000000"/>
                <w:szCs w:val="20"/>
              </w:rPr>
            </w:pPr>
            <w:r w:rsidRPr="00773417">
              <w:rPr>
                <w:rFonts w:cstheme="minorHAnsi"/>
                <w:bCs/>
                <w:color w:val="000000"/>
                <w:szCs w:val="20"/>
              </w:rPr>
              <w:t>Birth_Type_Primes</w:t>
            </w:r>
          </w:p>
        </w:tc>
        <w:tc>
          <w:tcPr>
            <w:tcW w:w="1465" w:type="pct"/>
          </w:tcPr>
          <w:p w14:paraId="6713ACE7" w14:textId="77777777" w:rsidR="006B20A8" w:rsidRPr="00773417" w:rsidRDefault="006B20A8" w:rsidP="006B20A8">
            <w:pPr>
              <w:rPr>
                <w:szCs w:val="20"/>
              </w:rPr>
            </w:pPr>
            <w:r w:rsidRPr="00773417">
              <w:rPr>
                <w:szCs w:val="20"/>
              </w:rPr>
              <w:t>Variable must be numeric type</w:t>
            </w:r>
          </w:p>
        </w:tc>
        <w:tc>
          <w:tcPr>
            <w:tcW w:w="1795" w:type="pct"/>
          </w:tcPr>
          <w:p w14:paraId="78DCF6E7" w14:textId="77777777" w:rsidR="006B20A8" w:rsidRPr="00773417" w:rsidRDefault="006B20A8" w:rsidP="006B20A8">
            <w:pPr>
              <w:rPr>
                <w:szCs w:val="20"/>
              </w:rPr>
            </w:pPr>
            <w:r w:rsidRPr="00773417">
              <w:rPr>
                <w:szCs w:val="20"/>
              </w:rPr>
              <w:t>Different data type</w:t>
            </w:r>
          </w:p>
        </w:tc>
      </w:tr>
      <w:tr w:rsidR="006B20A8" w:rsidRPr="00773417" w14:paraId="6CA5FCAD" w14:textId="77777777" w:rsidTr="006B20A8">
        <w:trPr>
          <w:cantSplit/>
        </w:trPr>
        <w:tc>
          <w:tcPr>
            <w:tcW w:w="687" w:type="pct"/>
          </w:tcPr>
          <w:p w14:paraId="1A91899B"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5C58B6E7" w14:textId="77777777" w:rsidR="006B20A8" w:rsidRPr="00773417" w:rsidRDefault="006B20A8" w:rsidP="006B20A8">
            <w:pPr>
              <w:rPr>
                <w:rFonts w:cstheme="minorHAnsi"/>
                <w:bCs/>
                <w:color w:val="000000"/>
                <w:szCs w:val="20"/>
              </w:rPr>
            </w:pPr>
            <w:r w:rsidRPr="00773417">
              <w:rPr>
                <w:rFonts w:cstheme="minorHAnsi"/>
                <w:color w:val="000000"/>
                <w:szCs w:val="20"/>
              </w:rPr>
              <w:t>MBirth_Date</w:t>
            </w:r>
          </w:p>
        </w:tc>
        <w:tc>
          <w:tcPr>
            <w:tcW w:w="1465" w:type="pct"/>
          </w:tcPr>
          <w:p w14:paraId="526DB394" w14:textId="77777777" w:rsidR="006B20A8" w:rsidRPr="00773417" w:rsidRDefault="006B20A8" w:rsidP="006B20A8">
            <w:pPr>
              <w:rPr>
                <w:szCs w:val="20"/>
              </w:rPr>
            </w:pPr>
            <w:r w:rsidRPr="00773417">
              <w:rPr>
                <w:szCs w:val="20"/>
              </w:rPr>
              <w:t>Length: 4 bytes</w:t>
            </w:r>
          </w:p>
        </w:tc>
        <w:tc>
          <w:tcPr>
            <w:tcW w:w="1795" w:type="pct"/>
          </w:tcPr>
          <w:p w14:paraId="558F11AD" w14:textId="77777777" w:rsidR="006B20A8" w:rsidRPr="00773417" w:rsidRDefault="006B20A8" w:rsidP="006B20A8">
            <w:pPr>
              <w:rPr>
                <w:szCs w:val="20"/>
              </w:rPr>
            </w:pPr>
            <w:r w:rsidRPr="00773417">
              <w:rPr>
                <w:szCs w:val="20"/>
              </w:rPr>
              <w:t>Length does not meet requirement</w:t>
            </w:r>
          </w:p>
        </w:tc>
      </w:tr>
      <w:tr w:rsidR="006B20A8" w:rsidRPr="00773417" w14:paraId="1A1BCC20" w14:textId="77777777" w:rsidTr="006B20A8">
        <w:trPr>
          <w:cantSplit/>
        </w:trPr>
        <w:tc>
          <w:tcPr>
            <w:tcW w:w="687" w:type="pct"/>
          </w:tcPr>
          <w:p w14:paraId="36DB6917"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1A5B7518" w14:textId="77777777" w:rsidR="006B20A8" w:rsidRPr="00773417" w:rsidRDefault="006B20A8" w:rsidP="006B20A8">
            <w:pPr>
              <w:rPr>
                <w:rFonts w:cstheme="minorHAnsi"/>
                <w:bCs/>
                <w:color w:val="000000"/>
                <w:szCs w:val="20"/>
              </w:rPr>
            </w:pPr>
            <w:r w:rsidRPr="00773417">
              <w:rPr>
                <w:rFonts w:cstheme="minorHAnsi"/>
                <w:color w:val="000000"/>
                <w:szCs w:val="20"/>
              </w:rPr>
              <w:t>Age</w:t>
            </w:r>
          </w:p>
        </w:tc>
        <w:tc>
          <w:tcPr>
            <w:tcW w:w="1465" w:type="pct"/>
          </w:tcPr>
          <w:p w14:paraId="41A7D61C" w14:textId="77777777" w:rsidR="006B20A8" w:rsidRPr="00773417" w:rsidRDefault="006B20A8" w:rsidP="006B20A8">
            <w:pPr>
              <w:rPr>
                <w:szCs w:val="20"/>
              </w:rPr>
            </w:pPr>
            <w:r w:rsidRPr="00773417">
              <w:rPr>
                <w:szCs w:val="20"/>
              </w:rPr>
              <w:t>Length: 3 bytes</w:t>
            </w:r>
          </w:p>
        </w:tc>
        <w:tc>
          <w:tcPr>
            <w:tcW w:w="1795" w:type="pct"/>
          </w:tcPr>
          <w:p w14:paraId="5ECDD972" w14:textId="77777777" w:rsidR="006B20A8" w:rsidRPr="00773417" w:rsidRDefault="006B20A8" w:rsidP="006B20A8">
            <w:pPr>
              <w:rPr>
                <w:szCs w:val="20"/>
              </w:rPr>
            </w:pPr>
            <w:r w:rsidRPr="00773417">
              <w:rPr>
                <w:szCs w:val="20"/>
              </w:rPr>
              <w:t>Length does not meet requirement</w:t>
            </w:r>
          </w:p>
        </w:tc>
      </w:tr>
      <w:tr w:rsidR="006B20A8" w:rsidRPr="00773417" w14:paraId="044FD25C" w14:textId="77777777" w:rsidTr="006B20A8">
        <w:trPr>
          <w:cantSplit/>
        </w:trPr>
        <w:tc>
          <w:tcPr>
            <w:tcW w:w="687" w:type="pct"/>
          </w:tcPr>
          <w:p w14:paraId="377295B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41E60F6E" w14:textId="77777777" w:rsidR="006B20A8" w:rsidRPr="00773417" w:rsidRDefault="006B20A8" w:rsidP="006B20A8">
            <w:pPr>
              <w:rPr>
                <w:rFonts w:cstheme="minorHAnsi"/>
                <w:bCs/>
                <w:color w:val="000000"/>
                <w:szCs w:val="20"/>
              </w:rPr>
            </w:pPr>
            <w:r w:rsidRPr="00773417">
              <w:rPr>
                <w:rFonts w:cstheme="minorHAnsi"/>
                <w:bCs/>
                <w:color w:val="000000"/>
                <w:szCs w:val="20"/>
              </w:rPr>
              <w:t>EncType</w:t>
            </w:r>
          </w:p>
        </w:tc>
        <w:tc>
          <w:tcPr>
            <w:tcW w:w="1465" w:type="pct"/>
          </w:tcPr>
          <w:p w14:paraId="31EABE29" w14:textId="77777777" w:rsidR="006B20A8" w:rsidRPr="00773417" w:rsidRDefault="006B20A8" w:rsidP="006B20A8">
            <w:pPr>
              <w:rPr>
                <w:szCs w:val="20"/>
              </w:rPr>
            </w:pPr>
            <w:r w:rsidRPr="00773417">
              <w:rPr>
                <w:szCs w:val="20"/>
              </w:rPr>
              <w:t>Length: 2 bytes</w:t>
            </w:r>
          </w:p>
        </w:tc>
        <w:tc>
          <w:tcPr>
            <w:tcW w:w="1795" w:type="pct"/>
          </w:tcPr>
          <w:p w14:paraId="158E0483" w14:textId="77777777" w:rsidR="006B20A8" w:rsidRPr="00773417" w:rsidRDefault="006B20A8" w:rsidP="006B20A8">
            <w:pPr>
              <w:rPr>
                <w:szCs w:val="20"/>
              </w:rPr>
            </w:pPr>
            <w:r w:rsidRPr="00773417">
              <w:rPr>
                <w:szCs w:val="20"/>
              </w:rPr>
              <w:t>Length does not meet requirement</w:t>
            </w:r>
          </w:p>
        </w:tc>
      </w:tr>
      <w:tr w:rsidR="006B20A8" w:rsidRPr="00773417" w14:paraId="7EF7FE23" w14:textId="77777777" w:rsidTr="006B20A8">
        <w:trPr>
          <w:cantSplit/>
        </w:trPr>
        <w:tc>
          <w:tcPr>
            <w:tcW w:w="687" w:type="pct"/>
          </w:tcPr>
          <w:p w14:paraId="0545D2D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62B542A9" w14:textId="77777777" w:rsidR="006B20A8" w:rsidRPr="00773417" w:rsidRDefault="006B20A8" w:rsidP="006B20A8">
            <w:pPr>
              <w:rPr>
                <w:rFonts w:cstheme="minorHAnsi"/>
                <w:bCs/>
                <w:color w:val="000000"/>
                <w:szCs w:val="20"/>
              </w:rPr>
            </w:pPr>
            <w:r w:rsidRPr="00773417">
              <w:rPr>
                <w:rFonts w:cstheme="minorHAnsi"/>
                <w:bCs/>
                <w:color w:val="000000"/>
                <w:szCs w:val="20"/>
              </w:rPr>
              <w:t>ADate</w:t>
            </w:r>
          </w:p>
        </w:tc>
        <w:tc>
          <w:tcPr>
            <w:tcW w:w="1465" w:type="pct"/>
          </w:tcPr>
          <w:p w14:paraId="5ECB4A13" w14:textId="77777777" w:rsidR="006B20A8" w:rsidRPr="00773417" w:rsidRDefault="006B20A8" w:rsidP="006B20A8">
            <w:pPr>
              <w:rPr>
                <w:szCs w:val="20"/>
              </w:rPr>
            </w:pPr>
            <w:r w:rsidRPr="00773417">
              <w:rPr>
                <w:szCs w:val="20"/>
              </w:rPr>
              <w:t>Length: 4 bytes</w:t>
            </w:r>
          </w:p>
        </w:tc>
        <w:tc>
          <w:tcPr>
            <w:tcW w:w="1795" w:type="pct"/>
          </w:tcPr>
          <w:p w14:paraId="37E59E55" w14:textId="77777777" w:rsidR="006B20A8" w:rsidRPr="00773417" w:rsidRDefault="006B20A8" w:rsidP="006B20A8">
            <w:pPr>
              <w:rPr>
                <w:szCs w:val="20"/>
              </w:rPr>
            </w:pPr>
            <w:r w:rsidRPr="00773417">
              <w:rPr>
                <w:szCs w:val="20"/>
              </w:rPr>
              <w:t>Length does not meet requirement</w:t>
            </w:r>
          </w:p>
        </w:tc>
      </w:tr>
      <w:tr w:rsidR="006B20A8" w:rsidRPr="00773417" w14:paraId="667B52C6" w14:textId="77777777" w:rsidTr="006B20A8">
        <w:trPr>
          <w:cantSplit/>
        </w:trPr>
        <w:tc>
          <w:tcPr>
            <w:tcW w:w="687" w:type="pct"/>
          </w:tcPr>
          <w:p w14:paraId="0ADD8E10"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09FAD56" w14:textId="77777777" w:rsidR="006B20A8" w:rsidRPr="00773417" w:rsidRDefault="006B20A8" w:rsidP="006B20A8">
            <w:pPr>
              <w:rPr>
                <w:rFonts w:cstheme="minorHAnsi"/>
                <w:bCs/>
                <w:color w:val="000000"/>
                <w:szCs w:val="20"/>
              </w:rPr>
            </w:pPr>
            <w:r w:rsidRPr="00773417">
              <w:rPr>
                <w:rFonts w:cstheme="minorHAnsi"/>
                <w:bCs/>
                <w:color w:val="000000"/>
                <w:szCs w:val="20"/>
              </w:rPr>
              <w:t>DDate</w:t>
            </w:r>
          </w:p>
        </w:tc>
        <w:tc>
          <w:tcPr>
            <w:tcW w:w="1465" w:type="pct"/>
          </w:tcPr>
          <w:p w14:paraId="38C9BEEB" w14:textId="77777777" w:rsidR="006B20A8" w:rsidRPr="00773417" w:rsidRDefault="006B20A8" w:rsidP="006B20A8">
            <w:pPr>
              <w:rPr>
                <w:szCs w:val="20"/>
              </w:rPr>
            </w:pPr>
            <w:r w:rsidRPr="00773417">
              <w:rPr>
                <w:szCs w:val="20"/>
              </w:rPr>
              <w:t>Length: 4 bytes</w:t>
            </w:r>
          </w:p>
        </w:tc>
        <w:tc>
          <w:tcPr>
            <w:tcW w:w="1795" w:type="pct"/>
          </w:tcPr>
          <w:p w14:paraId="2EAE0ED2" w14:textId="77777777" w:rsidR="006B20A8" w:rsidRPr="00773417" w:rsidRDefault="006B20A8" w:rsidP="006B20A8">
            <w:pPr>
              <w:rPr>
                <w:szCs w:val="20"/>
              </w:rPr>
            </w:pPr>
            <w:r w:rsidRPr="00773417">
              <w:rPr>
                <w:szCs w:val="20"/>
              </w:rPr>
              <w:t>Length does not meet requirement</w:t>
            </w:r>
          </w:p>
        </w:tc>
      </w:tr>
      <w:tr w:rsidR="006B20A8" w:rsidRPr="00773417" w14:paraId="6BABFB2A" w14:textId="77777777" w:rsidTr="006B20A8">
        <w:trPr>
          <w:cantSplit/>
        </w:trPr>
        <w:tc>
          <w:tcPr>
            <w:tcW w:w="687" w:type="pct"/>
          </w:tcPr>
          <w:p w14:paraId="24235085"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79D4C8F1" w14:textId="77777777" w:rsidR="006B20A8" w:rsidRPr="00773417" w:rsidRDefault="006B20A8" w:rsidP="006B20A8">
            <w:pPr>
              <w:rPr>
                <w:rFonts w:cstheme="minorHAnsi"/>
                <w:bCs/>
                <w:color w:val="000000"/>
                <w:szCs w:val="20"/>
              </w:rPr>
            </w:pPr>
            <w:r w:rsidRPr="00773417">
              <w:rPr>
                <w:rFonts w:cstheme="minorHAnsi"/>
                <w:bCs/>
                <w:color w:val="000000"/>
                <w:szCs w:val="20"/>
              </w:rPr>
              <w:t>CBirth_Date</w:t>
            </w:r>
          </w:p>
        </w:tc>
        <w:tc>
          <w:tcPr>
            <w:tcW w:w="1465" w:type="pct"/>
          </w:tcPr>
          <w:p w14:paraId="732DC274" w14:textId="77777777" w:rsidR="006B20A8" w:rsidRPr="00773417" w:rsidRDefault="006B20A8" w:rsidP="006B20A8">
            <w:pPr>
              <w:rPr>
                <w:szCs w:val="20"/>
              </w:rPr>
            </w:pPr>
            <w:r w:rsidRPr="00773417">
              <w:rPr>
                <w:szCs w:val="20"/>
              </w:rPr>
              <w:t>Length: 4 bytes</w:t>
            </w:r>
          </w:p>
        </w:tc>
        <w:tc>
          <w:tcPr>
            <w:tcW w:w="1795" w:type="pct"/>
          </w:tcPr>
          <w:p w14:paraId="3D89D48D" w14:textId="77777777" w:rsidR="006B20A8" w:rsidRPr="00773417" w:rsidRDefault="006B20A8" w:rsidP="006B20A8">
            <w:pPr>
              <w:rPr>
                <w:szCs w:val="20"/>
              </w:rPr>
            </w:pPr>
            <w:r w:rsidRPr="00773417">
              <w:rPr>
                <w:szCs w:val="20"/>
              </w:rPr>
              <w:t>Length does not meet requirement</w:t>
            </w:r>
          </w:p>
        </w:tc>
      </w:tr>
      <w:tr w:rsidR="006B20A8" w:rsidRPr="00773417" w14:paraId="1999E017" w14:textId="77777777" w:rsidTr="006B20A8">
        <w:trPr>
          <w:cantSplit/>
        </w:trPr>
        <w:tc>
          <w:tcPr>
            <w:tcW w:w="687" w:type="pct"/>
          </w:tcPr>
          <w:p w14:paraId="3FCF6136"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11D11E46" w14:textId="77777777" w:rsidR="006B20A8" w:rsidRPr="00773417" w:rsidRDefault="006B20A8" w:rsidP="006B20A8">
            <w:pPr>
              <w:rPr>
                <w:rFonts w:cstheme="minorHAnsi"/>
                <w:bCs/>
                <w:color w:val="000000"/>
                <w:szCs w:val="20"/>
              </w:rPr>
            </w:pPr>
            <w:r w:rsidRPr="00773417">
              <w:rPr>
                <w:rFonts w:cstheme="minorHAnsi"/>
                <w:bCs/>
                <w:color w:val="000000"/>
                <w:szCs w:val="20"/>
              </w:rPr>
              <w:t>Sex</w:t>
            </w:r>
          </w:p>
        </w:tc>
        <w:tc>
          <w:tcPr>
            <w:tcW w:w="1465" w:type="pct"/>
          </w:tcPr>
          <w:p w14:paraId="1E832C1D" w14:textId="77777777" w:rsidR="006B20A8" w:rsidRPr="00773417" w:rsidRDefault="006B20A8" w:rsidP="006B20A8">
            <w:pPr>
              <w:rPr>
                <w:szCs w:val="20"/>
              </w:rPr>
            </w:pPr>
            <w:r w:rsidRPr="00773417">
              <w:rPr>
                <w:szCs w:val="20"/>
              </w:rPr>
              <w:t>Length: 1 byte</w:t>
            </w:r>
          </w:p>
        </w:tc>
        <w:tc>
          <w:tcPr>
            <w:tcW w:w="1795" w:type="pct"/>
          </w:tcPr>
          <w:p w14:paraId="29400F5B" w14:textId="77777777" w:rsidR="006B20A8" w:rsidRPr="00773417" w:rsidRDefault="006B20A8" w:rsidP="006B20A8">
            <w:pPr>
              <w:rPr>
                <w:szCs w:val="20"/>
              </w:rPr>
            </w:pPr>
            <w:r w:rsidRPr="00773417">
              <w:rPr>
                <w:szCs w:val="20"/>
              </w:rPr>
              <w:t>Length does not meet requirement</w:t>
            </w:r>
          </w:p>
        </w:tc>
      </w:tr>
      <w:tr w:rsidR="006B20A8" w:rsidRPr="00773417" w14:paraId="6516CFAC" w14:textId="77777777" w:rsidTr="006B20A8">
        <w:trPr>
          <w:cantSplit/>
        </w:trPr>
        <w:tc>
          <w:tcPr>
            <w:tcW w:w="687" w:type="pct"/>
          </w:tcPr>
          <w:p w14:paraId="3F369784"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2C5F6F88" w14:textId="77777777" w:rsidR="006B20A8" w:rsidRPr="00773417" w:rsidRDefault="006B20A8" w:rsidP="006B20A8">
            <w:pPr>
              <w:rPr>
                <w:rFonts w:cstheme="minorHAnsi"/>
                <w:bCs/>
                <w:color w:val="000000"/>
                <w:szCs w:val="20"/>
              </w:rPr>
            </w:pPr>
            <w:r w:rsidRPr="00773417">
              <w:rPr>
                <w:rFonts w:cstheme="minorHAnsi"/>
                <w:bCs/>
                <w:color w:val="000000"/>
                <w:szCs w:val="20"/>
              </w:rPr>
              <w:t>CEnr_Start</w:t>
            </w:r>
          </w:p>
        </w:tc>
        <w:tc>
          <w:tcPr>
            <w:tcW w:w="1465" w:type="pct"/>
          </w:tcPr>
          <w:p w14:paraId="6446804F" w14:textId="77777777" w:rsidR="006B20A8" w:rsidRPr="00773417" w:rsidRDefault="006B20A8" w:rsidP="006B20A8">
            <w:pPr>
              <w:rPr>
                <w:szCs w:val="20"/>
              </w:rPr>
            </w:pPr>
            <w:r w:rsidRPr="00773417">
              <w:rPr>
                <w:szCs w:val="20"/>
              </w:rPr>
              <w:t>Length: 4 bytes</w:t>
            </w:r>
          </w:p>
        </w:tc>
        <w:tc>
          <w:tcPr>
            <w:tcW w:w="1795" w:type="pct"/>
          </w:tcPr>
          <w:p w14:paraId="7FB5309C" w14:textId="77777777" w:rsidR="006B20A8" w:rsidRPr="00773417" w:rsidRDefault="006B20A8" w:rsidP="006B20A8">
            <w:pPr>
              <w:rPr>
                <w:szCs w:val="20"/>
              </w:rPr>
            </w:pPr>
            <w:r w:rsidRPr="00773417">
              <w:rPr>
                <w:szCs w:val="20"/>
              </w:rPr>
              <w:t>Length does not meet requirement</w:t>
            </w:r>
          </w:p>
        </w:tc>
      </w:tr>
      <w:tr w:rsidR="006B20A8" w:rsidRPr="00773417" w14:paraId="0D5C7D40" w14:textId="77777777" w:rsidTr="006B20A8">
        <w:trPr>
          <w:cantSplit/>
        </w:trPr>
        <w:tc>
          <w:tcPr>
            <w:tcW w:w="687" w:type="pct"/>
          </w:tcPr>
          <w:p w14:paraId="3729F531" w14:textId="77777777" w:rsidR="006B20A8" w:rsidRPr="00773417" w:rsidRDefault="006B20A8" w:rsidP="006B20A8">
            <w:pPr>
              <w:rPr>
                <w:rFonts w:cstheme="minorHAnsi"/>
                <w:bCs/>
                <w:color w:val="000000"/>
                <w:szCs w:val="20"/>
              </w:rPr>
            </w:pPr>
            <w:r w:rsidRPr="00773417">
              <w:rPr>
                <w:rFonts w:cstheme="minorHAnsi"/>
                <w:bCs/>
                <w:color w:val="000000"/>
                <w:szCs w:val="20"/>
              </w:rPr>
              <w:t>Variable</w:t>
            </w:r>
          </w:p>
        </w:tc>
        <w:tc>
          <w:tcPr>
            <w:tcW w:w="1053" w:type="pct"/>
          </w:tcPr>
          <w:p w14:paraId="5FB02E5E" w14:textId="77777777" w:rsidR="006B20A8" w:rsidRPr="00773417" w:rsidRDefault="006B20A8" w:rsidP="006B20A8">
            <w:pPr>
              <w:rPr>
                <w:rFonts w:cstheme="minorHAnsi"/>
                <w:bCs/>
                <w:color w:val="000000"/>
                <w:szCs w:val="20"/>
              </w:rPr>
            </w:pPr>
            <w:r w:rsidRPr="00773417">
              <w:rPr>
                <w:rFonts w:cstheme="minorHAnsi"/>
                <w:bCs/>
                <w:color w:val="000000"/>
                <w:szCs w:val="20"/>
              </w:rPr>
              <w:t>MatchMethod</w:t>
            </w:r>
          </w:p>
        </w:tc>
        <w:tc>
          <w:tcPr>
            <w:tcW w:w="1465" w:type="pct"/>
          </w:tcPr>
          <w:p w14:paraId="04EFB6A0" w14:textId="77777777" w:rsidR="006B20A8" w:rsidRPr="00773417" w:rsidRDefault="006B20A8" w:rsidP="006B20A8">
            <w:pPr>
              <w:rPr>
                <w:szCs w:val="20"/>
              </w:rPr>
            </w:pPr>
            <w:r w:rsidRPr="00773417">
              <w:rPr>
                <w:szCs w:val="20"/>
              </w:rPr>
              <w:t>Length: 2 bytes</w:t>
            </w:r>
          </w:p>
        </w:tc>
        <w:tc>
          <w:tcPr>
            <w:tcW w:w="1795" w:type="pct"/>
          </w:tcPr>
          <w:p w14:paraId="7B3DCFDE" w14:textId="77777777" w:rsidR="006B20A8" w:rsidRPr="00773417" w:rsidRDefault="006B20A8" w:rsidP="006B20A8">
            <w:pPr>
              <w:rPr>
                <w:szCs w:val="20"/>
              </w:rPr>
            </w:pPr>
            <w:r w:rsidRPr="00773417">
              <w:rPr>
                <w:szCs w:val="20"/>
              </w:rPr>
              <w:t>Length does not meet requirement</w:t>
            </w:r>
          </w:p>
        </w:tc>
      </w:tr>
      <w:tr w:rsidR="006B20A8" w:rsidRPr="00773417" w14:paraId="578AAA75" w14:textId="77777777" w:rsidTr="006B20A8">
        <w:trPr>
          <w:cantSplit/>
        </w:trPr>
        <w:tc>
          <w:tcPr>
            <w:tcW w:w="687" w:type="pct"/>
          </w:tcPr>
          <w:p w14:paraId="303DAEA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49614109" w14:textId="77777777" w:rsidR="006B20A8" w:rsidRPr="00773417" w:rsidRDefault="006B20A8" w:rsidP="006B20A8">
            <w:pPr>
              <w:rPr>
                <w:rFonts w:cstheme="minorHAnsi"/>
                <w:bCs/>
                <w:color w:val="000000"/>
                <w:szCs w:val="20"/>
              </w:rPr>
            </w:pPr>
            <w:r w:rsidRPr="00773417">
              <w:rPr>
                <w:rFonts w:cstheme="minorHAnsi"/>
                <w:color w:val="000000"/>
                <w:szCs w:val="20"/>
              </w:rPr>
              <w:t>Birth_Type</w:t>
            </w:r>
          </w:p>
        </w:tc>
        <w:tc>
          <w:tcPr>
            <w:tcW w:w="1465" w:type="pct"/>
          </w:tcPr>
          <w:p w14:paraId="3308DB59" w14:textId="77777777" w:rsidR="006B20A8" w:rsidRPr="00773417" w:rsidRDefault="006B20A8" w:rsidP="006B20A8">
            <w:pPr>
              <w:rPr>
                <w:szCs w:val="20"/>
              </w:rPr>
            </w:pPr>
            <w:r w:rsidRPr="00773417">
              <w:rPr>
                <w:szCs w:val="20"/>
              </w:rPr>
              <w:t>Length: 3 bytes</w:t>
            </w:r>
          </w:p>
        </w:tc>
        <w:tc>
          <w:tcPr>
            <w:tcW w:w="1795" w:type="pct"/>
          </w:tcPr>
          <w:p w14:paraId="75D3C071" w14:textId="77777777" w:rsidR="006B20A8" w:rsidRPr="00773417" w:rsidRDefault="006B20A8" w:rsidP="006B20A8">
            <w:pPr>
              <w:rPr>
                <w:szCs w:val="20"/>
              </w:rPr>
            </w:pPr>
            <w:r w:rsidRPr="00773417">
              <w:rPr>
                <w:szCs w:val="20"/>
              </w:rPr>
              <w:t>Length does not meet requirement</w:t>
            </w:r>
          </w:p>
        </w:tc>
      </w:tr>
      <w:tr w:rsidR="006B20A8" w:rsidRPr="00773417" w14:paraId="2A3EE178" w14:textId="77777777" w:rsidTr="006B20A8">
        <w:trPr>
          <w:cantSplit/>
        </w:trPr>
        <w:tc>
          <w:tcPr>
            <w:tcW w:w="687" w:type="pct"/>
          </w:tcPr>
          <w:p w14:paraId="7DBA2AA2" w14:textId="77777777" w:rsidR="006B20A8" w:rsidRPr="00773417" w:rsidRDefault="006B20A8" w:rsidP="006B20A8">
            <w:pPr>
              <w:rPr>
                <w:rFonts w:cstheme="minorHAnsi"/>
                <w:color w:val="000000"/>
                <w:szCs w:val="20"/>
              </w:rPr>
            </w:pPr>
            <w:r w:rsidRPr="00773417">
              <w:rPr>
                <w:rFonts w:cstheme="minorHAnsi"/>
                <w:bCs/>
                <w:color w:val="000000"/>
                <w:szCs w:val="20"/>
              </w:rPr>
              <w:t>Variable</w:t>
            </w:r>
          </w:p>
        </w:tc>
        <w:tc>
          <w:tcPr>
            <w:tcW w:w="1053" w:type="pct"/>
          </w:tcPr>
          <w:p w14:paraId="6A028AC6" w14:textId="77777777" w:rsidR="006B20A8" w:rsidRPr="00773417" w:rsidRDefault="006B20A8" w:rsidP="006B20A8">
            <w:pPr>
              <w:rPr>
                <w:rFonts w:cstheme="minorHAnsi"/>
                <w:color w:val="000000"/>
                <w:szCs w:val="20"/>
              </w:rPr>
            </w:pPr>
            <w:r w:rsidRPr="00773417">
              <w:rPr>
                <w:rFonts w:cstheme="minorHAnsi"/>
                <w:color w:val="000000"/>
                <w:szCs w:val="20"/>
              </w:rPr>
              <w:t>Birth_Type_Primes</w:t>
            </w:r>
          </w:p>
        </w:tc>
        <w:tc>
          <w:tcPr>
            <w:tcW w:w="1465" w:type="pct"/>
          </w:tcPr>
          <w:p w14:paraId="7E92CCEE" w14:textId="77777777" w:rsidR="006B20A8" w:rsidRPr="00773417" w:rsidRDefault="006B20A8" w:rsidP="006B20A8">
            <w:pPr>
              <w:rPr>
                <w:szCs w:val="20"/>
              </w:rPr>
            </w:pPr>
            <w:r w:rsidRPr="00773417">
              <w:rPr>
                <w:szCs w:val="20"/>
              </w:rPr>
              <w:t>Length: 8 bytes</w:t>
            </w:r>
          </w:p>
        </w:tc>
        <w:tc>
          <w:tcPr>
            <w:tcW w:w="1795" w:type="pct"/>
          </w:tcPr>
          <w:p w14:paraId="60CCC217" w14:textId="77777777" w:rsidR="006B20A8" w:rsidRPr="00773417" w:rsidRDefault="006B20A8" w:rsidP="006B20A8">
            <w:pPr>
              <w:rPr>
                <w:szCs w:val="20"/>
              </w:rPr>
            </w:pPr>
            <w:r w:rsidRPr="00773417">
              <w:rPr>
                <w:szCs w:val="20"/>
              </w:rPr>
              <w:t>Length does not meet requirement</w:t>
            </w:r>
          </w:p>
        </w:tc>
      </w:tr>
    </w:tbl>
    <w:p w14:paraId="04D1EE79" w14:textId="77777777" w:rsidR="006B20A8" w:rsidRPr="00773417" w:rsidRDefault="006B20A8" w:rsidP="006B20A8">
      <w:bookmarkStart w:id="13" w:name="_Toc37346715"/>
      <w:bookmarkEnd w:id="11"/>
      <w:bookmarkEnd w:id="12"/>
    </w:p>
    <w:p w14:paraId="6925762B" w14:textId="22A83C7C" w:rsidR="00B67888" w:rsidRDefault="006B20A8" w:rsidP="005E1F82">
      <w:pPr>
        <w:pStyle w:val="Heading3"/>
      </w:pPr>
      <w:bookmarkStart w:id="14" w:name="_Toc66377146"/>
      <w:bookmarkEnd w:id="10"/>
      <w:bookmarkEnd w:id="13"/>
      <w:r>
        <w:t>Values Check</w:t>
      </w:r>
      <w:bookmarkEnd w:id="14"/>
    </w:p>
    <w:p w14:paraId="528E5F17" w14:textId="4864ECB0" w:rsidR="005E1F82" w:rsidRDefault="005E1F82" w:rsidP="005E1F82">
      <w:r w:rsidRPr="00773417">
        <w:t>The following level 1 checks will be used to confirm values of variables in tables adhere to the SCDM specification.</w:t>
      </w:r>
    </w:p>
    <w:p w14:paraId="51B216D7" w14:textId="585B1F75" w:rsidR="005E1F82" w:rsidRPr="00773417" w:rsidRDefault="005E1F82" w:rsidP="005E1F82">
      <w:pPr>
        <w:pStyle w:val="Heading4"/>
      </w:pPr>
      <w:r>
        <w:t>Mother Infant Linkage (MIL) Table</w:t>
      </w:r>
    </w:p>
    <w:tbl>
      <w:tblPr>
        <w:tblStyle w:val="TableGrid"/>
        <w:tblW w:w="5226" w:type="pct"/>
        <w:tblInd w:w="-252" w:type="dxa"/>
        <w:tblLayout w:type="fixed"/>
        <w:tblLook w:val="04A0" w:firstRow="1" w:lastRow="0" w:firstColumn="1" w:lastColumn="0" w:noHBand="0" w:noVBand="1"/>
      </w:tblPr>
      <w:tblGrid>
        <w:gridCol w:w="1161"/>
        <w:gridCol w:w="1740"/>
        <w:gridCol w:w="3446"/>
        <w:gridCol w:w="3426"/>
      </w:tblGrid>
      <w:tr w:rsidR="005E1F82" w:rsidRPr="00773417" w14:paraId="0D128747" w14:textId="77777777" w:rsidTr="00DD5D19">
        <w:trPr>
          <w:cantSplit/>
          <w:tblHeader/>
        </w:trPr>
        <w:tc>
          <w:tcPr>
            <w:tcW w:w="594" w:type="pct"/>
          </w:tcPr>
          <w:p w14:paraId="70C6898E" w14:textId="77777777" w:rsidR="00687F4A" w:rsidRDefault="005E1F82" w:rsidP="00DD5D19">
            <w:pPr>
              <w:keepNext/>
              <w:jc w:val="center"/>
              <w:rPr>
                <w:b/>
                <w:szCs w:val="20"/>
              </w:rPr>
            </w:pPr>
            <w:r w:rsidRPr="00773417">
              <w:rPr>
                <w:b/>
                <w:szCs w:val="20"/>
              </w:rPr>
              <w:t>Check</w:t>
            </w:r>
          </w:p>
          <w:p w14:paraId="2FD0EFA1" w14:textId="5C3B7A0F" w:rsidR="005E1F82" w:rsidRPr="00773417" w:rsidRDefault="005E1F82" w:rsidP="00DD5D19">
            <w:pPr>
              <w:keepNext/>
              <w:jc w:val="center"/>
              <w:rPr>
                <w:b/>
                <w:szCs w:val="20"/>
              </w:rPr>
            </w:pPr>
            <w:r w:rsidRPr="00773417">
              <w:rPr>
                <w:b/>
                <w:szCs w:val="20"/>
              </w:rPr>
              <w:t>Category</w:t>
            </w:r>
          </w:p>
        </w:tc>
        <w:tc>
          <w:tcPr>
            <w:tcW w:w="890" w:type="pct"/>
          </w:tcPr>
          <w:p w14:paraId="7D85C4EF" w14:textId="77777777" w:rsidR="005E1F82" w:rsidRPr="00773417" w:rsidRDefault="005E1F82" w:rsidP="00DD5D19">
            <w:pPr>
              <w:keepNext/>
              <w:jc w:val="center"/>
              <w:rPr>
                <w:b/>
                <w:szCs w:val="20"/>
              </w:rPr>
            </w:pPr>
            <w:r w:rsidRPr="00773417">
              <w:rPr>
                <w:b/>
                <w:szCs w:val="20"/>
              </w:rPr>
              <w:t>Table/Variable</w:t>
            </w:r>
          </w:p>
        </w:tc>
        <w:tc>
          <w:tcPr>
            <w:tcW w:w="1763" w:type="pct"/>
          </w:tcPr>
          <w:p w14:paraId="0FE0EFAD" w14:textId="77777777" w:rsidR="005E1F82" w:rsidRPr="00773417" w:rsidRDefault="005E1F82" w:rsidP="00DD5D19">
            <w:pPr>
              <w:keepNext/>
              <w:jc w:val="center"/>
              <w:rPr>
                <w:b/>
                <w:szCs w:val="20"/>
              </w:rPr>
            </w:pPr>
            <w:r w:rsidRPr="00773417">
              <w:rPr>
                <w:b/>
                <w:szCs w:val="20"/>
              </w:rPr>
              <w:t>Requirement</w:t>
            </w:r>
          </w:p>
        </w:tc>
        <w:tc>
          <w:tcPr>
            <w:tcW w:w="1753" w:type="pct"/>
          </w:tcPr>
          <w:p w14:paraId="43577439" w14:textId="77777777" w:rsidR="005E1F82" w:rsidRPr="00773417" w:rsidRDefault="005E1F82" w:rsidP="00DD5D19">
            <w:pPr>
              <w:keepNext/>
              <w:jc w:val="center"/>
              <w:rPr>
                <w:b/>
                <w:szCs w:val="20"/>
              </w:rPr>
            </w:pPr>
            <w:r w:rsidRPr="00773417">
              <w:rPr>
                <w:b/>
                <w:szCs w:val="20"/>
              </w:rPr>
              <w:t>Abort Actions</w:t>
            </w:r>
            <w:r w:rsidRPr="00773417" w:rsidDel="00E06FA5">
              <w:rPr>
                <w:b/>
                <w:szCs w:val="20"/>
              </w:rPr>
              <w:t xml:space="preserve"> </w:t>
            </w:r>
          </w:p>
        </w:tc>
      </w:tr>
      <w:tr w:rsidR="005E1F82" w:rsidRPr="00773417" w14:paraId="2028BD5B" w14:textId="77777777" w:rsidTr="00DD5D19">
        <w:trPr>
          <w:cantSplit/>
        </w:trPr>
        <w:tc>
          <w:tcPr>
            <w:tcW w:w="594" w:type="pct"/>
          </w:tcPr>
          <w:p w14:paraId="1ADC56BB" w14:textId="77777777" w:rsidR="005E1F82" w:rsidRPr="00773417" w:rsidRDefault="005E1F82" w:rsidP="00DD5D19">
            <w:pPr>
              <w:keepNext/>
              <w:rPr>
                <w:rFonts w:cstheme="minorHAnsi"/>
                <w:bCs/>
                <w:color w:val="000000"/>
                <w:szCs w:val="20"/>
              </w:rPr>
            </w:pPr>
            <w:r w:rsidRPr="00773417">
              <w:rPr>
                <w:rFonts w:cstheme="minorHAnsi"/>
                <w:bCs/>
                <w:color w:val="000000"/>
                <w:szCs w:val="20"/>
              </w:rPr>
              <w:t>Value</w:t>
            </w:r>
          </w:p>
        </w:tc>
        <w:tc>
          <w:tcPr>
            <w:tcW w:w="890" w:type="pct"/>
          </w:tcPr>
          <w:p w14:paraId="11F816A8" w14:textId="77777777" w:rsidR="005E1F82" w:rsidRPr="00773417" w:rsidRDefault="005E1F82" w:rsidP="00DD5D19">
            <w:pPr>
              <w:keepNext/>
              <w:rPr>
                <w:szCs w:val="20"/>
              </w:rPr>
            </w:pPr>
            <w:r w:rsidRPr="00773417">
              <w:rPr>
                <w:rFonts w:cstheme="minorHAnsi"/>
                <w:bCs/>
                <w:color w:val="000000"/>
                <w:szCs w:val="20"/>
              </w:rPr>
              <w:t>MPatID</w:t>
            </w:r>
          </w:p>
        </w:tc>
        <w:tc>
          <w:tcPr>
            <w:tcW w:w="1763" w:type="pct"/>
          </w:tcPr>
          <w:p w14:paraId="7589F2E2" w14:textId="265FEFAC" w:rsidR="005E1F82" w:rsidRPr="00773417" w:rsidRDefault="005E1F82" w:rsidP="00C64BDA">
            <w:pPr>
              <w:keepNext/>
              <w:rPr>
                <w:szCs w:val="20"/>
              </w:rPr>
            </w:pPr>
            <w:r w:rsidRPr="00773417">
              <w:rPr>
                <w:szCs w:val="20"/>
              </w:rPr>
              <w:t xml:space="preserve">Can be null; if filled, must </w:t>
            </w:r>
            <w:r w:rsidR="00C64BDA">
              <w:rPr>
                <w:szCs w:val="20"/>
              </w:rPr>
              <w:t>be integer only, 1 or greater</w:t>
            </w:r>
          </w:p>
        </w:tc>
        <w:tc>
          <w:tcPr>
            <w:tcW w:w="1753" w:type="pct"/>
          </w:tcPr>
          <w:p w14:paraId="4837CFB9" w14:textId="77777777" w:rsidR="005E1F82" w:rsidRPr="00773417" w:rsidRDefault="005E1F82" w:rsidP="00DD5D19">
            <w:pPr>
              <w:keepNext/>
              <w:rPr>
                <w:szCs w:val="20"/>
              </w:rPr>
            </w:pPr>
            <w:r w:rsidRPr="00773417">
              <w:rPr>
                <w:szCs w:val="20"/>
              </w:rPr>
              <w:t>No action on null; abort if filled and does not meet requirements</w:t>
            </w:r>
          </w:p>
        </w:tc>
      </w:tr>
      <w:tr w:rsidR="005E1F82" w:rsidRPr="00773417" w14:paraId="6E5DCCF7" w14:textId="77777777" w:rsidTr="00DD5D19">
        <w:trPr>
          <w:cantSplit/>
        </w:trPr>
        <w:tc>
          <w:tcPr>
            <w:tcW w:w="594" w:type="pct"/>
          </w:tcPr>
          <w:p w14:paraId="55F51B08"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tcPr>
          <w:p w14:paraId="371AECFB" w14:textId="77777777" w:rsidR="005E1F82" w:rsidRPr="00773417" w:rsidRDefault="005E1F82" w:rsidP="00DD5D19">
            <w:pPr>
              <w:rPr>
                <w:rFonts w:cstheme="minorHAnsi"/>
                <w:color w:val="000000"/>
                <w:szCs w:val="20"/>
              </w:rPr>
            </w:pPr>
            <w:r w:rsidRPr="00773417">
              <w:rPr>
                <w:rFonts w:cstheme="minorHAnsi"/>
                <w:color w:val="000000"/>
                <w:szCs w:val="20"/>
              </w:rPr>
              <w:t>Age</w:t>
            </w:r>
          </w:p>
        </w:tc>
        <w:tc>
          <w:tcPr>
            <w:tcW w:w="1763" w:type="pct"/>
          </w:tcPr>
          <w:p w14:paraId="1F022251" w14:textId="77777777" w:rsidR="005E1F82" w:rsidRPr="00773417" w:rsidRDefault="005E1F82" w:rsidP="00DD5D19">
            <w:pPr>
              <w:rPr>
                <w:szCs w:val="20"/>
              </w:rPr>
            </w:pPr>
            <w:r w:rsidRPr="00773417">
              <w:rPr>
                <w:szCs w:val="20"/>
              </w:rPr>
              <w:t>Can be null; if filled, must be between 10 and 54 inclusive</w:t>
            </w:r>
          </w:p>
        </w:tc>
        <w:tc>
          <w:tcPr>
            <w:tcW w:w="1753" w:type="pct"/>
          </w:tcPr>
          <w:p w14:paraId="2FEB3BB1"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2C81F0B7" w14:textId="77777777" w:rsidTr="00DD5D19">
        <w:trPr>
          <w:cantSplit/>
        </w:trPr>
        <w:tc>
          <w:tcPr>
            <w:tcW w:w="594" w:type="pct"/>
          </w:tcPr>
          <w:p w14:paraId="1F8D0D8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014BC564" w14:textId="77777777" w:rsidR="005E1F82" w:rsidRPr="00773417" w:rsidRDefault="005E1F82" w:rsidP="00DD5D19">
            <w:pPr>
              <w:rPr>
                <w:rFonts w:cstheme="minorHAnsi"/>
                <w:bCs/>
                <w:color w:val="000000"/>
                <w:szCs w:val="20"/>
              </w:rPr>
            </w:pPr>
            <w:r w:rsidRPr="00773417">
              <w:rPr>
                <w:rFonts w:cstheme="minorHAnsi"/>
                <w:bCs/>
                <w:color w:val="000000"/>
                <w:szCs w:val="20"/>
              </w:rPr>
              <w:t>EncounterID</w:t>
            </w:r>
          </w:p>
        </w:tc>
        <w:tc>
          <w:tcPr>
            <w:tcW w:w="1763" w:type="pct"/>
          </w:tcPr>
          <w:p w14:paraId="52E0314B" w14:textId="497A5354" w:rsidR="005E1F82" w:rsidRPr="00773417" w:rsidRDefault="005E1F82" w:rsidP="00C64BDA">
            <w:pPr>
              <w:rPr>
                <w:szCs w:val="20"/>
              </w:rPr>
            </w:pPr>
            <w:r w:rsidRPr="00773417">
              <w:rPr>
                <w:szCs w:val="20"/>
              </w:rPr>
              <w:t xml:space="preserve">Can be null; if filled, must </w:t>
            </w:r>
            <w:r w:rsidR="00C64BDA">
              <w:rPr>
                <w:szCs w:val="20"/>
              </w:rPr>
              <w:t xml:space="preserve"> be integer only, 1 or greater</w:t>
            </w:r>
          </w:p>
        </w:tc>
        <w:tc>
          <w:tcPr>
            <w:tcW w:w="1753" w:type="pct"/>
          </w:tcPr>
          <w:p w14:paraId="7DCFEB47"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59671146" w14:textId="77777777" w:rsidTr="00DD5D19">
        <w:trPr>
          <w:cantSplit/>
        </w:trPr>
        <w:tc>
          <w:tcPr>
            <w:tcW w:w="594" w:type="pct"/>
          </w:tcPr>
          <w:p w14:paraId="0FFC61F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60461CA3" w14:textId="77777777" w:rsidR="005E1F82" w:rsidRPr="00773417" w:rsidRDefault="005E1F82" w:rsidP="00DD5D19">
            <w:pPr>
              <w:rPr>
                <w:rFonts w:cstheme="minorHAnsi"/>
                <w:bCs/>
                <w:color w:val="000000"/>
                <w:szCs w:val="20"/>
              </w:rPr>
            </w:pPr>
            <w:r w:rsidRPr="00773417">
              <w:rPr>
                <w:rFonts w:cstheme="minorHAnsi"/>
                <w:bCs/>
                <w:color w:val="000000"/>
                <w:szCs w:val="20"/>
              </w:rPr>
              <w:t>EncType</w:t>
            </w:r>
          </w:p>
        </w:tc>
        <w:tc>
          <w:tcPr>
            <w:tcW w:w="1763" w:type="pct"/>
          </w:tcPr>
          <w:p w14:paraId="7CC57AFE" w14:textId="77777777" w:rsidR="005E1F82" w:rsidRPr="00773417" w:rsidRDefault="005E1F82" w:rsidP="00DD5D19">
            <w:pPr>
              <w:rPr>
                <w:szCs w:val="20"/>
              </w:rPr>
            </w:pPr>
            <w:r w:rsidRPr="00773417">
              <w:rPr>
                <w:szCs w:val="20"/>
              </w:rPr>
              <w:t xml:space="preserve">Can be null; if filled, must be one of: </w:t>
            </w:r>
            <w:r w:rsidRPr="00773417">
              <w:rPr>
                <w:rFonts w:cstheme="minorHAnsi"/>
                <w:color w:val="000000"/>
                <w:szCs w:val="20"/>
              </w:rPr>
              <w:t>IP, ED, AV, IS, or OA</w:t>
            </w:r>
          </w:p>
        </w:tc>
        <w:tc>
          <w:tcPr>
            <w:tcW w:w="1753" w:type="pct"/>
          </w:tcPr>
          <w:p w14:paraId="3F0C640D"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5E218967" w14:textId="77777777" w:rsidTr="00DD5D19">
        <w:trPr>
          <w:cantSplit/>
        </w:trPr>
        <w:tc>
          <w:tcPr>
            <w:tcW w:w="594" w:type="pct"/>
          </w:tcPr>
          <w:p w14:paraId="620EA05D"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662B0C3D" w14:textId="77777777" w:rsidR="005E1F82" w:rsidRPr="00773417" w:rsidRDefault="005E1F82" w:rsidP="00DD5D19">
            <w:pPr>
              <w:rPr>
                <w:rFonts w:cstheme="minorHAnsi"/>
                <w:color w:val="000000"/>
                <w:szCs w:val="20"/>
              </w:rPr>
            </w:pPr>
            <w:r w:rsidRPr="00773417">
              <w:rPr>
                <w:rFonts w:cstheme="minorHAnsi"/>
                <w:bCs/>
                <w:color w:val="000000"/>
                <w:szCs w:val="20"/>
              </w:rPr>
              <w:t>CPatID</w:t>
            </w:r>
          </w:p>
        </w:tc>
        <w:tc>
          <w:tcPr>
            <w:tcW w:w="1763" w:type="pct"/>
          </w:tcPr>
          <w:p w14:paraId="1C81750D" w14:textId="74DBA00B" w:rsidR="005E1F82" w:rsidRPr="00773417" w:rsidRDefault="005E1F82" w:rsidP="00C64BDA">
            <w:pPr>
              <w:rPr>
                <w:szCs w:val="20"/>
              </w:rPr>
            </w:pPr>
            <w:r w:rsidRPr="00773417">
              <w:rPr>
                <w:szCs w:val="20"/>
              </w:rPr>
              <w:t>Can be null; if filled, must</w:t>
            </w:r>
            <w:r w:rsidR="00C64BDA">
              <w:rPr>
                <w:szCs w:val="20"/>
              </w:rPr>
              <w:t xml:space="preserve"> be integer only, 1 or greater</w:t>
            </w:r>
          </w:p>
        </w:tc>
        <w:tc>
          <w:tcPr>
            <w:tcW w:w="1753" w:type="pct"/>
          </w:tcPr>
          <w:p w14:paraId="2D7434FD"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746D68A5" w14:textId="77777777" w:rsidTr="00DD5D19">
        <w:trPr>
          <w:cantSplit/>
        </w:trPr>
        <w:tc>
          <w:tcPr>
            <w:tcW w:w="594" w:type="pct"/>
          </w:tcPr>
          <w:p w14:paraId="47A116CC"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09F47CE9" w14:textId="77777777" w:rsidR="005E1F82" w:rsidRPr="00773417" w:rsidRDefault="005E1F82" w:rsidP="00DD5D19">
            <w:pPr>
              <w:rPr>
                <w:rFonts w:cstheme="minorHAnsi"/>
                <w:color w:val="000000"/>
                <w:szCs w:val="20"/>
              </w:rPr>
            </w:pPr>
            <w:r w:rsidRPr="00773417">
              <w:rPr>
                <w:rFonts w:cstheme="minorHAnsi"/>
                <w:bCs/>
                <w:color w:val="000000"/>
                <w:szCs w:val="20"/>
              </w:rPr>
              <w:t>Sex</w:t>
            </w:r>
          </w:p>
        </w:tc>
        <w:tc>
          <w:tcPr>
            <w:tcW w:w="1763" w:type="pct"/>
          </w:tcPr>
          <w:p w14:paraId="0368A03C" w14:textId="77777777" w:rsidR="005E1F82" w:rsidRPr="00773417" w:rsidRDefault="005E1F82" w:rsidP="00DD5D19">
            <w:pPr>
              <w:rPr>
                <w:szCs w:val="20"/>
              </w:rPr>
            </w:pPr>
            <w:r w:rsidRPr="00773417">
              <w:rPr>
                <w:szCs w:val="20"/>
              </w:rPr>
              <w:t>Can be null; if filled, must be one of: A, M, F, U, or O</w:t>
            </w:r>
          </w:p>
        </w:tc>
        <w:tc>
          <w:tcPr>
            <w:tcW w:w="1753" w:type="pct"/>
          </w:tcPr>
          <w:p w14:paraId="5FD7CA01"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40708919" w14:textId="77777777" w:rsidTr="00DD5D19">
        <w:trPr>
          <w:cantSplit/>
        </w:trPr>
        <w:tc>
          <w:tcPr>
            <w:tcW w:w="594" w:type="pct"/>
          </w:tcPr>
          <w:p w14:paraId="24546B71" w14:textId="77777777" w:rsidR="005E1F82" w:rsidRPr="00773417" w:rsidRDefault="005E1F82" w:rsidP="00DD5D19">
            <w:pPr>
              <w:rPr>
                <w:rFonts w:cstheme="minorHAnsi"/>
                <w:bCs/>
                <w:color w:val="000000"/>
                <w:szCs w:val="20"/>
              </w:rPr>
            </w:pPr>
            <w:r w:rsidRPr="00773417">
              <w:rPr>
                <w:rFonts w:cstheme="minorHAnsi"/>
                <w:bCs/>
                <w:color w:val="000000"/>
                <w:szCs w:val="20"/>
              </w:rPr>
              <w:t>Value</w:t>
            </w:r>
          </w:p>
        </w:tc>
        <w:tc>
          <w:tcPr>
            <w:tcW w:w="890" w:type="pct"/>
          </w:tcPr>
          <w:p w14:paraId="55AA9E4C" w14:textId="77777777" w:rsidR="005E1F82" w:rsidRPr="00773417" w:rsidRDefault="005E1F82" w:rsidP="00DD5D19">
            <w:pPr>
              <w:rPr>
                <w:rFonts w:cstheme="minorHAnsi"/>
                <w:bCs/>
                <w:color w:val="000000"/>
                <w:szCs w:val="20"/>
              </w:rPr>
            </w:pPr>
            <w:r w:rsidRPr="00773417">
              <w:rPr>
                <w:rFonts w:cstheme="minorHAnsi"/>
                <w:bCs/>
                <w:color w:val="000000"/>
                <w:szCs w:val="20"/>
              </w:rPr>
              <w:t>MatchMethod</w:t>
            </w:r>
          </w:p>
        </w:tc>
        <w:tc>
          <w:tcPr>
            <w:tcW w:w="1763" w:type="pct"/>
          </w:tcPr>
          <w:p w14:paraId="0D87B80F" w14:textId="77777777" w:rsidR="005E1F82" w:rsidRPr="00773417" w:rsidRDefault="005E1F82" w:rsidP="00DD5D19">
            <w:pPr>
              <w:rPr>
                <w:szCs w:val="20"/>
              </w:rPr>
            </w:pPr>
            <w:r w:rsidRPr="00773417">
              <w:rPr>
                <w:szCs w:val="20"/>
              </w:rPr>
              <w:t>Value must be one of: BC, RE, SI, LA, OT, N1, N2, N3, or NA only</w:t>
            </w:r>
          </w:p>
        </w:tc>
        <w:tc>
          <w:tcPr>
            <w:tcW w:w="1753" w:type="pct"/>
          </w:tcPr>
          <w:p w14:paraId="2AACC0E3" w14:textId="77777777" w:rsidR="005E1F82" w:rsidRPr="00773417" w:rsidRDefault="005E1F82" w:rsidP="00DD5D19">
            <w:pPr>
              <w:rPr>
                <w:szCs w:val="20"/>
              </w:rPr>
            </w:pPr>
            <w:r w:rsidRPr="00773417">
              <w:rPr>
                <w:szCs w:val="20"/>
              </w:rPr>
              <w:t>Abort if does not meet requirements</w:t>
            </w:r>
          </w:p>
        </w:tc>
      </w:tr>
      <w:tr w:rsidR="005E1F82" w:rsidRPr="00773417" w14:paraId="17D7D4B2" w14:textId="77777777" w:rsidTr="00DD5D19">
        <w:trPr>
          <w:cantSplit/>
        </w:trPr>
        <w:tc>
          <w:tcPr>
            <w:tcW w:w="594" w:type="pct"/>
          </w:tcPr>
          <w:p w14:paraId="38486C9C"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tcPr>
          <w:p w14:paraId="4D7B5F0F" w14:textId="77777777" w:rsidR="005E1F82" w:rsidRPr="00773417" w:rsidRDefault="005E1F82" w:rsidP="00DD5D19">
            <w:pPr>
              <w:rPr>
                <w:rFonts w:cstheme="minorHAnsi"/>
                <w:bCs/>
                <w:color w:val="000000"/>
                <w:szCs w:val="20"/>
              </w:rPr>
            </w:pPr>
            <w:r w:rsidRPr="00773417">
              <w:rPr>
                <w:rFonts w:cstheme="minorHAnsi"/>
                <w:color w:val="000000"/>
                <w:szCs w:val="20"/>
              </w:rPr>
              <w:t>Birth_Type</w:t>
            </w:r>
          </w:p>
        </w:tc>
        <w:tc>
          <w:tcPr>
            <w:tcW w:w="1763" w:type="pct"/>
          </w:tcPr>
          <w:p w14:paraId="10FA99BE" w14:textId="77777777" w:rsidR="005E1F82" w:rsidRPr="00773417" w:rsidRDefault="005E1F82" w:rsidP="00DD5D19">
            <w:pPr>
              <w:rPr>
                <w:szCs w:val="20"/>
              </w:rPr>
            </w:pPr>
            <w:r w:rsidRPr="00773417">
              <w:rPr>
                <w:szCs w:val="20"/>
              </w:rPr>
              <w:t>Can be null; if filled value must be one of: 0, 1, 2, 3, 4, 5, 8, or 9</w:t>
            </w:r>
          </w:p>
        </w:tc>
        <w:tc>
          <w:tcPr>
            <w:tcW w:w="1753" w:type="pct"/>
          </w:tcPr>
          <w:p w14:paraId="78E8D8F3" w14:textId="77777777" w:rsidR="005E1F82" w:rsidRPr="00773417" w:rsidRDefault="005E1F82" w:rsidP="00DD5D19">
            <w:pPr>
              <w:rPr>
                <w:szCs w:val="20"/>
              </w:rPr>
            </w:pPr>
            <w:r w:rsidRPr="00773417">
              <w:rPr>
                <w:szCs w:val="20"/>
              </w:rPr>
              <w:t>No action on null; abort if filled and does not meet requirements</w:t>
            </w:r>
          </w:p>
        </w:tc>
      </w:tr>
      <w:tr w:rsidR="005E1F82" w:rsidRPr="00773417" w14:paraId="2245B576" w14:textId="77777777" w:rsidTr="00DD5D19">
        <w:trPr>
          <w:cantSplit/>
        </w:trPr>
        <w:tc>
          <w:tcPr>
            <w:tcW w:w="594" w:type="pct"/>
          </w:tcPr>
          <w:p w14:paraId="4E07723A" w14:textId="77777777" w:rsidR="005E1F82" w:rsidRPr="00773417" w:rsidRDefault="005E1F82" w:rsidP="00DD5D19">
            <w:pPr>
              <w:rPr>
                <w:rFonts w:cstheme="minorHAnsi"/>
                <w:color w:val="000000"/>
                <w:szCs w:val="20"/>
              </w:rPr>
            </w:pPr>
            <w:r w:rsidRPr="00773417">
              <w:rPr>
                <w:rFonts w:cstheme="minorHAnsi"/>
                <w:bCs/>
                <w:color w:val="000000"/>
                <w:szCs w:val="20"/>
              </w:rPr>
              <w:t>Value</w:t>
            </w:r>
          </w:p>
        </w:tc>
        <w:tc>
          <w:tcPr>
            <w:tcW w:w="890" w:type="pct"/>
            <w:shd w:val="clear" w:color="auto" w:fill="auto"/>
          </w:tcPr>
          <w:p w14:paraId="0EB5F271" w14:textId="77777777" w:rsidR="005E1F82" w:rsidRPr="00773417" w:rsidRDefault="005E1F82" w:rsidP="00DD5D19">
            <w:pPr>
              <w:rPr>
                <w:rFonts w:cstheme="minorHAnsi"/>
                <w:color w:val="000000"/>
                <w:szCs w:val="20"/>
              </w:rPr>
            </w:pPr>
            <w:r w:rsidRPr="00773417">
              <w:rPr>
                <w:rFonts w:cstheme="minorHAnsi"/>
                <w:color w:val="000000"/>
                <w:szCs w:val="20"/>
              </w:rPr>
              <w:t>Birth_Type_Primes</w:t>
            </w:r>
          </w:p>
        </w:tc>
        <w:tc>
          <w:tcPr>
            <w:tcW w:w="1763" w:type="pct"/>
            <w:shd w:val="clear" w:color="auto" w:fill="auto"/>
          </w:tcPr>
          <w:p w14:paraId="75228495" w14:textId="77777777" w:rsidR="005E1F82" w:rsidRPr="00773417" w:rsidRDefault="005E1F82" w:rsidP="00DD5D19">
            <w:pPr>
              <w:rPr>
                <w:szCs w:val="20"/>
              </w:rPr>
            </w:pPr>
            <w:r w:rsidRPr="00773417">
              <w:rPr>
                <w:szCs w:val="20"/>
              </w:rPr>
              <w:t>Can be null; if filled must be only a product of prime numbers 2, 3, 5, 7, 11, 13, and 17 in any combination</w:t>
            </w:r>
          </w:p>
        </w:tc>
        <w:tc>
          <w:tcPr>
            <w:tcW w:w="1753" w:type="pct"/>
            <w:shd w:val="clear" w:color="auto" w:fill="auto"/>
          </w:tcPr>
          <w:p w14:paraId="4845366C" w14:textId="77777777" w:rsidR="005E1F82" w:rsidRPr="00773417" w:rsidRDefault="005E1F82" w:rsidP="00DD5D19">
            <w:pPr>
              <w:rPr>
                <w:szCs w:val="20"/>
              </w:rPr>
            </w:pPr>
            <w:r w:rsidRPr="00773417">
              <w:rPr>
                <w:szCs w:val="20"/>
              </w:rPr>
              <w:t>No action on null; abort if filled and does not meet requirements</w:t>
            </w:r>
          </w:p>
        </w:tc>
      </w:tr>
    </w:tbl>
    <w:p w14:paraId="2B2525E8" w14:textId="77777777" w:rsidR="006B20A8" w:rsidRPr="006B20A8" w:rsidRDefault="006B20A8" w:rsidP="006B20A8"/>
    <w:p w14:paraId="23A44E72" w14:textId="695FFB8D" w:rsidR="00B67888" w:rsidRDefault="005E1F82" w:rsidP="00B67888">
      <w:pPr>
        <w:pStyle w:val="Heading2"/>
      </w:pPr>
      <w:bookmarkStart w:id="15" w:name="_ETL_approval_phases"/>
      <w:bookmarkStart w:id="16" w:name="_Toc66377147"/>
      <w:bookmarkEnd w:id="15"/>
      <w:r>
        <w:t>Level 2</w:t>
      </w:r>
      <w:bookmarkEnd w:id="16"/>
    </w:p>
    <w:p w14:paraId="60F3ACB3" w14:textId="51698138" w:rsidR="00B67888" w:rsidRDefault="005E1F82" w:rsidP="005E1F82">
      <w:pPr>
        <w:pStyle w:val="Heading3"/>
      </w:pPr>
      <w:bookmarkStart w:id="17" w:name="_Toc66377148"/>
      <w:r>
        <w:t>Within Table Checks</w:t>
      </w:r>
      <w:bookmarkEnd w:id="17"/>
    </w:p>
    <w:p w14:paraId="7F35348D" w14:textId="6996835A" w:rsidR="00B67888" w:rsidRPr="00410378" w:rsidRDefault="00976C4E" w:rsidP="00B67888">
      <w:r w:rsidRPr="00773417">
        <w:t xml:space="preserve">The following level 2 checks will be used to confirm whether the relationship between variables within each specific table </w:t>
      </w:r>
      <w:r w:rsidR="00010700">
        <w:t xml:space="preserve">complies </w:t>
      </w:r>
      <w:r w:rsidRPr="00773417">
        <w:t xml:space="preserve">with the SCDM for linked mother-infant records </w:t>
      </w:r>
      <w:r w:rsidR="00DC0FF0" w:rsidRPr="00773417">
        <w:t>only.</w:t>
      </w:r>
    </w:p>
    <w:p w14:paraId="372E0A25" w14:textId="274F6EDA" w:rsidR="00B67888" w:rsidRDefault="00EE134C" w:rsidP="00EE134C">
      <w:pPr>
        <w:pStyle w:val="Heading4"/>
      </w:pPr>
      <w:r>
        <w:t>Mother Infant Linkage (MIL) Table</w:t>
      </w:r>
    </w:p>
    <w:tbl>
      <w:tblPr>
        <w:tblStyle w:val="TableGrid"/>
        <w:tblW w:w="5000" w:type="pct"/>
        <w:tblLook w:val="04A0" w:firstRow="1" w:lastRow="0" w:firstColumn="1" w:lastColumn="0" w:noHBand="0" w:noVBand="1"/>
      </w:tblPr>
      <w:tblGrid>
        <w:gridCol w:w="1374"/>
        <w:gridCol w:w="1917"/>
        <w:gridCol w:w="2947"/>
        <w:gridCol w:w="3112"/>
      </w:tblGrid>
      <w:tr w:rsidR="00EE134C" w:rsidRPr="00773417" w14:paraId="26924A60" w14:textId="77777777" w:rsidTr="00EE134C">
        <w:trPr>
          <w:cantSplit/>
          <w:tblHeader/>
        </w:trPr>
        <w:tc>
          <w:tcPr>
            <w:tcW w:w="735" w:type="pct"/>
          </w:tcPr>
          <w:p w14:paraId="2D5C611C" w14:textId="77777777" w:rsidR="00EE134C" w:rsidRPr="00773417" w:rsidRDefault="00EE134C" w:rsidP="00DD5D19">
            <w:pPr>
              <w:jc w:val="center"/>
              <w:rPr>
                <w:b/>
              </w:rPr>
            </w:pPr>
            <w:bookmarkStart w:id="18" w:name="_Toc516042812"/>
            <w:r w:rsidRPr="00773417">
              <w:rPr>
                <w:b/>
              </w:rPr>
              <w:t>Variable1</w:t>
            </w:r>
          </w:p>
        </w:tc>
        <w:tc>
          <w:tcPr>
            <w:tcW w:w="1025" w:type="pct"/>
          </w:tcPr>
          <w:p w14:paraId="4C0646B0" w14:textId="77777777" w:rsidR="00EE134C" w:rsidRPr="00773417" w:rsidRDefault="00EE134C" w:rsidP="00DD5D19">
            <w:pPr>
              <w:jc w:val="center"/>
              <w:rPr>
                <w:b/>
              </w:rPr>
            </w:pPr>
            <w:r w:rsidRPr="00773417">
              <w:rPr>
                <w:b/>
              </w:rPr>
              <w:t>Variable2</w:t>
            </w:r>
          </w:p>
        </w:tc>
        <w:tc>
          <w:tcPr>
            <w:tcW w:w="1576" w:type="pct"/>
          </w:tcPr>
          <w:p w14:paraId="27D2ADC6" w14:textId="77777777" w:rsidR="00EE134C" w:rsidRPr="00773417" w:rsidRDefault="00EE134C" w:rsidP="00DD5D19">
            <w:pPr>
              <w:jc w:val="center"/>
              <w:rPr>
                <w:b/>
              </w:rPr>
            </w:pPr>
            <w:r w:rsidRPr="00773417">
              <w:rPr>
                <w:b/>
              </w:rPr>
              <w:t>Requirement</w:t>
            </w:r>
          </w:p>
        </w:tc>
        <w:tc>
          <w:tcPr>
            <w:tcW w:w="1665" w:type="pct"/>
          </w:tcPr>
          <w:p w14:paraId="5861449E" w14:textId="77777777" w:rsidR="00EE134C" w:rsidRPr="00773417" w:rsidRDefault="00EE134C" w:rsidP="00DD5D19">
            <w:pPr>
              <w:jc w:val="center"/>
              <w:rPr>
                <w:b/>
              </w:rPr>
            </w:pPr>
            <w:r w:rsidRPr="00773417">
              <w:rPr>
                <w:b/>
              </w:rPr>
              <w:t>Message</w:t>
            </w:r>
          </w:p>
        </w:tc>
      </w:tr>
      <w:tr w:rsidR="00EE134C" w:rsidRPr="00773417" w14:paraId="576A2352" w14:textId="77777777" w:rsidTr="00EE134C">
        <w:trPr>
          <w:cantSplit/>
        </w:trPr>
        <w:tc>
          <w:tcPr>
            <w:tcW w:w="735" w:type="pct"/>
          </w:tcPr>
          <w:p w14:paraId="553C0AB5" w14:textId="77777777" w:rsidR="00EE134C" w:rsidRPr="00773417" w:rsidRDefault="00EE134C" w:rsidP="00DD5D19">
            <w:r w:rsidRPr="00773417">
              <w:rPr>
                <w:rFonts w:cstheme="minorHAnsi"/>
                <w:bCs/>
                <w:color w:val="000000"/>
                <w:szCs w:val="20"/>
              </w:rPr>
              <w:t>MPatID</w:t>
            </w:r>
          </w:p>
        </w:tc>
        <w:tc>
          <w:tcPr>
            <w:tcW w:w="1025" w:type="pct"/>
          </w:tcPr>
          <w:p w14:paraId="7B73A6AE" w14:textId="77777777" w:rsidR="00EE134C" w:rsidRPr="00773417" w:rsidRDefault="00EE134C" w:rsidP="00DD5D19">
            <w:r w:rsidRPr="00773417">
              <w:rPr>
                <w:rFonts w:cstheme="minorHAnsi"/>
                <w:color w:val="000000"/>
                <w:szCs w:val="20"/>
              </w:rPr>
              <w:t>MBirth_Date</w:t>
            </w:r>
          </w:p>
        </w:tc>
        <w:tc>
          <w:tcPr>
            <w:tcW w:w="1576" w:type="pct"/>
          </w:tcPr>
          <w:p w14:paraId="1ECE54C1" w14:textId="77777777" w:rsidR="00EE134C" w:rsidRPr="00773417" w:rsidRDefault="00EE134C" w:rsidP="00DD5D19">
            <w:r w:rsidRPr="00773417">
              <w:t>If Variable1 is filled, then Variable2 must be filled</w:t>
            </w:r>
          </w:p>
        </w:tc>
        <w:tc>
          <w:tcPr>
            <w:tcW w:w="1665" w:type="pct"/>
          </w:tcPr>
          <w:p w14:paraId="6C96272F" w14:textId="77777777" w:rsidR="00EE134C" w:rsidRPr="00773417" w:rsidRDefault="00EE134C" w:rsidP="00DD5D19">
            <w:r w:rsidRPr="00773417">
              <w:t>MPatID=</w:t>
            </w:r>
            <w:r w:rsidRPr="00773417">
              <w:rPr>
                <w:i/>
                <w:u w:val="single"/>
              </w:rPr>
              <w:t>value</w:t>
            </w:r>
            <w:r w:rsidRPr="00773417">
              <w:t>: No value found for MBirth_Date</w:t>
            </w:r>
          </w:p>
        </w:tc>
      </w:tr>
      <w:tr w:rsidR="00EE134C" w:rsidRPr="00773417" w14:paraId="35FFE825" w14:textId="77777777" w:rsidTr="00EE134C">
        <w:trPr>
          <w:cantSplit/>
        </w:trPr>
        <w:tc>
          <w:tcPr>
            <w:tcW w:w="735" w:type="pct"/>
            <w:shd w:val="clear" w:color="auto" w:fill="auto"/>
          </w:tcPr>
          <w:p w14:paraId="1DD9D456" w14:textId="77777777" w:rsidR="00EE134C" w:rsidRPr="00773417" w:rsidRDefault="00EE134C" w:rsidP="00DD5D19">
            <w:pPr>
              <w:rPr>
                <w:rFonts w:cstheme="minorHAnsi"/>
                <w:bCs/>
                <w:color w:val="000000"/>
                <w:szCs w:val="20"/>
              </w:rPr>
            </w:pPr>
            <w:r w:rsidRPr="00773417">
              <w:rPr>
                <w:rFonts w:cstheme="minorHAnsi"/>
                <w:bCs/>
                <w:color w:val="000000"/>
                <w:szCs w:val="20"/>
              </w:rPr>
              <w:t>MPatID</w:t>
            </w:r>
          </w:p>
        </w:tc>
        <w:tc>
          <w:tcPr>
            <w:tcW w:w="1025" w:type="pct"/>
            <w:shd w:val="clear" w:color="auto" w:fill="auto"/>
          </w:tcPr>
          <w:p w14:paraId="48B3AF06" w14:textId="77777777" w:rsidR="00EE134C" w:rsidRPr="00773417" w:rsidRDefault="00EE134C" w:rsidP="00DD5D19">
            <w:pPr>
              <w:rPr>
                <w:rFonts w:cstheme="minorHAnsi"/>
                <w:color w:val="000000"/>
                <w:szCs w:val="20"/>
              </w:rPr>
            </w:pPr>
            <w:r w:rsidRPr="00773417">
              <w:rPr>
                <w:rFonts w:cstheme="minorHAnsi"/>
                <w:color w:val="000000"/>
                <w:szCs w:val="20"/>
              </w:rPr>
              <w:t>Age</w:t>
            </w:r>
          </w:p>
        </w:tc>
        <w:tc>
          <w:tcPr>
            <w:tcW w:w="1576" w:type="pct"/>
            <w:shd w:val="clear" w:color="auto" w:fill="auto"/>
          </w:tcPr>
          <w:p w14:paraId="304E5378" w14:textId="77777777" w:rsidR="00EE134C" w:rsidRPr="00773417" w:rsidRDefault="00EE134C" w:rsidP="00DD5D19">
            <w:r w:rsidRPr="00773417">
              <w:t>If Variable1 is filled, then Variable2 must be filled</w:t>
            </w:r>
          </w:p>
        </w:tc>
        <w:tc>
          <w:tcPr>
            <w:tcW w:w="1665" w:type="pct"/>
            <w:shd w:val="clear" w:color="auto" w:fill="auto"/>
          </w:tcPr>
          <w:p w14:paraId="47E4F7B6" w14:textId="77777777" w:rsidR="00EE134C" w:rsidRPr="00773417" w:rsidRDefault="00EE134C" w:rsidP="00DD5D19">
            <w:r w:rsidRPr="00773417">
              <w:t>MPatID=</w:t>
            </w:r>
            <w:r w:rsidRPr="00773417">
              <w:rPr>
                <w:i/>
                <w:u w:val="single"/>
              </w:rPr>
              <w:t>value</w:t>
            </w:r>
            <w:r w:rsidRPr="00773417">
              <w:t>: No value found for Age</w:t>
            </w:r>
          </w:p>
        </w:tc>
      </w:tr>
      <w:tr w:rsidR="00EE134C" w:rsidRPr="00773417" w14:paraId="0DD9956F" w14:textId="77777777" w:rsidTr="00EE134C">
        <w:trPr>
          <w:cantSplit/>
        </w:trPr>
        <w:tc>
          <w:tcPr>
            <w:tcW w:w="735" w:type="pct"/>
          </w:tcPr>
          <w:p w14:paraId="3579A3EA" w14:textId="77777777" w:rsidR="00EE134C" w:rsidRPr="00773417" w:rsidRDefault="00EE134C" w:rsidP="00DD5D19">
            <w:pPr>
              <w:rPr>
                <w:rFonts w:cstheme="minorHAnsi"/>
                <w:color w:val="000000"/>
                <w:szCs w:val="20"/>
              </w:rPr>
            </w:pPr>
            <w:r w:rsidRPr="00773417">
              <w:rPr>
                <w:rFonts w:cstheme="minorHAnsi"/>
                <w:color w:val="000000"/>
                <w:szCs w:val="20"/>
              </w:rPr>
              <w:t>MBirth_Date</w:t>
            </w:r>
          </w:p>
        </w:tc>
        <w:tc>
          <w:tcPr>
            <w:tcW w:w="1025" w:type="pct"/>
          </w:tcPr>
          <w:p w14:paraId="169224FF" w14:textId="77777777" w:rsidR="00EE134C" w:rsidRPr="00773417" w:rsidRDefault="00EE134C" w:rsidP="00DD5D19">
            <w:r w:rsidRPr="00773417">
              <w:rPr>
                <w:rFonts w:cstheme="minorHAnsi"/>
                <w:bCs/>
                <w:color w:val="000000"/>
                <w:szCs w:val="20"/>
              </w:rPr>
              <w:t>EncounterID</w:t>
            </w:r>
          </w:p>
        </w:tc>
        <w:tc>
          <w:tcPr>
            <w:tcW w:w="1576" w:type="pct"/>
          </w:tcPr>
          <w:p w14:paraId="7FA20E12" w14:textId="77777777" w:rsidR="00EE134C" w:rsidRPr="00773417" w:rsidRDefault="00EE134C" w:rsidP="00DD5D19">
            <w:r w:rsidRPr="00773417">
              <w:t>If Variable1 is filled, then Variable2 must be filled</w:t>
            </w:r>
          </w:p>
        </w:tc>
        <w:tc>
          <w:tcPr>
            <w:tcW w:w="1665" w:type="pct"/>
          </w:tcPr>
          <w:p w14:paraId="0702B4AA" w14:textId="77777777" w:rsidR="00EE134C" w:rsidRPr="00773417" w:rsidRDefault="00EE134C" w:rsidP="00DD5D19">
            <w:r w:rsidRPr="00773417">
              <w:t>MPatID=</w:t>
            </w:r>
            <w:r w:rsidRPr="00773417">
              <w:rPr>
                <w:i/>
                <w:u w:val="single"/>
              </w:rPr>
              <w:t>value</w:t>
            </w:r>
            <w:r w:rsidRPr="00773417">
              <w:t>: MBirth_Date=</w:t>
            </w:r>
            <w:r w:rsidRPr="00773417">
              <w:rPr>
                <w:i/>
                <w:u w:val="single"/>
              </w:rPr>
              <w:t>value</w:t>
            </w:r>
            <w:r w:rsidRPr="00773417">
              <w:t>, but no value found for EncounterID</w:t>
            </w:r>
          </w:p>
        </w:tc>
      </w:tr>
      <w:tr w:rsidR="00EE134C" w:rsidRPr="00773417" w14:paraId="2DDF6613" w14:textId="77777777" w:rsidTr="00EE134C">
        <w:trPr>
          <w:cantSplit/>
        </w:trPr>
        <w:tc>
          <w:tcPr>
            <w:tcW w:w="735" w:type="pct"/>
          </w:tcPr>
          <w:p w14:paraId="6F467539" w14:textId="77777777" w:rsidR="00EE134C" w:rsidRPr="00773417" w:rsidRDefault="00EE134C" w:rsidP="00DD5D19">
            <w:pPr>
              <w:rPr>
                <w:rFonts w:cstheme="minorHAnsi"/>
                <w:bCs/>
                <w:color w:val="000000"/>
                <w:szCs w:val="20"/>
              </w:rPr>
            </w:pPr>
            <w:r w:rsidRPr="00773417">
              <w:rPr>
                <w:rFonts w:cstheme="minorHAnsi"/>
                <w:color w:val="000000"/>
                <w:szCs w:val="20"/>
              </w:rPr>
              <w:t>MBirth_Date</w:t>
            </w:r>
          </w:p>
        </w:tc>
        <w:tc>
          <w:tcPr>
            <w:tcW w:w="1025" w:type="pct"/>
          </w:tcPr>
          <w:p w14:paraId="7D0C0ADB" w14:textId="77777777" w:rsidR="00EE134C" w:rsidRPr="00773417" w:rsidRDefault="00EE134C" w:rsidP="00DD5D19">
            <w:r w:rsidRPr="00773417">
              <w:t>ADate</w:t>
            </w:r>
          </w:p>
        </w:tc>
        <w:tc>
          <w:tcPr>
            <w:tcW w:w="1576" w:type="pct"/>
          </w:tcPr>
          <w:p w14:paraId="52097D33" w14:textId="77777777" w:rsidR="00EE134C" w:rsidRPr="00773417" w:rsidRDefault="00EE134C" w:rsidP="00DD5D19">
            <w:r w:rsidRPr="00773417">
              <w:t>If Variable1 is filled, then Variable2 must be filled</w:t>
            </w:r>
          </w:p>
        </w:tc>
        <w:tc>
          <w:tcPr>
            <w:tcW w:w="1665" w:type="pct"/>
          </w:tcPr>
          <w:p w14:paraId="5115014A" w14:textId="77777777" w:rsidR="00EE134C" w:rsidRPr="00773417" w:rsidRDefault="00EE134C" w:rsidP="00DD5D19">
            <w:r w:rsidRPr="00773417">
              <w:t>MPatID=</w:t>
            </w:r>
            <w:r w:rsidRPr="00773417">
              <w:rPr>
                <w:i/>
                <w:u w:val="single"/>
              </w:rPr>
              <w:t>value</w:t>
            </w:r>
            <w:r w:rsidRPr="00773417">
              <w:t>: MBirth_Date=</w:t>
            </w:r>
            <w:r w:rsidRPr="00773417">
              <w:rPr>
                <w:i/>
                <w:u w:val="single"/>
              </w:rPr>
              <w:t>value</w:t>
            </w:r>
            <w:r w:rsidRPr="00773417">
              <w:t>, but no value found for ADate</w:t>
            </w:r>
          </w:p>
        </w:tc>
      </w:tr>
      <w:tr w:rsidR="00EE134C" w:rsidRPr="00773417" w14:paraId="654889A6" w14:textId="77777777" w:rsidTr="00EE134C">
        <w:trPr>
          <w:cantSplit/>
        </w:trPr>
        <w:tc>
          <w:tcPr>
            <w:tcW w:w="735" w:type="pct"/>
          </w:tcPr>
          <w:p w14:paraId="6E5BB9D8" w14:textId="77777777" w:rsidR="00EE134C" w:rsidRPr="00773417" w:rsidRDefault="00EE134C" w:rsidP="00DD5D19">
            <w:pPr>
              <w:rPr>
                <w:rFonts w:cstheme="minorHAnsi"/>
                <w:bCs/>
                <w:color w:val="000000"/>
                <w:szCs w:val="20"/>
              </w:rPr>
            </w:pPr>
            <w:r w:rsidRPr="00773417">
              <w:rPr>
                <w:rFonts w:cstheme="minorHAnsi"/>
                <w:color w:val="000000"/>
                <w:szCs w:val="20"/>
              </w:rPr>
              <w:t>MBirth_Date</w:t>
            </w:r>
          </w:p>
        </w:tc>
        <w:tc>
          <w:tcPr>
            <w:tcW w:w="1025" w:type="pct"/>
          </w:tcPr>
          <w:p w14:paraId="4FF59698" w14:textId="77777777" w:rsidR="00EE134C" w:rsidRPr="00773417" w:rsidRDefault="00EE134C" w:rsidP="00DD5D19">
            <w:r w:rsidRPr="00773417">
              <w:rPr>
                <w:rFonts w:cstheme="minorHAnsi"/>
                <w:color w:val="000000"/>
                <w:szCs w:val="20"/>
              </w:rPr>
              <w:t>Birth_Type</w:t>
            </w:r>
          </w:p>
        </w:tc>
        <w:tc>
          <w:tcPr>
            <w:tcW w:w="1576" w:type="pct"/>
          </w:tcPr>
          <w:p w14:paraId="1B9F1A44" w14:textId="77777777" w:rsidR="00EE134C" w:rsidRPr="00773417" w:rsidRDefault="00EE134C" w:rsidP="00DD5D19">
            <w:r w:rsidRPr="00773417">
              <w:t>If Variable1 is filled, then Variable2 must be filled</w:t>
            </w:r>
          </w:p>
        </w:tc>
        <w:tc>
          <w:tcPr>
            <w:tcW w:w="1665" w:type="pct"/>
          </w:tcPr>
          <w:p w14:paraId="41BF5C66" w14:textId="77777777" w:rsidR="00EE134C" w:rsidRPr="00773417" w:rsidRDefault="00EE134C" w:rsidP="00DD5D19">
            <w:r w:rsidRPr="00773417">
              <w:t>MPatID=</w:t>
            </w:r>
            <w:r w:rsidRPr="00773417">
              <w:rPr>
                <w:i/>
                <w:u w:val="single"/>
              </w:rPr>
              <w:t>value</w:t>
            </w:r>
            <w:r w:rsidRPr="00773417">
              <w:t>: MBirth_Date=</w:t>
            </w:r>
            <w:r w:rsidRPr="00773417">
              <w:rPr>
                <w:i/>
                <w:u w:val="single"/>
              </w:rPr>
              <w:t>value</w:t>
            </w:r>
            <w:r w:rsidRPr="00773417">
              <w:t>, but no value found for Birth_Type</w:t>
            </w:r>
          </w:p>
        </w:tc>
      </w:tr>
      <w:tr w:rsidR="00EE134C" w:rsidRPr="00773417" w14:paraId="63281F8E" w14:textId="77777777" w:rsidTr="00EE134C">
        <w:trPr>
          <w:cantSplit/>
        </w:trPr>
        <w:tc>
          <w:tcPr>
            <w:tcW w:w="735" w:type="pct"/>
          </w:tcPr>
          <w:p w14:paraId="2AD581EB" w14:textId="77777777" w:rsidR="00EE134C" w:rsidRPr="00773417" w:rsidRDefault="00EE134C" w:rsidP="00DD5D19">
            <w:pPr>
              <w:rPr>
                <w:rFonts w:cstheme="minorHAnsi"/>
                <w:bCs/>
                <w:color w:val="000000"/>
                <w:szCs w:val="20"/>
              </w:rPr>
            </w:pPr>
            <w:r w:rsidRPr="00773417">
              <w:rPr>
                <w:rFonts w:cstheme="minorHAnsi"/>
                <w:bCs/>
                <w:color w:val="000000"/>
                <w:szCs w:val="20"/>
              </w:rPr>
              <w:t>ADate</w:t>
            </w:r>
          </w:p>
        </w:tc>
        <w:tc>
          <w:tcPr>
            <w:tcW w:w="1025" w:type="pct"/>
          </w:tcPr>
          <w:p w14:paraId="5BE5DB54" w14:textId="77777777" w:rsidR="00EE134C" w:rsidRPr="00773417" w:rsidRDefault="00EE134C" w:rsidP="00DD5D19">
            <w:pPr>
              <w:rPr>
                <w:rFonts w:cstheme="minorHAnsi"/>
                <w:bCs/>
                <w:color w:val="000000"/>
                <w:szCs w:val="20"/>
              </w:rPr>
            </w:pPr>
            <w:r w:rsidRPr="00773417">
              <w:rPr>
                <w:rFonts w:cstheme="minorHAnsi"/>
                <w:bCs/>
                <w:color w:val="000000"/>
                <w:szCs w:val="20"/>
              </w:rPr>
              <w:t>DDate</w:t>
            </w:r>
          </w:p>
        </w:tc>
        <w:tc>
          <w:tcPr>
            <w:tcW w:w="1576" w:type="pct"/>
          </w:tcPr>
          <w:p w14:paraId="1C1BFFE2" w14:textId="77777777" w:rsidR="00EE134C" w:rsidRPr="00773417" w:rsidRDefault="00EE134C" w:rsidP="00DD5D19">
            <w:r w:rsidRPr="00773417">
              <w:t>If both variables are filled, then Variable2 must be on or later than Variable1</w:t>
            </w:r>
          </w:p>
        </w:tc>
        <w:tc>
          <w:tcPr>
            <w:tcW w:w="1665" w:type="pct"/>
          </w:tcPr>
          <w:p w14:paraId="793436D2" w14:textId="77777777" w:rsidR="00EE134C" w:rsidRPr="00773417" w:rsidRDefault="00EE134C" w:rsidP="00DD5D19">
            <w:r w:rsidRPr="00773417">
              <w:t>MPatID=</w:t>
            </w:r>
            <w:r w:rsidRPr="00773417">
              <w:rPr>
                <w:i/>
                <w:u w:val="single"/>
              </w:rPr>
              <w:t>value</w:t>
            </w:r>
            <w:r w:rsidRPr="00773417">
              <w:t>: ADate=</w:t>
            </w:r>
            <w:r w:rsidRPr="00773417">
              <w:rPr>
                <w:i/>
                <w:u w:val="single"/>
              </w:rPr>
              <w:t>value</w:t>
            </w:r>
            <w:r w:rsidRPr="00773417">
              <w:t>, DDate=</w:t>
            </w:r>
            <w:r w:rsidRPr="00773417">
              <w:rPr>
                <w:i/>
                <w:u w:val="single"/>
              </w:rPr>
              <w:t>value</w:t>
            </w:r>
            <w:r w:rsidRPr="00773417">
              <w:t>, but DDate must be &gt;= ADate</w:t>
            </w:r>
          </w:p>
        </w:tc>
      </w:tr>
      <w:tr w:rsidR="00EE134C" w:rsidRPr="00773417" w14:paraId="19F6EF56" w14:textId="77777777" w:rsidTr="00EE134C">
        <w:trPr>
          <w:cantSplit/>
        </w:trPr>
        <w:tc>
          <w:tcPr>
            <w:tcW w:w="735" w:type="pct"/>
          </w:tcPr>
          <w:p w14:paraId="154F81CD" w14:textId="77777777" w:rsidR="00EE134C" w:rsidRPr="00773417" w:rsidRDefault="00EE134C" w:rsidP="00DD5D19">
            <w:pPr>
              <w:rPr>
                <w:rFonts w:cstheme="minorHAnsi"/>
                <w:color w:val="000000"/>
                <w:szCs w:val="20"/>
              </w:rPr>
            </w:pPr>
            <w:r w:rsidRPr="00773417">
              <w:rPr>
                <w:rFonts w:cstheme="minorHAnsi"/>
                <w:bCs/>
                <w:color w:val="000000"/>
                <w:szCs w:val="20"/>
              </w:rPr>
              <w:t>CPatID</w:t>
            </w:r>
          </w:p>
        </w:tc>
        <w:tc>
          <w:tcPr>
            <w:tcW w:w="1025" w:type="pct"/>
          </w:tcPr>
          <w:p w14:paraId="26334893" w14:textId="77777777" w:rsidR="00EE134C" w:rsidRPr="00773417" w:rsidRDefault="00EE134C" w:rsidP="00DD5D19">
            <w:r w:rsidRPr="00773417">
              <w:rPr>
                <w:rFonts w:cstheme="minorHAnsi"/>
                <w:bCs/>
                <w:color w:val="000000"/>
                <w:szCs w:val="20"/>
              </w:rPr>
              <w:t>CBirth_Date</w:t>
            </w:r>
          </w:p>
        </w:tc>
        <w:tc>
          <w:tcPr>
            <w:tcW w:w="1576" w:type="pct"/>
          </w:tcPr>
          <w:p w14:paraId="18740499" w14:textId="77777777" w:rsidR="00EE134C" w:rsidRPr="00773417" w:rsidRDefault="00EE134C" w:rsidP="00DD5D19">
            <w:r w:rsidRPr="00773417">
              <w:t>If Variable1 is filled, then Variable2 must be filled</w:t>
            </w:r>
          </w:p>
        </w:tc>
        <w:tc>
          <w:tcPr>
            <w:tcW w:w="1665" w:type="pct"/>
          </w:tcPr>
          <w:p w14:paraId="35E12937" w14:textId="77777777" w:rsidR="00EE134C" w:rsidRPr="00773417" w:rsidRDefault="00EE134C" w:rsidP="00DD5D19">
            <w:r w:rsidRPr="00773417">
              <w:t>CPatID=</w:t>
            </w:r>
            <w:r w:rsidRPr="00773417">
              <w:rPr>
                <w:i/>
                <w:u w:val="single"/>
              </w:rPr>
              <w:t>value</w:t>
            </w:r>
            <w:r w:rsidRPr="00773417">
              <w:t>: No value found for CBirth_Date</w:t>
            </w:r>
          </w:p>
        </w:tc>
      </w:tr>
      <w:tr w:rsidR="00EE134C" w:rsidRPr="00773417" w14:paraId="09833043" w14:textId="77777777" w:rsidTr="00EE134C">
        <w:trPr>
          <w:cantSplit/>
        </w:trPr>
        <w:tc>
          <w:tcPr>
            <w:tcW w:w="735" w:type="pct"/>
          </w:tcPr>
          <w:p w14:paraId="31486D3E" w14:textId="77777777" w:rsidR="00EE134C" w:rsidRPr="00773417" w:rsidRDefault="00EE134C" w:rsidP="00DD5D19">
            <w:pPr>
              <w:rPr>
                <w:rFonts w:cstheme="minorHAnsi"/>
                <w:bCs/>
                <w:color w:val="000000"/>
                <w:szCs w:val="20"/>
              </w:rPr>
            </w:pPr>
            <w:r w:rsidRPr="00773417">
              <w:rPr>
                <w:rFonts w:cstheme="minorHAnsi"/>
                <w:bCs/>
                <w:color w:val="000000"/>
                <w:szCs w:val="20"/>
              </w:rPr>
              <w:t>CPatID</w:t>
            </w:r>
          </w:p>
        </w:tc>
        <w:tc>
          <w:tcPr>
            <w:tcW w:w="1025" w:type="pct"/>
          </w:tcPr>
          <w:p w14:paraId="4293A370" w14:textId="77777777" w:rsidR="00EE134C" w:rsidRPr="00773417" w:rsidRDefault="00EE134C" w:rsidP="00DD5D19">
            <w:pPr>
              <w:rPr>
                <w:rFonts w:cstheme="minorHAnsi"/>
                <w:bCs/>
                <w:color w:val="000000"/>
                <w:szCs w:val="20"/>
              </w:rPr>
            </w:pPr>
            <w:r w:rsidRPr="00773417">
              <w:rPr>
                <w:rFonts w:cstheme="minorHAnsi"/>
                <w:bCs/>
                <w:color w:val="000000"/>
                <w:szCs w:val="20"/>
              </w:rPr>
              <w:t>Sex</w:t>
            </w:r>
          </w:p>
        </w:tc>
        <w:tc>
          <w:tcPr>
            <w:tcW w:w="1576" w:type="pct"/>
          </w:tcPr>
          <w:p w14:paraId="34F1D734" w14:textId="77777777" w:rsidR="00EE134C" w:rsidRPr="00773417" w:rsidRDefault="00EE134C" w:rsidP="00DD5D19">
            <w:r w:rsidRPr="00773417">
              <w:t>If Variable1 is filled, then Variable2 must be filled</w:t>
            </w:r>
          </w:p>
        </w:tc>
        <w:tc>
          <w:tcPr>
            <w:tcW w:w="1665" w:type="pct"/>
          </w:tcPr>
          <w:p w14:paraId="3CD9C5B9" w14:textId="77777777" w:rsidR="00EE134C" w:rsidRPr="00773417" w:rsidRDefault="00EE134C" w:rsidP="00DD5D19">
            <w:r w:rsidRPr="00773417">
              <w:t>CPatID=</w:t>
            </w:r>
            <w:r w:rsidRPr="00773417">
              <w:rPr>
                <w:i/>
                <w:u w:val="single"/>
              </w:rPr>
              <w:t>value</w:t>
            </w:r>
            <w:r w:rsidRPr="00773417">
              <w:t>: No value found for Sex</w:t>
            </w:r>
          </w:p>
        </w:tc>
      </w:tr>
      <w:tr w:rsidR="00EE134C" w:rsidRPr="00773417" w14:paraId="1F849DBD" w14:textId="77777777" w:rsidTr="00EE134C">
        <w:trPr>
          <w:cantSplit/>
        </w:trPr>
        <w:tc>
          <w:tcPr>
            <w:tcW w:w="735" w:type="pct"/>
          </w:tcPr>
          <w:p w14:paraId="08DF3CF4" w14:textId="77777777" w:rsidR="00EE134C" w:rsidRPr="00773417" w:rsidRDefault="00EE134C" w:rsidP="00DD5D19">
            <w:pPr>
              <w:rPr>
                <w:rFonts w:cstheme="minorHAnsi"/>
                <w:bCs/>
                <w:color w:val="000000"/>
                <w:szCs w:val="20"/>
              </w:rPr>
            </w:pPr>
            <w:r w:rsidRPr="00773417">
              <w:rPr>
                <w:rFonts w:cstheme="minorHAnsi"/>
                <w:bCs/>
                <w:color w:val="000000"/>
                <w:szCs w:val="20"/>
              </w:rPr>
              <w:t>Birth_Type</w:t>
            </w:r>
          </w:p>
        </w:tc>
        <w:tc>
          <w:tcPr>
            <w:tcW w:w="1025" w:type="pct"/>
          </w:tcPr>
          <w:p w14:paraId="77322279" w14:textId="77777777" w:rsidR="00EE134C" w:rsidRPr="00773417" w:rsidRDefault="00EE134C" w:rsidP="00DD5D19">
            <w:pPr>
              <w:rPr>
                <w:rFonts w:cstheme="minorHAnsi"/>
                <w:bCs/>
                <w:color w:val="000000"/>
                <w:szCs w:val="20"/>
              </w:rPr>
            </w:pPr>
            <w:r w:rsidRPr="00773417">
              <w:rPr>
                <w:rFonts w:cstheme="minorHAnsi"/>
                <w:bCs/>
                <w:color w:val="000000"/>
                <w:szCs w:val="20"/>
              </w:rPr>
              <w:t>Birth_Type_Primes</w:t>
            </w:r>
          </w:p>
        </w:tc>
        <w:tc>
          <w:tcPr>
            <w:tcW w:w="1576" w:type="pct"/>
          </w:tcPr>
          <w:p w14:paraId="596160E2" w14:textId="77777777" w:rsidR="00EE134C" w:rsidRPr="00773417" w:rsidRDefault="00EE134C" w:rsidP="00DD5D19">
            <w:r w:rsidRPr="00773417">
              <w:t>If Variable1 is filled, then Variable2 must be filled</w:t>
            </w:r>
          </w:p>
        </w:tc>
        <w:tc>
          <w:tcPr>
            <w:tcW w:w="1665" w:type="pct"/>
          </w:tcPr>
          <w:p w14:paraId="07CEB1B8" w14:textId="75D561C9" w:rsidR="00EE134C" w:rsidRPr="00773417" w:rsidRDefault="0092355A" w:rsidP="00DD5D19">
            <w:r w:rsidRPr="00773417">
              <w:t>MPatID=</w:t>
            </w:r>
            <w:r w:rsidRPr="00773417">
              <w:rPr>
                <w:i/>
                <w:u w:val="single"/>
              </w:rPr>
              <w:t>value</w:t>
            </w:r>
            <w:r w:rsidRPr="00773417">
              <w:t>:</w:t>
            </w:r>
            <w:r>
              <w:t xml:space="preserve"> </w:t>
            </w:r>
            <w:r w:rsidR="00EE134C" w:rsidRPr="00773417">
              <w:t>Birth_Type=</w:t>
            </w:r>
            <w:r w:rsidR="00EE134C" w:rsidRPr="00773417">
              <w:rPr>
                <w:i/>
                <w:u w:val="single"/>
              </w:rPr>
              <w:t>value</w:t>
            </w:r>
            <w:r w:rsidR="00EE134C" w:rsidRPr="00773417">
              <w:t>: No value found for Birth_Type_Primes</w:t>
            </w:r>
          </w:p>
        </w:tc>
      </w:tr>
      <w:bookmarkEnd w:id="18"/>
    </w:tbl>
    <w:p w14:paraId="341CC1C6" w14:textId="77777777" w:rsidR="007B2B97" w:rsidRDefault="007B2B97" w:rsidP="007B2B97">
      <w:pPr>
        <w:pStyle w:val="Heading4"/>
        <w:numPr>
          <w:ilvl w:val="0"/>
          <w:numId w:val="0"/>
        </w:numPr>
        <w:ind w:left="864" w:hanging="864"/>
      </w:pPr>
    </w:p>
    <w:p w14:paraId="7568F827" w14:textId="1BF1E223" w:rsidR="00B67888" w:rsidRDefault="00EE134C" w:rsidP="00EE134C">
      <w:pPr>
        <w:pStyle w:val="Heading3"/>
      </w:pPr>
      <w:bookmarkStart w:id="19" w:name="_Toc66377149"/>
      <w:r>
        <w:t>Within Table Checks by Linkage Status</w:t>
      </w:r>
      <w:bookmarkEnd w:id="19"/>
    </w:p>
    <w:p w14:paraId="41FB0F6A" w14:textId="7B26C693" w:rsidR="00EE134C" w:rsidRPr="00773417" w:rsidRDefault="00EE134C" w:rsidP="00EE134C">
      <w:r w:rsidRPr="00773417">
        <w:t>The following level 2 checks will be used to confirm whether the relationship between variables within each specific table compli</w:t>
      </w:r>
      <w:r w:rsidR="00010700">
        <w:t>es</w:t>
      </w:r>
      <w:r w:rsidRPr="00773417">
        <w:t xml:space="preserve"> with the SCDM for linked mother-infant records only.</w:t>
      </w:r>
    </w:p>
    <w:p w14:paraId="4BBC4932" w14:textId="332F1E78" w:rsidR="00B67888" w:rsidRDefault="00DD5D19" w:rsidP="00DD5D19">
      <w:pPr>
        <w:pStyle w:val="Heading4"/>
      </w:pPr>
      <w:r>
        <w:t>Mother Infant Linkage (MIL) Table</w:t>
      </w:r>
    </w:p>
    <w:tbl>
      <w:tblPr>
        <w:tblStyle w:val="TableGrid"/>
        <w:tblW w:w="5000" w:type="pct"/>
        <w:tblLook w:val="04A0" w:firstRow="1" w:lastRow="0" w:firstColumn="1" w:lastColumn="0" w:noHBand="0" w:noVBand="1"/>
      </w:tblPr>
      <w:tblGrid>
        <w:gridCol w:w="1374"/>
        <w:gridCol w:w="1916"/>
        <w:gridCol w:w="2947"/>
        <w:gridCol w:w="3113"/>
      </w:tblGrid>
      <w:tr w:rsidR="00DD5D19" w:rsidRPr="00773417" w14:paraId="3E9C661A" w14:textId="77777777" w:rsidTr="00DD5D19">
        <w:trPr>
          <w:cantSplit/>
          <w:tblHeader/>
        </w:trPr>
        <w:tc>
          <w:tcPr>
            <w:tcW w:w="763" w:type="pct"/>
          </w:tcPr>
          <w:p w14:paraId="7A040D3C" w14:textId="77777777" w:rsidR="00DD5D19" w:rsidRPr="00773417" w:rsidRDefault="00DD5D19" w:rsidP="00DD5D19">
            <w:pPr>
              <w:jc w:val="center"/>
              <w:rPr>
                <w:b/>
              </w:rPr>
            </w:pPr>
            <w:r w:rsidRPr="00773417">
              <w:rPr>
                <w:b/>
              </w:rPr>
              <w:t>Variable1</w:t>
            </w:r>
          </w:p>
        </w:tc>
        <w:tc>
          <w:tcPr>
            <w:tcW w:w="670" w:type="pct"/>
          </w:tcPr>
          <w:p w14:paraId="087CB9C6" w14:textId="77777777" w:rsidR="00DD5D19" w:rsidRPr="00773417" w:rsidRDefault="00DD5D19" w:rsidP="00DD5D19">
            <w:pPr>
              <w:jc w:val="center"/>
              <w:rPr>
                <w:b/>
              </w:rPr>
            </w:pPr>
            <w:r w:rsidRPr="00773417">
              <w:rPr>
                <w:b/>
              </w:rPr>
              <w:t>Variable2</w:t>
            </w:r>
          </w:p>
        </w:tc>
        <w:tc>
          <w:tcPr>
            <w:tcW w:w="1784" w:type="pct"/>
          </w:tcPr>
          <w:p w14:paraId="33EFA7E3" w14:textId="77777777" w:rsidR="00DD5D19" w:rsidRPr="00773417" w:rsidRDefault="00DD5D19" w:rsidP="00DD5D19">
            <w:pPr>
              <w:jc w:val="center"/>
              <w:rPr>
                <w:b/>
              </w:rPr>
            </w:pPr>
            <w:r w:rsidRPr="00773417">
              <w:rPr>
                <w:b/>
              </w:rPr>
              <w:t>Requirement</w:t>
            </w:r>
          </w:p>
        </w:tc>
        <w:tc>
          <w:tcPr>
            <w:tcW w:w="1783" w:type="pct"/>
          </w:tcPr>
          <w:p w14:paraId="0C0889D5" w14:textId="77777777" w:rsidR="00DD5D19" w:rsidRPr="00773417" w:rsidRDefault="00DD5D19" w:rsidP="00DD5D19">
            <w:pPr>
              <w:jc w:val="center"/>
              <w:rPr>
                <w:b/>
              </w:rPr>
            </w:pPr>
            <w:r w:rsidRPr="00773417">
              <w:rPr>
                <w:b/>
              </w:rPr>
              <w:t>Message</w:t>
            </w:r>
          </w:p>
        </w:tc>
      </w:tr>
      <w:tr w:rsidR="00DD5D19" w:rsidRPr="00773417" w14:paraId="234F11F2" w14:textId="77777777" w:rsidTr="00DD5D19">
        <w:trPr>
          <w:cantSplit/>
        </w:trPr>
        <w:tc>
          <w:tcPr>
            <w:tcW w:w="763" w:type="pct"/>
          </w:tcPr>
          <w:p w14:paraId="1105D65B" w14:textId="77777777" w:rsidR="00DD5D19" w:rsidRPr="00773417" w:rsidRDefault="00DD5D19" w:rsidP="00DD5D19">
            <w:r w:rsidRPr="00773417">
              <w:rPr>
                <w:rFonts w:cstheme="minorHAnsi"/>
                <w:bCs/>
                <w:color w:val="000000"/>
                <w:szCs w:val="20"/>
              </w:rPr>
              <w:t>MPatID</w:t>
            </w:r>
          </w:p>
        </w:tc>
        <w:tc>
          <w:tcPr>
            <w:tcW w:w="670" w:type="pct"/>
          </w:tcPr>
          <w:p w14:paraId="27FD0B8B" w14:textId="77777777" w:rsidR="00DD5D19" w:rsidRPr="00773417" w:rsidRDefault="00DD5D19" w:rsidP="00DD5D19">
            <w:r w:rsidRPr="00773417">
              <w:rPr>
                <w:rFonts w:cstheme="minorHAnsi"/>
                <w:color w:val="000000"/>
                <w:szCs w:val="20"/>
              </w:rPr>
              <w:t>MBirth_Date</w:t>
            </w:r>
          </w:p>
        </w:tc>
        <w:tc>
          <w:tcPr>
            <w:tcW w:w="1784" w:type="pct"/>
          </w:tcPr>
          <w:p w14:paraId="31B0ACF6" w14:textId="77777777" w:rsidR="00DD5D19" w:rsidRPr="00773417" w:rsidRDefault="00DD5D19" w:rsidP="00DD5D19">
            <w:r w:rsidRPr="00773417">
              <w:t>If Variable1 is filled, then Variable2 must be filled</w:t>
            </w:r>
          </w:p>
        </w:tc>
        <w:tc>
          <w:tcPr>
            <w:tcW w:w="1783" w:type="pct"/>
          </w:tcPr>
          <w:p w14:paraId="61E82E8F" w14:textId="77777777" w:rsidR="00DD5D19" w:rsidRPr="00773417" w:rsidRDefault="00DD5D19" w:rsidP="00DD5D19">
            <w:r w:rsidRPr="00773417">
              <w:t>MPatID=</w:t>
            </w:r>
            <w:r w:rsidRPr="00773417">
              <w:rPr>
                <w:i/>
                <w:u w:val="single"/>
              </w:rPr>
              <w:t>value</w:t>
            </w:r>
            <w:r w:rsidRPr="00773417">
              <w:t>: No value found for MBirth_Date</w:t>
            </w:r>
          </w:p>
        </w:tc>
      </w:tr>
      <w:tr w:rsidR="00DD5D19" w:rsidRPr="00773417" w14:paraId="6C9D8ED8" w14:textId="77777777" w:rsidTr="00DD5D19">
        <w:trPr>
          <w:cantSplit/>
        </w:trPr>
        <w:tc>
          <w:tcPr>
            <w:tcW w:w="763" w:type="pct"/>
            <w:shd w:val="clear" w:color="auto" w:fill="auto"/>
          </w:tcPr>
          <w:p w14:paraId="2B703D44" w14:textId="77777777" w:rsidR="00DD5D19" w:rsidRPr="00773417" w:rsidRDefault="00DD5D19" w:rsidP="00DD5D19">
            <w:pPr>
              <w:rPr>
                <w:rFonts w:cstheme="minorHAnsi"/>
                <w:bCs/>
                <w:color w:val="000000"/>
                <w:szCs w:val="20"/>
              </w:rPr>
            </w:pPr>
            <w:r w:rsidRPr="00773417">
              <w:rPr>
                <w:rFonts w:cstheme="minorHAnsi"/>
                <w:bCs/>
                <w:color w:val="000000"/>
                <w:szCs w:val="20"/>
              </w:rPr>
              <w:t>MPatID</w:t>
            </w:r>
          </w:p>
        </w:tc>
        <w:tc>
          <w:tcPr>
            <w:tcW w:w="670" w:type="pct"/>
            <w:shd w:val="clear" w:color="auto" w:fill="auto"/>
          </w:tcPr>
          <w:p w14:paraId="0BEB3711" w14:textId="77777777" w:rsidR="00DD5D19" w:rsidRPr="00773417" w:rsidRDefault="00DD5D19" w:rsidP="00DD5D19">
            <w:pPr>
              <w:rPr>
                <w:rFonts w:cstheme="minorHAnsi"/>
                <w:color w:val="000000"/>
                <w:szCs w:val="20"/>
              </w:rPr>
            </w:pPr>
            <w:r w:rsidRPr="00773417">
              <w:rPr>
                <w:rFonts w:cstheme="minorHAnsi"/>
                <w:color w:val="000000"/>
                <w:szCs w:val="20"/>
              </w:rPr>
              <w:t>Age</w:t>
            </w:r>
          </w:p>
        </w:tc>
        <w:tc>
          <w:tcPr>
            <w:tcW w:w="1784" w:type="pct"/>
            <w:shd w:val="clear" w:color="auto" w:fill="auto"/>
          </w:tcPr>
          <w:p w14:paraId="59AC4717" w14:textId="77777777" w:rsidR="00DD5D19" w:rsidRPr="00773417" w:rsidRDefault="00DD5D19" w:rsidP="00DD5D19">
            <w:r w:rsidRPr="00773417">
              <w:t>If Variable1 is filled, then Variable2 must be filled</w:t>
            </w:r>
          </w:p>
        </w:tc>
        <w:tc>
          <w:tcPr>
            <w:tcW w:w="1783" w:type="pct"/>
            <w:shd w:val="clear" w:color="auto" w:fill="auto"/>
          </w:tcPr>
          <w:p w14:paraId="413014DF" w14:textId="77777777" w:rsidR="00DD5D19" w:rsidRPr="00773417" w:rsidRDefault="00DD5D19" w:rsidP="00DD5D19">
            <w:r w:rsidRPr="00773417">
              <w:t>MPatID=</w:t>
            </w:r>
            <w:r w:rsidRPr="00773417">
              <w:rPr>
                <w:i/>
                <w:u w:val="single"/>
              </w:rPr>
              <w:t>value</w:t>
            </w:r>
            <w:r w:rsidRPr="00773417">
              <w:t>: No value found for Age</w:t>
            </w:r>
          </w:p>
        </w:tc>
      </w:tr>
      <w:tr w:rsidR="00DD5D19" w:rsidRPr="00773417" w14:paraId="0EB3B1A4" w14:textId="77777777" w:rsidTr="00DD5D19">
        <w:trPr>
          <w:cantSplit/>
        </w:trPr>
        <w:tc>
          <w:tcPr>
            <w:tcW w:w="763" w:type="pct"/>
          </w:tcPr>
          <w:p w14:paraId="737DDA85" w14:textId="77777777" w:rsidR="00DD5D19" w:rsidRPr="00773417" w:rsidRDefault="00DD5D19" w:rsidP="00DD5D19">
            <w:pPr>
              <w:rPr>
                <w:rFonts w:cstheme="minorHAnsi"/>
                <w:color w:val="000000"/>
                <w:szCs w:val="20"/>
              </w:rPr>
            </w:pPr>
            <w:r w:rsidRPr="00773417">
              <w:rPr>
                <w:rFonts w:cstheme="minorHAnsi"/>
                <w:color w:val="000000"/>
                <w:szCs w:val="20"/>
              </w:rPr>
              <w:t>MBirth_Date</w:t>
            </w:r>
          </w:p>
        </w:tc>
        <w:tc>
          <w:tcPr>
            <w:tcW w:w="670" w:type="pct"/>
          </w:tcPr>
          <w:p w14:paraId="3E350971" w14:textId="77777777" w:rsidR="00DD5D19" w:rsidRPr="00773417" w:rsidRDefault="00DD5D19" w:rsidP="00DD5D19">
            <w:r w:rsidRPr="00773417">
              <w:rPr>
                <w:rFonts w:cstheme="minorHAnsi"/>
                <w:bCs/>
                <w:color w:val="000000"/>
                <w:szCs w:val="20"/>
              </w:rPr>
              <w:t>EncounterID</w:t>
            </w:r>
          </w:p>
        </w:tc>
        <w:tc>
          <w:tcPr>
            <w:tcW w:w="1784" w:type="pct"/>
          </w:tcPr>
          <w:p w14:paraId="13B807E6" w14:textId="77777777" w:rsidR="00DD5D19" w:rsidRPr="00773417" w:rsidRDefault="00DD5D19" w:rsidP="00DD5D19">
            <w:r w:rsidRPr="00773417">
              <w:t>If Variable1 is filled, then Variable2 must be filled</w:t>
            </w:r>
          </w:p>
        </w:tc>
        <w:tc>
          <w:tcPr>
            <w:tcW w:w="1783" w:type="pct"/>
          </w:tcPr>
          <w:p w14:paraId="1613BFD9" w14:textId="77777777" w:rsidR="00DD5D19" w:rsidRPr="00773417" w:rsidRDefault="00DD5D19" w:rsidP="00DD5D19">
            <w:r w:rsidRPr="00773417">
              <w:t>MPatID=</w:t>
            </w:r>
            <w:r w:rsidRPr="00773417">
              <w:rPr>
                <w:i/>
                <w:u w:val="single"/>
              </w:rPr>
              <w:t>value</w:t>
            </w:r>
            <w:r w:rsidRPr="00773417">
              <w:t>: MBirth_Date=</w:t>
            </w:r>
            <w:r w:rsidRPr="00773417">
              <w:rPr>
                <w:i/>
                <w:u w:val="single"/>
              </w:rPr>
              <w:t>value</w:t>
            </w:r>
            <w:r w:rsidRPr="00773417">
              <w:t>, but no value found for EncounterID</w:t>
            </w:r>
          </w:p>
        </w:tc>
      </w:tr>
      <w:tr w:rsidR="00DD5D19" w:rsidRPr="00773417" w14:paraId="456CA356" w14:textId="77777777" w:rsidTr="00DD5D19">
        <w:trPr>
          <w:cantSplit/>
        </w:trPr>
        <w:tc>
          <w:tcPr>
            <w:tcW w:w="763" w:type="pct"/>
          </w:tcPr>
          <w:p w14:paraId="1EB290D6" w14:textId="77777777" w:rsidR="00DD5D19" w:rsidRPr="00773417" w:rsidRDefault="00DD5D19" w:rsidP="00DD5D19">
            <w:pPr>
              <w:rPr>
                <w:rFonts w:cstheme="minorHAnsi"/>
                <w:bCs/>
                <w:color w:val="000000"/>
                <w:szCs w:val="20"/>
              </w:rPr>
            </w:pPr>
            <w:r w:rsidRPr="00773417">
              <w:rPr>
                <w:rFonts w:cstheme="minorHAnsi"/>
                <w:color w:val="000000"/>
                <w:szCs w:val="20"/>
              </w:rPr>
              <w:t>MBirth_Date</w:t>
            </w:r>
          </w:p>
        </w:tc>
        <w:tc>
          <w:tcPr>
            <w:tcW w:w="670" w:type="pct"/>
          </w:tcPr>
          <w:p w14:paraId="436B1452" w14:textId="77777777" w:rsidR="00DD5D19" w:rsidRPr="00773417" w:rsidRDefault="00DD5D19" w:rsidP="00DD5D19">
            <w:r w:rsidRPr="00773417">
              <w:t>ADate</w:t>
            </w:r>
          </w:p>
        </w:tc>
        <w:tc>
          <w:tcPr>
            <w:tcW w:w="1784" w:type="pct"/>
          </w:tcPr>
          <w:p w14:paraId="7DF75890" w14:textId="77777777" w:rsidR="00DD5D19" w:rsidRPr="00773417" w:rsidRDefault="00DD5D19" w:rsidP="00DD5D19">
            <w:r w:rsidRPr="00773417">
              <w:t>If Variable1 is filled, then Variable2 must be filled</w:t>
            </w:r>
          </w:p>
        </w:tc>
        <w:tc>
          <w:tcPr>
            <w:tcW w:w="1783" w:type="pct"/>
          </w:tcPr>
          <w:p w14:paraId="150D9728" w14:textId="77777777" w:rsidR="00DD5D19" w:rsidRPr="00773417" w:rsidRDefault="00DD5D19" w:rsidP="00DD5D19">
            <w:r w:rsidRPr="00773417">
              <w:t>MPatID=</w:t>
            </w:r>
            <w:r w:rsidRPr="00773417">
              <w:rPr>
                <w:i/>
                <w:u w:val="single"/>
              </w:rPr>
              <w:t>value</w:t>
            </w:r>
            <w:r w:rsidRPr="00773417">
              <w:t>: MBirth_Date=</w:t>
            </w:r>
            <w:r w:rsidRPr="00773417">
              <w:rPr>
                <w:i/>
                <w:u w:val="single"/>
              </w:rPr>
              <w:t>value</w:t>
            </w:r>
            <w:r w:rsidRPr="00773417">
              <w:t>, but no value found for ADate</w:t>
            </w:r>
          </w:p>
        </w:tc>
      </w:tr>
      <w:tr w:rsidR="00DD5D19" w:rsidRPr="00773417" w14:paraId="691443DD" w14:textId="77777777" w:rsidTr="00DD5D19">
        <w:trPr>
          <w:cantSplit/>
        </w:trPr>
        <w:tc>
          <w:tcPr>
            <w:tcW w:w="763" w:type="pct"/>
          </w:tcPr>
          <w:p w14:paraId="73C2F0DB" w14:textId="77777777" w:rsidR="00DD5D19" w:rsidRPr="00773417" w:rsidRDefault="00DD5D19" w:rsidP="00DD5D19">
            <w:pPr>
              <w:rPr>
                <w:rFonts w:cstheme="minorHAnsi"/>
                <w:bCs/>
                <w:color w:val="000000"/>
                <w:szCs w:val="20"/>
              </w:rPr>
            </w:pPr>
            <w:r w:rsidRPr="00773417">
              <w:rPr>
                <w:rFonts w:cstheme="minorHAnsi"/>
                <w:color w:val="000000"/>
                <w:szCs w:val="20"/>
              </w:rPr>
              <w:t>MBirth_Date</w:t>
            </w:r>
          </w:p>
        </w:tc>
        <w:tc>
          <w:tcPr>
            <w:tcW w:w="670" w:type="pct"/>
          </w:tcPr>
          <w:p w14:paraId="189F00DD" w14:textId="77777777" w:rsidR="00DD5D19" w:rsidRPr="00773417" w:rsidRDefault="00DD5D19" w:rsidP="00DD5D19">
            <w:r w:rsidRPr="00773417">
              <w:rPr>
                <w:rFonts w:cstheme="minorHAnsi"/>
                <w:color w:val="000000"/>
                <w:szCs w:val="20"/>
              </w:rPr>
              <w:t>Birth_Type</w:t>
            </w:r>
          </w:p>
        </w:tc>
        <w:tc>
          <w:tcPr>
            <w:tcW w:w="1784" w:type="pct"/>
          </w:tcPr>
          <w:p w14:paraId="26F0E924" w14:textId="77777777" w:rsidR="00DD5D19" w:rsidRPr="00773417" w:rsidRDefault="00DD5D19" w:rsidP="00DD5D19">
            <w:r w:rsidRPr="00773417">
              <w:t>If Variable1 is filled, then Variable2 must be filled</w:t>
            </w:r>
          </w:p>
        </w:tc>
        <w:tc>
          <w:tcPr>
            <w:tcW w:w="1783" w:type="pct"/>
          </w:tcPr>
          <w:p w14:paraId="032CCF2B" w14:textId="77777777" w:rsidR="00DD5D19" w:rsidRPr="00773417" w:rsidRDefault="00DD5D19" w:rsidP="00DD5D19">
            <w:r w:rsidRPr="00773417">
              <w:t>MPatID=</w:t>
            </w:r>
            <w:r w:rsidRPr="00773417">
              <w:rPr>
                <w:i/>
                <w:u w:val="single"/>
              </w:rPr>
              <w:t>value</w:t>
            </w:r>
            <w:r w:rsidRPr="00773417">
              <w:t>: MBirth_Date=</w:t>
            </w:r>
            <w:r w:rsidRPr="00773417">
              <w:rPr>
                <w:i/>
                <w:u w:val="single"/>
              </w:rPr>
              <w:t>value</w:t>
            </w:r>
            <w:r w:rsidRPr="00773417">
              <w:t>, but no value found for Birth_Type</w:t>
            </w:r>
          </w:p>
        </w:tc>
      </w:tr>
      <w:tr w:rsidR="00DD5D19" w:rsidRPr="00773417" w14:paraId="688B7DA8" w14:textId="77777777" w:rsidTr="00DD5D19">
        <w:trPr>
          <w:cantSplit/>
        </w:trPr>
        <w:tc>
          <w:tcPr>
            <w:tcW w:w="763" w:type="pct"/>
          </w:tcPr>
          <w:p w14:paraId="497C6BAD" w14:textId="77777777" w:rsidR="00DD5D19" w:rsidRPr="00773417" w:rsidRDefault="00DD5D19" w:rsidP="00DD5D19">
            <w:pPr>
              <w:rPr>
                <w:rFonts w:cstheme="minorHAnsi"/>
                <w:bCs/>
                <w:color w:val="000000"/>
                <w:szCs w:val="20"/>
              </w:rPr>
            </w:pPr>
            <w:r w:rsidRPr="00773417">
              <w:rPr>
                <w:rFonts w:cstheme="minorHAnsi"/>
                <w:bCs/>
                <w:color w:val="000000"/>
                <w:szCs w:val="20"/>
              </w:rPr>
              <w:t>ADate</w:t>
            </w:r>
          </w:p>
        </w:tc>
        <w:tc>
          <w:tcPr>
            <w:tcW w:w="670" w:type="pct"/>
          </w:tcPr>
          <w:p w14:paraId="453B9607" w14:textId="77777777" w:rsidR="00DD5D19" w:rsidRPr="00773417" w:rsidRDefault="00DD5D19" w:rsidP="00DD5D19">
            <w:pPr>
              <w:rPr>
                <w:rFonts w:cstheme="minorHAnsi"/>
                <w:bCs/>
                <w:color w:val="000000"/>
                <w:szCs w:val="20"/>
              </w:rPr>
            </w:pPr>
            <w:r w:rsidRPr="00773417">
              <w:rPr>
                <w:rFonts w:cstheme="minorHAnsi"/>
                <w:bCs/>
                <w:color w:val="000000"/>
                <w:szCs w:val="20"/>
              </w:rPr>
              <w:t>DDate</w:t>
            </w:r>
          </w:p>
        </w:tc>
        <w:tc>
          <w:tcPr>
            <w:tcW w:w="1784" w:type="pct"/>
          </w:tcPr>
          <w:p w14:paraId="19F75DA4" w14:textId="77777777" w:rsidR="00DD5D19" w:rsidRPr="00773417" w:rsidRDefault="00DD5D19" w:rsidP="00DD5D19">
            <w:r w:rsidRPr="00773417">
              <w:t>If both variables are filled, then Variable2 must be on or later than Variable1</w:t>
            </w:r>
          </w:p>
        </w:tc>
        <w:tc>
          <w:tcPr>
            <w:tcW w:w="1783" w:type="pct"/>
          </w:tcPr>
          <w:p w14:paraId="41D020EA" w14:textId="77777777" w:rsidR="00DD5D19" w:rsidRPr="00773417" w:rsidRDefault="00DD5D19" w:rsidP="00DD5D19">
            <w:r w:rsidRPr="00773417">
              <w:t>MPatID=</w:t>
            </w:r>
            <w:r w:rsidRPr="00773417">
              <w:rPr>
                <w:i/>
                <w:u w:val="single"/>
              </w:rPr>
              <w:t>value</w:t>
            </w:r>
            <w:r w:rsidRPr="00773417">
              <w:t>: ADate=</w:t>
            </w:r>
            <w:r w:rsidRPr="00773417">
              <w:rPr>
                <w:i/>
                <w:u w:val="single"/>
              </w:rPr>
              <w:t>value</w:t>
            </w:r>
            <w:r w:rsidRPr="00773417">
              <w:t>, DDate=</w:t>
            </w:r>
            <w:r w:rsidRPr="00773417">
              <w:rPr>
                <w:i/>
                <w:u w:val="single"/>
              </w:rPr>
              <w:t>value</w:t>
            </w:r>
            <w:r w:rsidRPr="00773417">
              <w:t>, but DDate must be &gt;= ADate</w:t>
            </w:r>
          </w:p>
        </w:tc>
      </w:tr>
      <w:tr w:rsidR="00DD5D19" w:rsidRPr="00773417" w14:paraId="52B2DC5D" w14:textId="77777777" w:rsidTr="00DD5D19">
        <w:trPr>
          <w:cantSplit/>
        </w:trPr>
        <w:tc>
          <w:tcPr>
            <w:tcW w:w="763" w:type="pct"/>
          </w:tcPr>
          <w:p w14:paraId="4A608F44" w14:textId="77777777" w:rsidR="00DD5D19" w:rsidRPr="00773417" w:rsidRDefault="00DD5D19" w:rsidP="00DD5D19">
            <w:pPr>
              <w:rPr>
                <w:rFonts w:cstheme="minorHAnsi"/>
                <w:color w:val="000000"/>
                <w:szCs w:val="20"/>
              </w:rPr>
            </w:pPr>
            <w:r w:rsidRPr="00773417">
              <w:rPr>
                <w:rFonts w:cstheme="minorHAnsi"/>
                <w:bCs/>
                <w:color w:val="000000"/>
                <w:szCs w:val="20"/>
              </w:rPr>
              <w:t>CPatID</w:t>
            </w:r>
          </w:p>
        </w:tc>
        <w:tc>
          <w:tcPr>
            <w:tcW w:w="670" w:type="pct"/>
          </w:tcPr>
          <w:p w14:paraId="7564F97E" w14:textId="77777777" w:rsidR="00DD5D19" w:rsidRPr="00773417" w:rsidRDefault="00DD5D19" w:rsidP="00DD5D19">
            <w:r w:rsidRPr="00773417">
              <w:rPr>
                <w:rFonts w:cstheme="minorHAnsi"/>
                <w:bCs/>
                <w:color w:val="000000"/>
                <w:szCs w:val="20"/>
              </w:rPr>
              <w:t>CBirth_Date</w:t>
            </w:r>
          </w:p>
        </w:tc>
        <w:tc>
          <w:tcPr>
            <w:tcW w:w="1784" w:type="pct"/>
          </w:tcPr>
          <w:p w14:paraId="3DC45627" w14:textId="77777777" w:rsidR="00DD5D19" w:rsidRPr="00773417" w:rsidRDefault="00DD5D19" w:rsidP="00DD5D19">
            <w:r w:rsidRPr="00773417">
              <w:t>If Variable1 is filled, then Variable2 must be filled</w:t>
            </w:r>
          </w:p>
        </w:tc>
        <w:tc>
          <w:tcPr>
            <w:tcW w:w="1783" w:type="pct"/>
          </w:tcPr>
          <w:p w14:paraId="3029E7EB" w14:textId="77777777" w:rsidR="00DD5D19" w:rsidRPr="00773417" w:rsidRDefault="00DD5D19" w:rsidP="00DD5D19">
            <w:r w:rsidRPr="00773417">
              <w:t>CPatID=</w:t>
            </w:r>
            <w:r w:rsidRPr="00773417">
              <w:rPr>
                <w:i/>
                <w:u w:val="single"/>
              </w:rPr>
              <w:t>value</w:t>
            </w:r>
            <w:r w:rsidRPr="00773417">
              <w:t>: No value found for CBirth_Date</w:t>
            </w:r>
          </w:p>
        </w:tc>
      </w:tr>
      <w:tr w:rsidR="00DD5D19" w:rsidRPr="00773417" w14:paraId="4F3607C2" w14:textId="77777777" w:rsidTr="00DD5D19">
        <w:trPr>
          <w:cantSplit/>
        </w:trPr>
        <w:tc>
          <w:tcPr>
            <w:tcW w:w="763" w:type="pct"/>
          </w:tcPr>
          <w:p w14:paraId="32BCCC41" w14:textId="77777777" w:rsidR="00DD5D19" w:rsidRPr="00773417" w:rsidRDefault="00DD5D19" w:rsidP="00DD5D19">
            <w:pPr>
              <w:rPr>
                <w:rFonts w:cstheme="minorHAnsi"/>
                <w:bCs/>
                <w:color w:val="000000"/>
                <w:szCs w:val="20"/>
              </w:rPr>
            </w:pPr>
            <w:r w:rsidRPr="00773417">
              <w:rPr>
                <w:rFonts w:cstheme="minorHAnsi"/>
                <w:bCs/>
                <w:color w:val="000000"/>
                <w:szCs w:val="20"/>
              </w:rPr>
              <w:t>CPatID</w:t>
            </w:r>
          </w:p>
        </w:tc>
        <w:tc>
          <w:tcPr>
            <w:tcW w:w="670" w:type="pct"/>
          </w:tcPr>
          <w:p w14:paraId="0FF4A5BE" w14:textId="77777777" w:rsidR="00DD5D19" w:rsidRPr="00773417" w:rsidRDefault="00DD5D19" w:rsidP="00DD5D19">
            <w:pPr>
              <w:rPr>
                <w:rFonts w:cstheme="minorHAnsi"/>
                <w:bCs/>
                <w:color w:val="000000"/>
                <w:szCs w:val="20"/>
              </w:rPr>
            </w:pPr>
            <w:r w:rsidRPr="00773417">
              <w:rPr>
                <w:rFonts w:cstheme="minorHAnsi"/>
                <w:bCs/>
                <w:color w:val="000000"/>
                <w:szCs w:val="20"/>
              </w:rPr>
              <w:t>Sex</w:t>
            </w:r>
          </w:p>
        </w:tc>
        <w:tc>
          <w:tcPr>
            <w:tcW w:w="1784" w:type="pct"/>
          </w:tcPr>
          <w:p w14:paraId="3787327B" w14:textId="77777777" w:rsidR="00DD5D19" w:rsidRPr="00773417" w:rsidRDefault="00DD5D19" w:rsidP="00DD5D19">
            <w:r w:rsidRPr="00773417">
              <w:t>If Variable1 is filled, then Variable2 must be filled</w:t>
            </w:r>
          </w:p>
        </w:tc>
        <w:tc>
          <w:tcPr>
            <w:tcW w:w="1783" w:type="pct"/>
          </w:tcPr>
          <w:p w14:paraId="58A864F6" w14:textId="77777777" w:rsidR="00DD5D19" w:rsidRPr="00773417" w:rsidRDefault="00DD5D19" w:rsidP="00DD5D19">
            <w:r w:rsidRPr="00773417">
              <w:t>CPatID=</w:t>
            </w:r>
            <w:r w:rsidRPr="00773417">
              <w:rPr>
                <w:i/>
                <w:u w:val="single"/>
              </w:rPr>
              <w:t>value</w:t>
            </w:r>
            <w:r w:rsidRPr="00773417">
              <w:t>: No value found for Sex</w:t>
            </w:r>
          </w:p>
        </w:tc>
      </w:tr>
      <w:tr w:rsidR="00DD5D19" w:rsidRPr="00773417" w14:paraId="73455260" w14:textId="77777777" w:rsidTr="00DD5D19">
        <w:trPr>
          <w:cantSplit/>
        </w:trPr>
        <w:tc>
          <w:tcPr>
            <w:tcW w:w="763" w:type="pct"/>
          </w:tcPr>
          <w:p w14:paraId="66D487DF" w14:textId="77777777" w:rsidR="00DD5D19" w:rsidRPr="00773417" w:rsidRDefault="00DD5D19" w:rsidP="00DD5D19">
            <w:pPr>
              <w:rPr>
                <w:rFonts w:cstheme="minorHAnsi"/>
                <w:bCs/>
                <w:color w:val="000000"/>
                <w:szCs w:val="20"/>
              </w:rPr>
            </w:pPr>
            <w:r w:rsidRPr="00773417">
              <w:rPr>
                <w:rFonts w:cstheme="minorHAnsi"/>
                <w:bCs/>
                <w:color w:val="000000"/>
                <w:szCs w:val="20"/>
              </w:rPr>
              <w:t>Birth_Type</w:t>
            </w:r>
          </w:p>
        </w:tc>
        <w:tc>
          <w:tcPr>
            <w:tcW w:w="670" w:type="pct"/>
          </w:tcPr>
          <w:p w14:paraId="026D7385" w14:textId="77777777" w:rsidR="00DD5D19" w:rsidRPr="00773417" w:rsidRDefault="00DD5D19" w:rsidP="00DD5D19">
            <w:pPr>
              <w:rPr>
                <w:rFonts w:cstheme="minorHAnsi"/>
                <w:bCs/>
                <w:color w:val="000000"/>
                <w:szCs w:val="20"/>
              </w:rPr>
            </w:pPr>
            <w:r w:rsidRPr="00773417">
              <w:rPr>
                <w:rFonts w:cstheme="minorHAnsi"/>
                <w:bCs/>
                <w:color w:val="000000"/>
                <w:szCs w:val="20"/>
              </w:rPr>
              <w:t>Birth_Type_Primes</w:t>
            </w:r>
          </w:p>
        </w:tc>
        <w:tc>
          <w:tcPr>
            <w:tcW w:w="1784" w:type="pct"/>
          </w:tcPr>
          <w:p w14:paraId="3BF5724F" w14:textId="77777777" w:rsidR="00DD5D19" w:rsidRPr="00773417" w:rsidRDefault="00DD5D19" w:rsidP="00DD5D19">
            <w:r w:rsidRPr="00773417">
              <w:t>If Variable1 is filled, then Variable2 must be filled</w:t>
            </w:r>
          </w:p>
        </w:tc>
        <w:tc>
          <w:tcPr>
            <w:tcW w:w="1783" w:type="pct"/>
          </w:tcPr>
          <w:p w14:paraId="522F14FF" w14:textId="77777777" w:rsidR="00DD5D19" w:rsidRPr="00773417" w:rsidRDefault="00DD5D19" w:rsidP="00DD5D19">
            <w:r w:rsidRPr="00773417">
              <w:t>Birth_Type=</w:t>
            </w:r>
            <w:r w:rsidRPr="00773417">
              <w:rPr>
                <w:i/>
                <w:u w:val="single"/>
              </w:rPr>
              <w:t>value</w:t>
            </w:r>
            <w:r w:rsidRPr="00773417">
              <w:t>: No value found for Birth_Type_Primes</w:t>
            </w:r>
          </w:p>
        </w:tc>
      </w:tr>
    </w:tbl>
    <w:p w14:paraId="31B0A1A9" w14:textId="77777777" w:rsidR="00DD5D19" w:rsidRPr="00DD5D19" w:rsidRDefault="00DD5D19" w:rsidP="00DD5D19"/>
    <w:p w14:paraId="088F332D" w14:textId="77777777" w:rsidR="00DD5D19" w:rsidRPr="00773417" w:rsidRDefault="00DD5D19" w:rsidP="00DD5D19">
      <w:bookmarkStart w:id="20" w:name="_Toc37346721"/>
    </w:p>
    <w:p w14:paraId="156B3E33" w14:textId="4F1DA554" w:rsidR="00B67888" w:rsidRPr="007A3494" w:rsidRDefault="00DD5D19" w:rsidP="00DD5D19">
      <w:pPr>
        <w:pStyle w:val="Heading3"/>
      </w:pPr>
      <w:bookmarkStart w:id="21" w:name="_Toc66377150"/>
      <w:bookmarkEnd w:id="20"/>
      <w:r>
        <w:t>Within Table Checks by Linkage Status</w:t>
      </w:r>
      <w:bookmarkEnd w:id="21"/>
    </w:p>
    <w:p w14:paraId="556BD91A" w14:textId="32F3FCD9" w:rsidR="00DD5D19" w:rsidRPr="00773417" w:rsidRDefault="00DD5D19" w:rsidP="00DD5D19">
      <w:r w:rsidRPr="00773417">
        <w:t>The following level 2 checks will be used to confirm whether the relationship between variables within each specific table compli</w:t>
      </w:r>
      <w:r w:rsidR="000362FD">
        <w:t>es</w:t>
      </w:r>
      <w:r w:rsidRPr="00773417">
        <w:t xml:space="preserve"> with the SCDM for linked mother-infant records only.</w:t>
      </w:r>
    </w:p>
    <w:p w14:paraId="497E95FA" w14:textId="10967B8F" w:rsidR="00765F11" w:rsidRDefault="00DD5D19" w:rsidP="00DD5D19">
      <w:pPr>
        <w:pStyle w:val="Heading4"/>
      </w:pPr>
      <w:r>
        <w:t>Mother Infant Linkage (MIL) Table</w:t>
      </w:r>
    </w:p>
    <w:tbl>
      <w:tblPr>
        <w:tblStyle w:val="TableGrid"/>
        <w:tblW w:w="5506" w:type="pct"/>
        <w:tblInd w:w="-432" w:type="dxa"/>
        <w:tblLook w:val="04A0" w:firstRow="1" w:lastRow="0" w:firstColumn="1" w:lastColumn="0" w:noHBand="0" w:noVBand="1"/>
      </w:tblPr>
      <w:tblGrid>
        <w:gridCol w:w="952"/>
        <w:gridCol w:w="1590"/>
        <w:gridCol w:w="1369"/>
        <w:gridCol w:w="2518"/>
        <w:gridCol w:w="2362"/>
        <w:gridCol w:w="1505"/>
      </w:tblGrid>
      <w:tr w:rsidR="00DD5D19" w:rsidRPr="00773417" w14:paraId="1204E5ED" w14:textId="77777777" w:rsidTr="00DD5D19">
        <w:trPr>
          <w:cantSplit/>
          <w:tblHeader/>
        </w:trPr>
        <w:tc>
          <w:tcPr>
            <w:tcW w:w="462" w:type="pct"/>
          </w:tcPr>
          <w:p w14:paraId="10DA5987" w14:textId="77777777" w:rsidR="00DD5D19" w:rsidRPr="00773417" w:rsidRDefault="00DD5D19" w:rsidP="00DD5D19">
            <w:pPr>
              <w:keepNext/>
              <w:jc w:val="center"/>
              <w:rPr>
                <w:b/>
                <w:szCs w:val="20"/>
              </w:rPr>
            </w:pPr>
            <w:r w:rsidRPr="00773417">
              <w:rPr>
                <w:b/>
              </w:rPr>
              <w:t>Linkage Status</w:t>
            </w:r>
          </w:p>
        </w:tc>
        <w:tc>
          <w:tcPr>
            <w:tcW w:w="772" w:type="pct"/>
            <w:vAlign w:val="bottom"/>
          </w:tcPr>
          <w:p w14:paraId="23A946E4" w14:textId="77777777" w:rsidR="00DD5D19" w:rsidRPr="00773417" w:rsidRDefault="00DD5D19" w:rsidP="00DD5D19">
            <w:pPr>
              <w:keepNext/>
              <w:jc w:val="center"/>
              <w:rPr>
                <w:b/>
                <w:szCs w:val="20"/>
              </w:rPr>
            </w:pPr>
            <w:r w:rsidRPr="00773417">
              <w:rPr>
                <w:b/>
                <w:szCs w:val="20"/>
              </w:rPr>
              <w:t>Variable1</w:t>
            </w:r>
          </w:p>
        </w:tc>
        <w:tc>
          <w:tcPr>
            <w:tcW w:w="665" w:type="pct"/>
            <w:vAlign w:val="bottom"/>
          </w:tcPr>
          <w:p w14:paraId="3011712B" w14:textId="77777777" w:rsidR="00DD5D19" w:rsidRPr="00773417" w:rsidRDefault="00DD5D19" w:rsidP="00DD5D19">
            <w:pPr>
              <w:keepNext/>
              <w:jc w:val="center"/>
              <w:rPr>
                <w:b/>
                <w:szCs w:val="20"/>
              </w:rPr>
            </w:pPr>
            <w:r w:rsidRPr="00773417">
              <w:rPr>
                <w:b/>
                <w:szCs w:val="20"/>
              </w:rPr>
              <w:t>Variable2</w:t>
            </w:r>
          </w:p>
        </w:tc>
        <w:tc>
          <w:tcPr>
            <w:tcW w:w="1223" w:type="pct"/>
            <w:vAlign w:val="bottom"/>
          </w:tcPr>
          <w:p w14:paraId="282F5E62" w14:textId="77777777" w:rsidR="00DD5D19" w:rsidRPr="00773417" w:rsidRDefault="00DD5D19" w:rsidP="00DD5D19">
            <w:pPr>
              <w:keepNext/>
              <w:jc w:val="center"/>
              <w:rPr>
                <w:b/>
                <w:szCs w:val="20"/>
              </w:rPr>
            </w:pPr>
            <w:r w:rsidRPr="00773417">
              <w:rPr>
                <w:b/>
                <w:szCs w:val="20"/>
              </w:rPr>
              <w:t>Check Requirement</w:t>
            </w:r>
          </w:p>
        </w:tc>
        <w:tc>
          <w:tcPr>
            <w:tcW w:w="1147" w:type="pct"/>
            <w:vAlign w:val="bottom"/>
          </w:tcPr>
          <w:p w14:paraId="3C448E53" w14:textId="77777777" w:rsidR="00DD5D19" w:rsidRPr="00773417" w:rsidRDefault="00DD5D19" w:rsidP="00DD5D19">
            <w:pPr>
              <w:keepNext/>
              <w:jc w:val="center"/>
              <w:rPr>
                <w:b/>
                <w:szCs w:val="20"/>
              </w:rPr>
            </w:pPr>
            <w:r w:rsidRPr="00773417">
              <w:rPr>
                <w:b/>
                <w:szCs w:val="20"/>
              </w:rPr>
              <w:t>Message</w:t>
            </w:r>
          </w:p>
        </w:tc>
        <w:tc>
          <w:tcPr>
            <w:tcW w:w="731" w:type="pct"/>
          </w:tcPr>
          <w:p w14:paraId="2D14CCE3" w14:textId="77777777" w:rsidR="00DD5D19" w:rsidRPr="00773417" w:rsidRDefault="00DD5D19" w:rsidP="00DD5D19">
            <w:pPr>
              <w:keepNext/>
              <w:jc w:val="center"/>
              <w:rPr>
                <w:b/>
                <w:szCs w:val="20"/>
              </w:rPr>
            </w:pPr>
            <w:r w:rsidRPr="00773417">
              <w:rPr>
                <w:b/>
                <w:color w:val="282828" w:themeColor="text1"/>
                <w:szCs w:val="20"/>
              </w:rPr>
              <w:t>Abort Actions</w:t>
            </w:r>
          </w:p>
        </w:tc>
      </w:tr>
      <w:tr w:rsidR="00DD5D19" w:rsidRPr="00773417" w14:paraId="41EF0CB8" w14:textId="77777777" w:rsidTr="00DD5D19">
        <w:trPr>
          <w:cantSplit/>
        </w:trPr>
        <w:tc>
          <w:tcPr>
            <w:tcW w:w="462" w:type="pct"/>
          </w:tcPr>
          <w:p w14:paraId="60F5772F" w14:textId="77777777" w:rsidR="00DD5D19" w:rsidRPr="00773417" w:rsidRDefault="00DD5D19" w:rsidP="00DD5D19">
            <w:r w:rsidRPr="00773417">
              <w:t>Not-Linked</w:t>
            </w:r>
          </w:p>
        </w:tc>
        <w:tc>
          <w:tcPr>
            <w:tcW w:w="772" w:type="pct"/>
          </w:tcPr>
          <w:p w14:paraId="43EA27DB" w14:textId="77777777" w:rsidR="00DD5D19" w:rsidRPr="00773417" w:rsidRDefault="00DD5D19" w:rsidP="00DD5D19">
            <w:r w:rsidRPr="00773417">
              <w:t>MatchMethod</w:t>
            </w:r>
          </w:p>
        </w:tc>
        <w:tc>
          <w:tcPr>
            <w:tcW w:w="665" w:type="pct"/>
          </w:tcPr>
          <w:p w14:paraId="0907D7FA" w14:textId="77777777" w:rsidR="00DD5D19" w:rsidRPr="00773417" w:rsidRDefault="00DD5D19" w:rsidP="00DD5D19"/>
        </w:tc>
        <w:tc>
          <w:tcPr>
            <w:tcW w:w="1223" w:type="pct"/>
          </w:tcPr>
          <w:p w14:paraId="0CF53604" w14:textId="77777777" w:rsidR="00DD5D19" w:rsidRPr="00773417" w:rsidRDefault="00DD5D19" w:rsidP="00DD5D19">
            <w:r w:rsidRPr="00773417">
              <w:t>MatchMethod must be one of only the following values: N1, N2, N3, or NA</w:t>
            </w:r>
          </w:p>
        </w:tc>
        <w:tc>
          <w:tcPr>
            <w:tcW w:w="1147" w:type="pct"/>
          </w:tcPr>
          <w:p w14:paraId="3625E0AA" w14:textId="41617CFA" w:rsidR="00DD5D19" w:rsidRPr="00773417" w:rsidRDefault="00DD5D19" w:rsidP="007861EC">
            <w:r w:rsidRPr="00773417">
              <w:t xml:space="preserve">MPatID= </w:t>
            </w:r>
            <w:r w:rsidRPr="007861EC">
              <w:rPr>
                <w:i/>
                <w:u w:val="single"/>
              </w:rPr>
              <w:t>Value</w:t>
            </w:r>
            <w:r w:rsidRPr="00773417">
              <w:t xml:space="preserve"> and CPatID= </w:t>
            </w:r>
            <w:r w:rsidRPr="007861EC">
              <w:rPr>
                <w:i/>
                <w:u w:val="single"/>
              </w:rPr>
              <w:t>Value</w:t>
            </w:r>
            <w:r w:rsidRPr="00773417">
              <w:t xml:space="preserve">: MatchMethod = </w:t>
            </w:r>
            <w:r w:rsidR="007861EC" w:rsidRPr="007861EC">
              <w:rPr>
                <w:i/>
                <w:u w:val="single"/>
              </w:rPr>
              <w:t>value</w:t>
            </w:r>
            <w:r w:rsidR="007861EC" w:rsidRPr="00773417">
              <w:t xml:space="preserve"> </w:t>
            </w:r>
            <w:r w:rsidRPr="00773417">
              <w:t>MatchMethod not valid value for not-linked methods.</w:t>
            </w:r>
          </w:p>
        </w:tc>
        <w:tc>
          <w:tcPr>
            <w:tcW w:w="731" w:type="pct"/>
          </w:tcPr>
          <w:p w14:paraId="6628AFD9" w14:textId="77777777" w:rsidR="00DD5D19" w:rsidRPr="00773417" w:rsidRDefault="00DD5D19" w:rsidP="00DD5D19">
            <w:r w:rsidRPr="00773417">
              <w:t>Abort if requirements not met</w:t>
            </w:r>
          </w:p>
        </w:tc>
      </w:tr>
      <w:tr w:rsidR="00DD5D19" w:rsidRPr="00773417" w14:paraId="3A38EDC2" w14:textId="77777777" w:rsidTr="00DD5D19">
        <w:trPr>
          <w:cantSplit/>
        </w:trPr>
        <w:tc>
          <w:tcPr>
            <w:tcW w:w="462" w:type="pct"/>
          </w:tcPr>
          <w:p w14:paraId="0AC7D679" w14:textId="77777777" w:rsidR="00DD5D19" w:rsidRPr="00773417" w:rsidRDefault="00DD5D19" w:rsidP="00DD5D19">
            <w:r w:rsidRPr="00773417">
              <w:t>Linked</w:t>
            </w:r>
          </w:p>
        </w:tc>
        <w:tc>
          <w:tcPr>
            <w:tcW w:w="772" w:type="pct"/>
          </w:tcPr>
          <w:p w14:paraId="2F7B9B74" w14:textId="77777777" w:rsidR="00DD5D19" w:rsidRPr="00773417" w:rsidRDefault="00DD5D19" w:rsidP="00DD5D19">
            <w:r w:rsidRPr="00773417">
              <w:t>MatchMethod</w:t>
            </w:r>
          </w:p>
        </w:tc>
        <w:tc>
          <w:tcPr>
            <w:tcW w:w="665" w:type="pct"/>
          </w:tcPr>
          <w:p w14:paraId="34076D29" w14:textId="77777777" w:rsidR="00DD5D19" w:rsidRPr="00773417" w:rsidRDefault="00DD5D19" w:rsidP="00DD5D19"/>
        </w:tc>
        <w:tc>
          <w:tcPr>
            <w:tcW w:w="1223" w:type="pct"/>
          </w:tcPr>
          <w:p w14:paraId="1BF38454" w14:textId="77777777" w:rsidR="00DD5D19" w:rsidRPr="00773417" w:rsidRDefault="00DD5D19" w:rsidP="00DD5D19">
            <w:r w:rsidRPr="00773417">
              <w:t>MatchMethod must be one of only the following values: RE, SI, LA, BC, or OT</w:t>
            </w:r>
          </w:p>
        </w:tc>
        <w:tc>
          <w:tcPr>
            <w:tcW w:w="1147" w:type="pct"/>
          </w:tcPr>
          <w:p w14:paraId="68285A76" w14:textId="77777777" w:rsidR="00DD5D19" w:rsidRPr="00773417" w:rsidRDefault="00DD5D19" w:rsidP="00DD5D19">
            <w:r w:rsidRPr="00773417">
              <w:t xml:space="preserve">MPatID= </w:t>
            </w:r>
            <w:r w:rsidRPr="007861EC">
              <w:rPr>
                <w:i/>
                <w:u w:val="single"/>
              </w:rPr>
              <w:t>Value</w:t>
            </w:r>
            <w:r w:rsidRPr="00773417">
              <w:t xml:space="preserve"> and CPatID= </w:t>
            </w:r>
            <w:r w:rsidRPr="007861EC">
              <w:rPr>
                <w:i/>
                <w:u w:val="single"/>
              </w:rPr>
              <w:t>Value</w:t>
            </w:r>
            <w:r w:rsidRPr="00773417">
              <w:t>: MatchMethod = . MatchMethod not valid value for linked methods.</w:t>
            </w:r>
          </w:p>
        </w:tc>
        <w:tc>
          <w:tcPr>
            <w:tcW w:w="731" w:type="pct"/>
          </w:tcPr>
          <w:p w14:paraId="6F2359CD" w14:textId="77777777" w:rsidR="00DD5D19" w:rsidRPr="00773417" w:rsidRDefault="00DD5D19" w:rsidP="00DD5D19">
            <w:r w:rsidRPr="00773417">
              <w:t>Abort if requirements not met</w:t>
            </w:r>
          </w:p>
        </w:tc>
      </w:tr>
      <w:tr w:rsidR="00DD5D19" w:rsidRPr="00773417" w14:paraId="5A55AE82" w14:textId="77777777" w:rsidTr="00DD5D19">
        <w:trPr>
          <w:cantSplit/>
        </w:trPr>
        <w:tc>
          <w:tcPr>
            <w:tcW w:w="462" w:type="pct"/>
          </w:tcPr>
          <w:p w14:paraId="3505EEB0" w14:textId="77777777" w:rsidR="00DD5D19" w:rsidRPr="00773417" w:rsidRDefault="00DD5D19" w:rsidP="00DD5D19">
            <w:pPr>
              <w:rPr>
                <w:rFonts w:cstheme="minorHAnsi"/>
                <w:color w:val="000000"/>
                <w:szCs w:val="20"/>
              </w:rPr>
            </w:pPr>
            <w:r w:rsidRPr="00773417">
              <w:t>Linked</w:t>
            </w:r>
          </w:p>
        </w:tc>
        <w:tc>
          <w:tcPr>
            <w:tcW w:w="772" w:type="pct"/>
          </w:tcPr>
          <w:p w14:paraId="3FA2AD28" w14:textId="77777777" w:rsidR="00DD5D19" w:rsidRPr="00773417" w:rsidRDefault="00DD5D19" w:rsidP="00DD5D19">
            <w:pPr>
              <w:rPr>
                <w:rFonts w:cstheme="minorHAnsi"/>
                <w:color w:val="000000"/>
                <w:szCs w:val="20"/>
              </w:rPr>
            </w:pPr>
            <w:r w:rsidRPr="00773417">
              <w:rPr>
                <w:rFonts w:cstheme="minorHAnsi"/>
                <w:color w:val="000000"/>
                <w:szCs w:val="20"/>
              </w:rPr>
              <w:t>MBirth_Date</w:t>
            </w:r>
          </w:p>
        </w:tc>
        <w:tc>
          <w:tcPr>
            <w:tcW w:w="665" w:type="pct"/>
          </w:tcPr>
          <w:p w14:paraId="5ED99B7D" w14:textId="77777777" w:rsidR="00DD5D19" w:rsidRPr="00773417" w:rsidRDefault="00DD5D19" w:rsidP="00DD5D19">
            <w:pPr>
              <w:rPr>
                <w:rFonts w:cstheme="minorHAnsi"/>
                <w:color w:val="000000"/>
                <w:szCs w:val="20"/>
              </w:rPr>
            </w:pPr>
            <w:r w:rsidRPr="00773417">
              <w:rPr>
                <w:rFonts w:cstheme="minorHAnsi"/>
                <w:color w:val="000000"/>
                <w:szCs w:val="20"/>
              </w:rPr>
              <w:t>CBirth_Date</w:t>
            </w:r>
          </w:p>
        </w:tc>
        <w:tc>
          <w:tcPr>
            <w:tcW w:w="1223" w:type="pct"/>
          </w:tcPr>
          <w:p w14:paraId="5D2F00F2" w14:textId="77777777" w:rsidR="00DD5D19" w:rsidRPr="00773417" w:rsidRDefault="00DD5D19" w:rsidP="00DD5D19">
            <w:pPr>
              <w:rPr>
                <w:rFonts w:cstheme="minorHAnsi"/>
                <w:color w:val="000000"/>
                <w:szCs w:val="20"/>
              </w:rPr>
            </w:pPr>
            <w:r w:rsidRPr="00773417">
              <w:rPr>
                <w:rFonts w:cstheme="minorHAnsi"/>
                <w:color w:val="000000"/>
                <w:szCs w:val="20"/>
              </w:rPr>
              <w:t>If both variables are filled, then Variable2 must be later than Variable1 and by &gt;= 10 years</w:t>
            </w:r>
          </w:p>
        </w:tc>
        <w:tc>
          <w:tcPr>
            <w:tcW w:w="1147" w:type="pct"/>
          </w:tcPr>
          <w:p w14:paraId="6F442B63" w14:textId="77777777" w:rsidR="00DD5D19" w:rsidRPr="00773417" w:rsidRDefault="00DD5D19" w:rsidP="00DD5D19">
            <w:pPr>
              <w:rPr>
                <w:rFonts w:cstheme="minorHAnsi"/>
                <w:color w:val="000000"/>
                <w:szCs w:val="20"/>
              </w:rPr>
            </w:pPr>
            <w:r w:rsidRPr="00773417">
              <w:rPr>
                <w:szCs w:val="20"/>
              </w:rPr>
              <w:t>MPatID=</w:t>
            </w:r>
            <w:r w:rsidRPr="00773417">
              <w:rPr>
                <w:rFonts w:cstheme="minorHAnsi"/>
                <w:i/>
                <w:color w:val="000000"/>
                <w:szCs w:val="20"/>
                <w:u w:val="single"/>
              </w:rPr>
              <w:t xml:space="preserve"> Value</w:t>
            </w:r>
            <w:r w:rsidRPr="00773417">
              <w:rPr>
                <w:szCs w:val="20"/>
              </w:rPr>
              <w:t xml:space="preserve"> and CPatID=</w:t>
            </w:r>
            <w:r w:rsidRPr="00773417">
              <w:rPr>
                <w:rFonts w:cstheme="minorHAnsi"/>
                <w:i/>
                <w:color w:val="000000"/>
                <w:szCs w:val="20"/>
                <w:u w:val="single"/>
              </w:rPr>
              <w:t xml:space="preserve"> Value</w:t>
            </w:r>
            <w:r w:rsidRPr="00773417">
              <w:rPr>
                <w:szCs w:val="20"/>
              </w:rPr>
              <w:t>: MBirth_Date (</w:t>
            </w:r>
            <w:r w:rsidRPr="00773417">
              <w:rPr>
                <w:rFonts w:cstheme="minorHAnsi"/>
                <w:i/>
                <w:color w:val="000000"/>
                <w:szCs w:val="20"/>
                <w:u w:val="single"/>
              </w:rPr>
              <w:t>mm/dd/yyyy</w:t>
            </w:r>
            <w:r w:rsidRPr="00773417">
              <w:rPr>
                <w:szCs w:val="20"/>
              </w:rPr>
              <w:t>) must be &gt;= 10 years before CBirth_Date (</w:t>
            </w:r>
            <w:r w:rsidRPr="00773417">
              <w:rPr>
                <w:rFonts w:cstheme="minorHAnsi"/>
                <w:i/>
                <w:color w:val="000000"/>
                <w:szCs w:val="20"/>
                <w:u w:val="single"/>
              </w:rPr>
              <w:t>mm/dd/yyyy</w:t>
            </w:r>
            <w:r w:rsidRPr="00773417">
              <w:rPr>
                <w:szCs w:val="20"/>
              </w:rPr>
              <w:t xml:space="preserve">).  They are only </w:t>
            </w:r>
            <w:r w:rsidRPr="00773417">
              <w:rPr>
                <w:i/>
                <w:szCs w:val="20"/>
                <w:u w:val="single"/>
              </w:rPr>
              <w:t>##.#</w:t>
            </w:r>
            <w:r w:rsidRPr="00773417">
              <w:rPr>
                <w:szCs w:val="20"/>
              </w:rPr>
              <w:t xml:space="preserve"> years apart.</w:t>
            </w:r>
          </w:p>
        </w:tc>
        <w:tc>
          <w:tcPr>
            <w:tcW w:w="731" w:type="pct"/>
          </w:tcPr>
          <w:p w14:paraId="25416F40" w14:textId="77777777" w:rsidR="00DD5D19" w:rsidRPr="00773417" w:rsidRDefault="00DD5D19" w:rsidP="000A77D4">
            <w:pPr>
              <w:rPr>
                <w:rFonts w:cstheme="minorHAnsi"/>
                <w:color w:val="000000"/>
                <w:szCs w:val="20"/>
              </w:rPr>
            </w:pPr>
            <w:r w:rsidRPr="00773417">
              <w:rPr>
                <w:rFonts w:cstheme="minorHAnsi"/>
                <w:color w:val="000000"/>
                <w:szCs w:val="20"/>
              </w:rPr>
              <w:t>Abort if requirements not met</w:t>
            </w:r>
          </w:p>
        </w:tc>
      </w:tr>
      <w:tr w:rsidR="00DD5D19" w:rsidRPr="00773417" w14:paraId="17E6F461" w14:textId="77777777" w:rsidTr="00DD5D19">
        <w:trPr>
          <w:cantSplit/>
        </w:trPr>
        <w:tc>
          <w:tcPr>
            <w:tcW w:w="462" w:type="pct"/>
          </w:tcPr>
          <w:p w14:paraId="24149D46" w14:textId="77777777" w:rsidR="00DD5D19" w:rsidRPr="00773417" w:rsidRDefault="00DD5D19" w:rsidP="00DD5D19">
            <w:pPr>
              <w:rPr>
                <w:rFonts w:cstheme="minorHAnsi"/>
                <w:color w:val="000000"/>
                <w:szCs w:val="20"/>
              </w:rPr>
            </w:pPr>
            <w:r w:rsidRPr="00773417">
              <w:t>Linked</w:t>
            </w:r>
          </w:p>
        </w:tc>
        <w:tc>
          <w:tcPr>
            <w:tcW w:w="772" w:type="pct"/>
          </w:tcPr>
          <w:p w14:paraId="45E25D6C" w14:textId="77777777" w:rsidR="00DD5D19" w:rsidRPr="00773417" w:rsidRDefault="00DD5D19" w:rsidP="00DD5D19">
            <w:pPr>
              <w:rPr>
                <w:rFonts w:cstheme="minorHAnsi"/>
                <w:color w:val="000000"/>
                <w:szCs w:val="20"/>
              </w:rPr>
            </w:pPr>
            <w:r w:rsidRPr="00773417">
              <w:rPr>
                <w:rFonts w:cstheme="minorHAnsi"/>
                <w:color w:val="000000"/>
                <w:szCs w:val="20"/>
              </w:rPr>
              <w:t>ADate</w:t>
            </w:r>
          </w:p>
        </w:tc>
        <w:tc>
          <w:tcPr>
            <w:tcW w:w="665" w:type="pct"/>
          </w:tcPr>
          <w:p w14:paraId="1826CDA8" w14:textId="77777777" w:rsidR="00DD5D19" w:rsidRPr="00773417" w:rsidRDefault="00DD5D19" w:rsidP="00DD5D19">
            <w:pPr>
              <w:rPr>
                <w:rFonts w:cstheme="minorHAnsi"/>
                <w:color w:val="000000"/>
                <w:szCs w:val="20"/>
              </w:rPr>
            </w:pPr>
            <w:r w:rsidRPr="00773417">
              <w:rPr>
                <w:rFonts w:cstheme="minorHAnsi"/>
                <w:color w:val="000000"/>
                <w:szCs w:val="20"/>
              </w:rPr>
              <w:t>CBirth_Date</w:t>
            </w:r>
          </w:p>
        </w:tc>
        <w:tc>
          <w:tcPr>
            <w:tcW w:w="1223" w:type="pct"/>
          </w:tcPr>
          <w:p w14:paraId="23AC5C35" w14:textId="77777777" w:rsidR="00DD5D19" w:rsidRPr="00773417" w:rsidRDefault="00DD5D19" w:rsidP="00DD5D19">
            <w:pPr>
              <w:rPr>
                <w:rFonts w:cstheme="minorHAnsi"/>
                <w:color w:val="000000"/>
                <w:szCs w:val="20"/>
              </w:rPr>
            </w:pPr>
            <w:r w:rsidRPr="00773417">
              <w:rPr>
                <w:rFonts w:cstheme="minorHAnsi"/>
                <w:color w:val="000000"/>
                <w:szCs w:val="20"/>
              </w:rPr>
              <w:t>CBirth_Date must be between 3 days before the ADate through DDate; if DDate is null, then CBirth_Date must be between 3 days before, through 1 day after the ADate</w:t>
            </w:r>
          </w:p>
        </w:tc>
        <w:tc>
          <w:tcPr>
            <w:tcW w:w="1147" w:type="pct"/>
          </w:tcPr>
          <w:p w14:paraId="265A1D3F" w14:textId="77777777" w:rsidR="00DD5D19" w:rsidRPr="00773417" w:rsidRDefault="00DD5D19" w:rsidP="00DD5D19">
            <w:pPr>
              <w:jc w:val="center"/>
              <w:rPr>
                <w:szCs w:val="20"/>
              </w:rPr>
            </w:pPr>
            <w:r w:rsidRPr="00773417">
              <w:rPr>
                <w:szCs w:val="20"/>
                <w:u w:val="single"/>
              </w:rPr>
              <w:t xml:space="preserve">Filled </w:t>
            </w:r>
            <w:r w:rsidRPr="00773417">
              <w:rPr>
                <w:szCs w:val="20"/>
              </w:rPr>
              <w:t>DDate:</w:t>
            </w:r>
          </w:p>
          <w:p w14:paraId="6A20B201" w14:textId="77777777" w:rsidR="00DD5D19" w:rsidRPr="00773417" w:rsidRDefault="00DD5D19" w:rsidP="00DD5D19">
            <w:pPr>
              <w:rPr>
                <w:szCs w:val="20"/>
              </w:rPr>
            </w:pPr>
            <w:r w:rsidRPr="00773417">
              <w:rPr>
                <w:szCs w:val="20"/>
              </w:rPr>
              <w:t>MPatID=</w:t>
            </w:r>
            <w:r w:rsidRPr="00773417">
              <w:rPr>
                <w:rFonts w:cstheme="minorHAnsi"/>
                <w:i/>
                <w:color w:val="000000"/>
                <w:szCs w:val="20"/>
                <w:u w:val="single"/>
              </w:rPr>
              <w:t xml:space="preserve"> Value</w:t>
            </w:r>
            <w:r w:rsidRPr="00773417">
              <w:rPr>
                <w:szCs w:val="20"/>
              </w:rPr>
              <w:t xml:space="preserve"> and CPatID=</w:t>
            </w:r>
            <w:r w:rsidRPr="00773417">
              <w:rPr>
                <w:rFonts w:cstheme="minorHAnsi"/>
                <w:i/>
                <w:color w:val="000000"/>
                <w:szCs w:val="20"/>
                <w:u w:val="single"/>
              </w:rPr>
              <w:t xml:space="preserve"> Value</w:t>
            </w:r>
            <w:r w:rsidRPr="00773417">
              <w:rPr>
                <w:szCs w:val="20"/>
              </w:rPr>
              <w:t>: CBirth_Date (</w:t>
            </w:r>
            <w:r w:rsidRPr="00773417">
              <w:rPr>
                <w:rFonts w:cstheme="minorHAnsi"/>
                <w:i/>
                <w:color w:val="000000"/>
                <w:szCs w:val="20"/>
                <w:u w:val="single"/>
              </w:rPr>
              <w:t>mm/dd/yyyy</w:t>
            </w:r>
            <w:r w:rsidRPr="00773417">
              <w:rPr>
                <w:szCs w:val="20"/>
              </w:rPr>
              <w:t>) must be between 3 days before ADate (</w:t>
            </w:r>
            <w:r w:rsidRPr="00773417">
              <w:rPr>
                <w:rFonts w:cstheme="minorHAnsi"/>
                <w:i/>
                <w:color w:val="000000"/>
                <w:szCs w:val="20"/>
                <w:u w:val="single"/>
              </w:rPr>
              <w:t>mm/dd/yyyy</w:t>
            </w:r>
            <w:r w:rsidRPr="00773417">
              <w:rPr>
                <w:szCs w:val="20"/>
              </w:rPr>
              <w:t>) through DDate (</w:t>
            </w:r>
            <w:r w:rsidRPr="00773417">
              <w:rPr>
                <w:rFonts w:cstheme="minorHAnsi"/>
                <w:i/>
                <w:color w:val="000000"/>
                <w:szCs w:val="20"/>
                <w:u w:val="single"/>
              </w:rPr>
              <w:t>mm/dd/yyyy</w:t>
            </w:r>
            <w:r w:rsidRPr="00773417">
              <w:rPr>
                <w:szCs w:val="20"/>
              </w:rPr>
              <w:t>).</w:t>
            </w:r>
          </w:p>
          <w:p w14:paraId="0359D271" w14:textId="77777777" w:rsidR="00DD5D19" w:rsidRPr="00773417" w:rsidRDefault="00DD5D19" w:rsidP="00DD5D19">
            <w:pPr>
              <w:rPr>
                <w:szCs w:val="20"/>
              </w:rPr>
            </w:pPr>
          </w:p>
          <w:p w14:paraId="27EAF91E" w14:textId="77777777" w:rsidR="00DD5D19" w:rsidRPr="00773417" w:rsidRDefault="00DD5D19" w:rsidP="00DD5D19">
            <w:pPr>
              <w:jc w:val="center"/>
              <w:rPr>
                <w:szCs w:val="20"/>
              </w:rPr>
            </w:pPr>
            <w:r w:rsidRPr="00773417">
              <w:rPr>
                <w:szCs w:val="20"/>
                <w:u w:val="single"/>
              </w:rPr>
              <w:t xml:space="preserve">Null </w:t>
            </w:r>
            <w:r w:rsidRPr="00773417">
              <w:rPr>
                <w:szCs w:val="20"/>
              </w:rPr>
              <w:t>DDate:</w:t>
            </w:r>
          </w:p>
          <w:p w14:paraId="7C63B2FC" w14:textId="77777777" w:rsidR="00DD5D19" w:rsidRPr="00773417" w:rsidRDefault="00DD5D19" w:rsidP="00DD5D19">
            <w:pPr>
              <w:rPr>
                <w:rFonts w:cstheme="minorHAnsi"/>
                <w:color w:val="000000"/>
                <w:szCs w:val="20"/>
              </w:rPr>
            </w:pPr>
            <w:r w:rsidRPr="00773417">
              <w:rPr>
                <w:szCs w:val="20"/>
              </w:rPr>
              <w:t>MPatID=</w:t>
            </w:r>
            <w:r w:rsidRPr="00773417">
              <w:rPr>
                <w:rFonts w:cstheme="minorHAnsi"/>
                <w:i/>
                <w:color w:val="000000"/>
                <w:szCs w:val="20"/>
                <w:u w:val="single"/>
              </w:rPr>
              <w:t xml:space="preserve"> Value</w:t>
            </w:r>
            <w:r w:rsidRPr="00773417">
              <w:rPr>
                <w:szCs w:val="20"/>
              </w:rPr>
              <w:t xml:space="preserve"> and CPatID=</w:t>
            </w:r>
            <w:r w:rsidRPr="00773417">
              <w:rPr>
                <w:rFonts w:cstheme="minorHAnsi"/>
                <w:i/>
                <w:color w:val="000000"/>
                <w:szCs w:val="20"/>
                <w:u w:val="single"/>
              </w:rPr>
              <w:t xml:space="preserve"> Value</w:t>
            </w:r>
            <w:r w:rsidRPr="00773417">
              <w:rPr>
                <w:szCs w:val="20"/>
              </w:rPr>
              <w:t>: CBirth_Date (</w:t>
            </w:r>
            <w:r w:rsidRPr="00773417">
              <w:rPr>
                <w:rFonts w:cstheme="minorHAnsi"/>
                <w:i/>
                <w:color w:val="000000"/>
                <w:szCs w:val="20"/>
                <w:u w:val="single"/>
              </w:rPr>
              <w:t>mm/dd/yyyy</w:t>
            </w:r>
            <w:r w:rsidRPr="00773417">
              <w:rPr>
                <w:szCs w:val="20"/>
              </w:rPr>
              <w:t>) must be between 3 days before ADate (</w:t>
            </w:r>
            <w:r w:rsidRPr="00773417">
              <w:rPr>
                <w:rFonts w:cstheme="minorHAnsi"/>
                <w:i/>
                <w:color w:val="000000"/>
                <w:szCs w:val="20"/>
                <w:u w:val="single"/>
              </w:rPr>
              <w:t>mm/dd/yyyy</w:t>
            </w:r>
            <w:r w:rsidRPr="00773417">
              <w:rPr>
                <w:szCs w:val="20"/>
              </w:rPr>
              <w:t>) through 1 day after</w:t>
            </w:r>
          </w:p>
        </w:tc>
        <w:tc>
          <w:tcPr>
            <w:tcW w:w="731" w:type="pct"/>
          </w:tcPr>
          <w:p w14:paraId="17D66B81" w14:textId="77777777" w:rsidR="00DD5D19" w:rsidRPr="00773417" w:rsidRDefault="00DD5D19" w:rsidP="000A77D4">
            <w:pPr>
              <w:rPr>
                <w:rFonts w:cstheme="minorHAnsi"/>
                <w:color w:val="000000"/>
                <w:szCs w:val="20"/>
              </w:rPr>
            </w:pPr>
            <w:r w:rsidRPr="00773417">
              <w:rPr>
                <w:szCs w:val="20"/>
              </w:rPr>
              <w:t>Warn if requirements not met</w:t>
            </w:r>
          </w:p>
        </w:tc>
      </w:tr>
    </w:tbl>
    <w:p w14:paraId="6906B323" w14:textId="77777777" w:rsidR="00C666B2" w:rsidRPr="00C666B2" w:rsidRDefault="00C666B2" w:rsidP="00C666B2"/>
    <w:p w14:paraId="642987F4" w14:textId="6CBA2DE3" w:rsidR="00687F4A" w:rsidRDefault="00DD5D19" w:rsidP="00DD5D19">
      <w:pPr>
        <w:pStyle w:val="Heading3"/>
      </w:pPr>
      <w:bookmarkStart w:id="22" w:name="_Toc66377151"/>
      <w:r>
        <w:t>Within Table Unique Key Checks for All Records</w:t>
      </w:r>
      <w:bookmarkEnd w:id="22"/>
    </w:p>
    <w:p w14:paraId="6515BC1E" w14:textId="0B98134F" w:rsidR="00DD5D19" w:rsidRPr="00773417" w:rsidRDefault="00DD5D19" w:rsidP="00DD5D19">
      <w:r w:rsidRPr="00773417">
        <w:t>The following level 2 checks will be used to confirm that records within each specific table meet SCDM requirements for uniqueness as defined by key variables. Linked records are defined as those where both MPatID and CPatID are filled.</w:t>
      </w:r>
    </w:p>
    <w:p w14:paraId="29F98951" w14:textId="7B05E3C6" w:rsidR="00DD5D19" w:rsidRDefault="00DD5D19" w:rsidP="00DD5D19">
      <w:pPr>
        <w:pStyle w:val="Heading4"/>
      </w:pPr>
      <w:r>
        <w:t>Mother Infant Linkage (MIL) Table</w:t>
      </w:r>
    </w:p>
    <w:tbl>
      <w:tblPr>
        <w:tblStyle w:val="TableGrid"/>
        <w:tblW w:w="0" w:type="auto"/>
        <w:tblLook w:val="04A0" w:firstRow="1" w:lastRow="0" w:firstColumn="1" w:lastColumn="0" w:noHBand="0" w:noVBand="1"/>
      </w:tblPr>
      <w:tblGrid>
        <w:gridCol w:w="1153"/>
        <w:gridCol w:w="2757"/>
        <w:gridCol w:w="5440"/>
      </w:tblGrid>
      <w:tr w:rsidR="00DD5D19" w:rsidRPr="00773417" w14:paraId="36233F9C" w14:textId="77777777" w:rsidTr="00DD5D19">
        <w:trPr>
          <w:cantSplit/>
          <w:tblHeader/>
        </w:trPr>
        <w:tc>
          <w:tcPr>
            <w:tcW w:w="0" w:type="auto"/>
            <w:vAlign w:val="bottom"/>
          </w:tcPr>
          <w:p w14:paraId="277745B9" w14:textId="77777777" w:rsidR="00DD5D19" w:rsidRPr="00773417" w:rsidRDefault="00DD5D19" w:rsidP="00DD5D19">
            <w:pPr>
              <w:keepNext/>
              <w:jc w:val="center"/>
              <w:rPr>
                <w:b/>
              </w:rPr>
            </w:pPr>
            <w:r w:rsidRPr="00773417">
              <w:rPr>
                <w:b/>
              </w:rPr>
              <w:t>Linkage Status</w:t>
            </w:r>
          </w:p>
        </w:tc>
        <w:tc>
          <w:tcPr>
            <w:tcW w:w="0" w:type="auto"/>
            <w:vAlign w:val="bottom"/>
          </w:tcPr>
          <w:p w14:paraId="25BAA326" w14:textId="77777777" w:rsidR="00DD5D19" w:rsidRPr="00773417" w:rsidRDefault="00DD5D19" w:rsidP="00DD5D19">
            <w:pPr>
              <w:keepNext/>
              <w:jc w:val="center"/>
              <w:rPr>
                <w:b/>
              </w:rPr>
            </w:pPr>
            <w:r w:rsidRPr="00773417">
              <w:rPr>
                <w:b/>
              </w:rPr>
              <w:t>Check Requirement</w:t>
            </w:r>
          </w:p>
        </w:tc>
        <w:tc>
          <w:tcPr>
            <w:tcW w:w="0" w:type="auto"/>
            <w:vAlign w:val="bottom"/>
          </w:tcPr>
          <w:p w14:paraId="0411B396" w14:textId="77777777" w:rsidR="00DD5D19" w:rsidRPr="00773417" w:rsidRDefault="00DD5D19" w:rsidP="00DD5D19">
            <w:pPr>
              <w:keepNext/>
              <w:jc w:val="center"/>
              <w:rPr>
                <w:b/>
              </w:rPr>
            </w:pPr>
            <w:r w:rsidRPr="00773417">
              <w:rPr>
                <w:b/>
              </w:rPr>
              <w:t>Message</w:t>
            </w:r>
          </w:p>
        </w:tc>
      </w:tr>
      <w:tr w:rsidR="00DD5D19" w:rsidRPr="00773417" w14:paraId="0599D708" w14:textId="77777777" w:rsidTr="00DD5D19">
        <w:trPr>
          <w:cantSplit/>
        </w:trPr>
        <w:tc>
          <w:tcPr>
            <w:tcW w:w="0" w:type="auto"/>
          </w:tcPr>
          <w:p w14:paraId="014C0D68" w14:textId="77777777" w:rsidR="00DD5D19" w:rsidRPr="00773417" w:rsidRDefault="00DD5D19" w:rsidP="00DD5D19">
            <w:r w:rsidRPr="00773417">
              <w:t>Linked or Not-Linked</w:t>
            </w:r>
          </w:p>
        </w:tc>
        <w:tc>
          <w:tcPr>
            <w:tcW w:w="0" w:type="auto"/>
          </w:tcPr>
          <w:p w14:paraId="5DAAF811" w14:textId="77777777" w:rsidR="00DD5D19" w:rsidRPr="00773417" w:rsidRDefault="00DD5D19" w:rsidP="00DD5D19">
            <w:r w:rsidRPr="00773417">
              <w:t>CPatID filled and appears on only 1 row</w:t>
            </w:r>
          </w:p>
        </w:tc>
        <w:tc>
          <w:tcPr>
            <w:tcW w:w="0" w:type="auto"/>
          </w:tcPr>
          <w:p w14:paraId="02FB813E" w14:textId="77777777" w:rsidR="00DD5D19" w:rsidRPr="00773417" w:rsidRDefault="00DD5D19" w:rsidP="00DD5D19">
            <w:pPr>
              <w:rPr>
                <w:u w:val="single"/>
              </w:rPr>
            </w:pPr>
            <w:r w:rsidRPr="00773417">
              <w:t>CPatID (</w:t>
            </w:r>
            <w:r w:rsidRPr="00773417">
              <w:rPr>
                <w:i/>
                <w:u w:val="single"/>
              </w:rPr>
              <w:t>Value</w:t>
            </w:r>
            <w:r w:rsidRPr="00773417">
              <w:t>)</w:t>
            </w:r>
            <w:r w:rsidRPr="00773417">
              <w:rPr>
                <w:u w:val="single"/>
              </w:rPr>
              <w:t>,</w:t>
            </w:r>
            <w:r w:rsidRPr="00773417">
              <w:t xml:space="preserve"> CBirth_Date (</w:t>
            </w:r>
            <w:r w:rsidRPr="00773417">
              <w:rPr>
                <w:rFonts w:cstheme="minorHAnsi"/>
                <w:i/>
                <w:color w:val="000000"/>
                <w:szCs w:val="20"/>
                <w:u w:val="single"/>
              </w:rPr>
              <w:t>mm/dd/yyyy</w:t>
            </w:r>
            <w:r w:rsidRPr="00773417">
              <w:t>), Sex (</w:t>
            </w:r>
            <w:r w:rsidRPr="00773417">
              <w:rPr>
                <w:i/>
                <w:u w:val="single"/>
              </w:rPr>
              <w:t>Value</w:t>
            </w:r>
            <w:r w:rsidRPr="00773417">
              <w:rPr>
                <w:u w:val="single"/>
              </w:rPr>
              <w:t>)</w:t>
            </w:r>
            <w:r w:rsidRPr="00773417">
              <w:t>: Must appear on only 1 row</w:t>
            </w:r>
          </w:p>
        </w:tc>
      </w:tr>
      <w:tr w:rsidR="00DD5D19" w:rsidRPr="00773417" w14:paraId="4B6A7E42" w14:textId="77777777" w:rsidTr="00DD5D19">
        <w:trPr>
          <w:cantSplit/>
        </w:trPr>
        <w:tc>
          <w:tcPr>
            <w:tcW w:w="0" w:type="auto"/>
          </w:tcPr>
          <w:p w14:paraId="79DB0786" w14:textId="77777777" w:rsidR="00DD5D19" w:rsidRPr="00773417" w:rsidRDefault="00DD5D19" w:rsidP="00DD5D19">
            <w:r w:rsidRPr="00773417">
              <w:t>Not-Linked</w:t>
            </w:r>
          </w:p>
        </w:tc>
        <w:tc>
          <w:tcPr>
            <w:tcW w:w="0" w:type="auto"/>
          </w:tcPr>
          <w:p w14:paraId="62BCAAA9" w14:textId="77777777" w:rsidR="00DD5D19" w:rsidRPr="00773417" w:rsidRDefault="00DD5D19" w:rsidP="00DD5D19">
            <w:r w:rsidRPr="00773417">
              <w:t>MPatID, EncounterID, ADate unlinked combination appears on only 1 row</w:t>
            </w:r>
          </w:p>
        </w:tc>
        <w:tc>
          <w:tcPr>
            <w:tcW w:w="0" w:type="auto"/>
          </w:tcPr>
          <w:p w14:paraId="7AEC0436" w14:textId="791637F8" w:rsidR="00DD5D19" w:rsidRPr="00773417" w:rsidRDefault="00DD5D19" w:rsidP="00704DB1">
            <w:r w:rsidRPr="00773417">
              <w:t>MPatID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ADate (</w:t>
            </w:r>
            <w:r w:rsidRPr="00773417">
              <w:rPr>
                <w:rFonts w:cstheme="minorHAnsi"/>
                <w:i/>
                <w:color w:val="000000"/>
                <w:szCs w:val="20"/>
                <w:u w:val="single"/>
              </w:rPr>
              <w:t>mm/dd/yyyy</w:t>
            </w:r>
            <w:r w:rsidRPr="00773417">
              <w:t>): MBirth_Date (</w:t>
            </w:r>
            <w:r w:rsidRPr="00773417">
              <w:rPr>
                <w:rFonts w:cstheme="minorHAnsi"/>
                <w:i/>
                <w:color w:val="000000"/>
                <w:szCs w:val="20"/>
                <w:u w:val="single"/>
              </w:rPr>
              <w:t>mm/dd/yyyy</w:t>
            </w:r>
            <w:r w:rsidRPr="00773417">
              <w:t>): Not linked, but variable combination appears on &gt; 1 row</w:t>
            </w:r>
          </w:p>
        </w:tc>
      </w:tr>
      <w:tr w:rsidR="00DD5D19" w:rsidRPr="00773417" w14:paraId="7AB24DC2" w14:textId="77777777" w:rsidTr="00DD5D19">
        <w:trPr>
          <w:cantSplit/>
        </w:trPr>
        <w:tc>
          <w:tcPr>
            <w:tcW w:w="0" w:type="auto"/>
          </w:tcPr>
          <w:p w14:paraId="4F7A8085" w14:textId="77777777" w:rsidR="00DD5D19" w:rsidRPr="00773417" w:rsidRDefault="00DD5D19" w:rsidP="00DD5D19">
            <w:r w:rsidRPr="00773417">
              <w:t>Linked</w:t>
            </w:r>
          </w:p>
        </w:tc>
        <w:tc>
          <w:tcPr>
            <w:tcW w:w="0" w:type="auto"/>
          </w:tcPr>
          <w:p w14:paraId="29A1404A" w14:textId="77777777" w:rsidR="00DD5D19" w:rsidRPr="00773417" w:rsidRDefault="00DD5D19" w:rsidP="00DD5D19">
            <w:r w:rsidRPr="00773417">
              <w:t>MPatID, CPatID and appears on only 1 row</w:t>
            </w:r>
          </w:p>
        </w:tc>
        <w:tc>
          <w:tcPr>
            <w:tcW w:w="0" w:type="auto"/>
          </w:tcPr>
          <w:p w14:paraId="2A2C25C9"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CPatID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EncType (</w:t>
            </w:r>
            <w:r w:rsidRPr="00773417">
              <w:rPr>
                <w:i/>
                <w:u w:val="single"/>
              </w:rPr>
              <w:t>Value</w:t>
            </w:r>
            <w:r w:rsidRPr="00773417">
              <w:t>), ADate (</w:t>
            </w:r>
            <w:r w:rsidRPr="00773417">
              <w:rPr>
                <w:rFonts w:cstheme="minorHAnsi"/>
                <w:i/>
                <w:color w:val="000000"/>
                <w:szCs w:val="20"/>
                <w:u w:val="single"/>
              </w:rPr>
              <w:t>mm/dd/yyyy</w:t>
            </w:r>
            <w:r w:rsidRPr="00773417">
              <w:t>), Sex (</w:t>
            </w:r>
            <w:r w:rsidRPr="00773417">
              <w:rPr>
                <w:i/>
                <w:u w:val="single"/>
              </w:rPr>
              <w:t>Value</w:t>
            </w:r>
            <w:r w:rsidRPr="00773417">
              <w:rPr>
                <w:u w:val="single"/>
              </w:rPr>
              <w:t>)</w:t>
            </w:r>
            <w:r w:rsidRPr="00773417">
              <w:t>, CBirth_Date (</w:t>
            </w:r>
            <w:r w:rsidRPr="00773417">
              <w:rPr>
                <w:rFonts w:cstheme="minorHAnsi"/>
                <w:i/>
                <w:color w:val="000000"/>
                <w:szCs w:val="20"/>
                <w:u w:val="single"/>
              </w:rPr>
              <w:t>mm/dd/yyyy</w:t>
            </w:r>
            <w:r w:rsidRPr="00773417">
              <w:t>), MatchMethod (</w:t>
            </w:r>
            <w:r w:rsidRPr="00773417">
              <w:rPr>
                <w:i/>
                <w:u w:val="single"/>
              </w:rPr>
              <w:t>Value</w:t>
            </w:r>
            <w:r w:rsidRPr="00773417">
              <w:t>): Linked, but variable combination appears on &gt; 1 row</w:t>
            </w:r>
          </w:p>
        </w:tc>
      </w:tr>
      <w:tr w:rsidR="00DD5D19" w:rsidRPr="00773417" w14:paraId="16BF2DD4" w14:textId="77777777" w:rsidTr="00DD5D19">
        <w:trPr>
          <w:cantSplit/>
        </w:trPr>
        <w:tc>
          <w:tcPr>
            <w:tcW w:w="0" w:type="auto"/>
          </w:tcPr>
          <w:p w14:paraId="255DFF18"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220FF9B0" w14:textId="77777777" w:rsidR="00DD5D19" w:rsidRPr="00773417" w:rsidRDefault="00DD5D19" w:rsidP="00DD5D19">
            <w:pPr>
              <w:rPr>
                <w:rFonts w:cstheme="minorHAnsi"/>
                <w:bCs/>
                <w:color w:val="000000"/>
                <w:szCs w:val="20"/>
              </w:rPr>
            </w:pPr>
            <w:r w:rsidRPr="00773417">
              <w:rPr>
                <w:rFonts w:cstheme="minorHAnsi"/>
                <w:bCs/>
                <w:color w:val="000000"/>
                <w:szCs w:val="20"/>
              </w:rPr>
              <w:t>MPatID, EncounterID, ADate, CPatID</w:t>
            </w:r>
            <w:r w:rsidRPr="00773417">
              <w:t xml:space="preserve"> and appears on only 1 row</w:t>
            </w:r>
          </w:p>
        </w:tc>
        <w:tc>
          <w:tcPr>
            <w:tcW w:w="0" w:type="auto"/>
          </w:tcPr>
          <w:p w14:paraId="59EA90BB"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CPatID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EncType (</w:t>
            </w:r>
            <w:r w:rsidRPr="00773417">
              <w:rPr>
                <w:i/>
                <w:u w:val="single"/>
              </w:rPr>
              <w:t>Value</w:t>
            </w:r>
            <w:r w:rsidRPr="00773417">
              <w:t>), ADate (</w:t>
            </w:r>
            <w:r w:rsidRPr="00773417">
              <w:rPr>
                <w:rFonts w:cstheme="minorHAnsi"/>
                <w:i/>
                <w:color w:val="000000"/>
                <w:szCs w:val="20"/>
                <w:u w:val="single"/>
              </w:rPr>
              <w:t>mm/dd/yyyy</w:t>
            </w:r>
            <w:r w:rsidRPr="00773417">
              <w:t>), Sex (</w:t>
            </w:r>
            <w:r w:rsidRPr="00773417">
              <w:rPr>
                <w:i/>
                <w:u w:val="single"/>
              </w:rPr>
              <w:t>Value</w:t>
            </w:r>
            <w:r w:rsidRPr="00773417">
              <w:rPr>
                <w:u w:val="single"/>
              </w:rPr>
              <w:t>)</w:t>
            </w:r>
            <w:r w:rsidRPr="00773417">
              <w:t>, CBirth_Date (</w:t>
            </w:r>
            <w:r w:rsidRPr="00773417">
              <w:rPr>
                <w:rFonts w:cstheme="minorHAnsi"/>
                <w:i/>
                <w:color w:val="000000"/>
                <w:szCs w:val="20"/>
                <w:u w:val="single"/>
              </w:rPr>
              <w:t>mm/dd/yyyy</w:t>
            </w:r>
            <w:r w:rsidRPr="00773417">
              <w:t>), MatchMethod (</w:t>
            </w:r>
            <w:r w:rsidRPr="00773417">
              <w:rPr>
                <w:i/>
                <w:u w:val="single"/>
              </w:rPr>
              <w:t>Value</w:t>
            </w:r>
            <w:r w:rsidRPr="00773417">
              <w:t>): Linked, but variable combination appears on &gt; 1 row</w:t>
            </w:r>
          </w:p>
        </w:tc>
      </w:tr>
      <w:tr w:rsidR="00DD5D19" w:rsidRPr="00773417" w14:paraId="5E0D19C0" w14:textId="77777777" w:rsidTr="00DD5D19">
        <w:trPr>
          <w:cantSplit/>
        </w:trPr>
        <w:tc>
          <w:tcPr>
            <w:tcW w:w="0" w:type="auto"/>
          </w:tcPr>
          <w:p w14:paraId="3F4DD3F7"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27C97C2E" w14:textId="77777777" w:rsidR="00DD5D19" w:rsidRPr="00773417" w:rsidRDefault="00DD5D19" w:rsidP="00DD5D19">
            <w:pPr>
              <w:rPr>
                <w:rFonts w:cstheme="minorHAnsi"/>
                <w:bCs/>
                <w:color w:val="000000"/>
                <w:szCs w:val="20"/>
              </w:rPr>
            </w:pPr>
            <w:r w:rsidRPr="00773417">
              <w:rPr>
                <w:rFonts w:cstheme="minorHAnsi"/>
                <w:bCs/>
                <w:color w:val="000000"/>
                <w:szCs w:val="20"/>
              </w:rPr>
              <w:t>MPatID, EncounterID, ADate found in multiple rows with same values of MBirth_Date</w:t>
            </w:r>
          </w:p>
        </w:tc>
        <w:tc>
          <w:tcPr>
            <w:tcW w:w="0" w:type="auto"/>
          </w:tcPr>
          <w:p w14:paraId="77ADB531"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EncType (</w:t>
            </w:r>
            <w:r w:rsidRPr="00773417">
              <w:rPr>
                <w:i/>
                <w:u w:val="single"/>
              </w:rPr>
              <w:t>Value</w:t>
            </w:r>
            <w:r w:rsidRPr="00773417">
              <w:t>), ADate (</w:t>
            </w:r>
            <w:r w:rsidRPr="00773417">
              <w:rPr>
                <w:rFonts w:cstheme="minorHAnsi"/>
                <w:i/>
                <w:color w:val="000000"/>
                <w:szCs w:val="20"/>
                <w:u w:val="single"/>
              </w:rPr>
              <w:t>mm/dd/yyyy</w:t>
            </w:r>
            <w:r w:rsidRPr="00773417">
              <w:t>): MBirth_Date values differ across rows</w:t>
            </w:r>
          </w:p>
        </w:tc>
      </w:tr>
      <w:tr w:rsidR="00DD5D19" w:rsidRPr="00773417" w14:paraId="2C49D969" w14:textId="77777777" w:rsidTr="00DD5D19">
        <w:trPr>
          <w:cantSplit/>
        </w:trPr>
        <w:tc>
          <w:tcPr>
            <w:tcW w:w="0" w:type="auto"/>
          </w:tcPr>
          <w:p w14:paraId="37A1CBD1"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5514EE6F" w14:textId="77777777" w:rsidR="00DD5D19" w:rsidRPr="00773417" w:rsidRDefault="00DD5D19" w:rsidP="00DD5D19">
            <w:pPr>
              <w:rPr>
                <w:rFonts w:cstheme="minorHAnsi"/>
                <w:bCs/>
                <w:color w:val="000000"/>
                <w:szCs w:val="20"/>
              </w:rPr>
            </w:pPr>
            <w:r w:rsidRPr="00773417">
              <w:rPr>
                <w:rFonts w:cstheme="minorHAnsi"/>
                <w:bCs/>
                <w:color w:val="000000"/>
                <w:szCs w:val="20"/>
              </w:rPr>
              <w:t>MPatID, EncounterID found in multiple rows with same values of ADate</w:t>
            </w:r>
          </w:p>
        </w:tc>
        <w:tc>
          <w:tcPr>
            <w:tcW w:w="0" w:type="auto"/>
          </w:tcPr>
          <w:p w14:paraId="1F0C0C8A"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EncType (</w:t>
            </w:r>
            <w:r w:rsidRPr="00773417">
              <w:rPr>
                <w:i/>
                <w:u w:val="single"/>
              </w:rPr>
              <w:t>Value</w:t>
            </w:r>
            <w:r w:rsidRPr="00773417">
              <w:t>): ADate values differ across rows</w:t>
            </w:r>
          </w:p>
        </w:tc>
      </w:tr>
      <w:tr w:rsidR="00DD5D19" w:rsidRPr="00773417" w14:paraId="3069FCF5" w14:textId="77777777" w:rsidTr="00DD5D19">
        <w:trPr>
          <w:cantSplit/>
        </w:trPr>
        <w:tc>
          <w:tcPr>
            <w:tcW w:w="0" w:type="auto"/>
          </w:tcPr>
          <w:p w14:paraId="28264B5E"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60260DCB" w14:textId="77777777" w:rsidR="00DD5D19" w:rsidRPr="00773417" w:rsidRDefault="00DD5D19" w:rsidP="00DD5D19">
            <w:pPr>
              <w:rPr>
                <w:rFonts w:cstheme="minorHAnsi"/>
                <w:bCs/>
                <w:color w:val="000000"/>
                <w:szCs w:val="20"/>
              </w:rPr>
            </w:pPr>
            <w:r w:rsidRPr="00773417">
              <w:rPr>
                <w:rFonts w:cstheme="minorHAnsi"/>
                <w:bCs/>
                <w:color w:val="000000"/>
                <w:szCs w:val="20"/>
              </w:rPr>
              <w:t>MPatID, EncounterID found in multiple rows with same values of EncType</w:t>
            </w:r>
          </w:p>
        </w:tc>
        <w:tc>
          <w:tcPr>
            <w:tcW w:w="0" w:type="auto"/>
          </w:tcPr>
          <w:p w14:paraId="2EEC0AE0"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EncType values differ across rows</w:t>
            </w:r>
          </w:p>
        </w:tc>
      </w:tr>
      <w:tr w:rsidR="00DD5D19" w:rsidRPr="00773417" w14:paraId="1E43AA88" w14:textId="77777777" w:rsidTr="00DD5D19">
        <w:trPr>
          <w:cantSplit/>
        </w:trPr>
        <w:tc>
          <w:tcPr>
            <w:tcW w:w="0" w:type="auto"/>
          </w:tcPr>
          <w:p w14:paraId="6D1A04B7" w14:textId="77777777" w:rsidR="00DD5D19" w:rsidRPr="00773417" w:rsidRDefault="00DD5D19" w:rsidP="00DD5D19">
            <w:pPr>
              <w:rPr>
                <w:rFonts w:cstheme="minorHAnsi"/>
                <w:bCs/>
                <w:color w:val="000000"/>
                <w:szCs w:val="20"/>
              </w:rPr>
            </w:pPr>
            <w:r w:rsidRPr="00773417">
              <w:rPr>
                <w:rFonts w:cstheme="minorHAnsi"/>
                <w:bCs/>
                <w:color w:val="000000"/>
                <w:szCs w:val="20"/>
              </w:rPr>
              <w:t>Linked</w:t>
            </w:r>
          </w:p>
        </w:tc>
        <w:tc>
          <w:tcPr>
            <w:tcW w:w="0" w:type="auto"/>
          </w:tcPr>
          <w:p w14:paraId="1A33C5C9" w14:textId="77777777" w:rsidR="00DD5D19" w:rsidRPr="00773417" w:rsidRDefault="00DD5D19" w:rsidP="00DD5D19">
            <w:pPr>
              <w:rPr>
                <w:rFonts w:cstheme="minorHAnsi"/>
                <w:bCs/>
                <w:color w:val="000000"/>
                <w:szCs w:val="20"/>
              </w:rPr>
            </w:pPr>
            <w:r w:rsidRPr="00773417">
              <w:rPr>
                <w:rFonts w:cstheme="minorHAnsi"/>
                <w:bCs/>
                <w:color w:val="000000"/>
                <w:szCs w:val="20"/>
              </w:rPr>
              <w:t>MPatID, EncounterID found in multiple rows with same values of Birth_Type</w:t>
            </w:r>
          </w:p>
        </w:tc>
        <w:tc>
          <w:tcPr>
            <w:tcW w:w="0" w:type="auto"/>
          </w:tcPr>
          <w:p w14:paraId="4F3779AC"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EncounterID (</w:t>
            </w:r>
            <w:r w:rsidRPr="00773417">
              <w:rPr>
                <w:i/>
                <w:u w:val="single"/>
              </w:rPr>
              <w:t>Value</w:t>
            </w:r>
            <w:r w:rsidRPr="00773417">
              <w:t>): Birth_Type values differ across rows</w:t>
            </w:r>
          </w:p>
        </w:tc>
      </w:tr>
      <w:tr w:rsidR="00DD5D19" w:rsidRPr="00773417" w14:paraId="7643B1F5" w14:textId="77777777" w:rsidTr="00DD5D19">
        <w:trPr>
          <w:cantSplit/>
        </w:trPr>
        <w:tc>
          <w:tcPr>
            <w:tcW w:w="0" w:type="auto"/>
          </w:tcPr>
          <w:p w14:paraId="24F1DE3A" w14:textId="77777777" w:rsidR="00DD5D19" w:rsidRPr="00773417" w:rsidRDefault="00DD5D19" w:rsidP="00DD5D19">
            <w:pPr>
              <w:rPr>
                <w:rFonts w:cstheme="minorHAnsi"/>
                <w:color w:val="000000"/>
                <w:szCs w:val="20"/>
              </w:rPr>
            </w:pPr>
            <w:r w:rsidRPr="00773417">
              <w:rPr>
                <w:rFonts w:cstheme="minorHAnsi"/>
                <w:bCs/>
                <w:color w:val="000000"/>
                <w:szCs w:val="20"/>
              </w:rPr>
              <w:t>Linked</w:t>
            </w:r>
          </w:p>
        </w:tc>
        <w:tc>
          <w:tcPr>
            <w:tcW w:w="0" w:type="auto"/>
          </w:tcPr>
          <w:p w14:paraId="6DE72119" w14:textId="77777777" w:rsidR="00DD5D19" w:rsidRPr="00773417" w:rsidRDefault="00DD5D19" w:rsidP="00DD5D19">
            <w:pPr>
              <w:rPr>
                <w:rFonts w:cstheme="minorHAnsi"/>
                <w:bCs/>
                <w:color w:val="000000"/>
                <w:szCs w:val="20"/>
              </w:rPr>
            </w:pPr>
            <w:r w:rsidRPr="00773417">
              <w:rPr>
                <w:rFonts w:cstheme="minorHAnsi"/>
                <w:bCs/>
                <w:color w:val="000000"/>
                <w:szCs w:val="20"/>
              </w:rPr>
              <w:t>MPatID, ADate found in multiple rows with same values of EncounterID</w:t>
            </w:r>
          </w:p>
        </w:tc>
        <w:tc>
          <w:tcPr>
            <w:tcW w:w="0" w:type="auto"/>
          </w:tcPr>
          <w:p w14:paraId="56EDA79A"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ADate (</w:t>
            </w:r>
            <w:r w:rsidRPr="00773417">
              <w:rPr>
                <w:rFonts w:cstheme="minorHAnsi"/>
                <w:i/>
                <w:color w:val="000000"/>
                <w:szCs w:val="20"/>
                <w:u w:val="single"/>
              </w:rPr>
              <w:t>mm/dd/yyyy</w:t>
            </w:r>
            <w:r w:rsidRPr="00773417">
              <w:t>): EncounterID values differ across rows</w:t>
            </w:r>
          </w:p>
        </w:tc>
      </w:tr>
      <w:tr w:rsidR="00DD5D19" w:rsidRPr="00773417" w14:paraId="4544698F" w14:textId="77777777" w:rsidTr="00DD5D19">
        <w:trPr>
          <w:cantSplit/>
        </w:trPr>
        <w:tc>
          <w:tcPr>
            <w:tcW w:w="0" w:type="auto"/>
          </w:tcPr>
          <w:p w14:paraId="1E0EFD3E"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4015E31A" w14:textId="77777777" w:rsidR="00DD5D19" w:rsidRPr="00773417" w:rsidRDefault="00DD5D19" w:rsidP="00DD5D19">
            <w:pPr>
              <w:rPr>
                <w:rFonts w:cstheme="minorHAnsi"/>
                <w:bCs/>
                <w:color w:val="000000"/>
                <w:szCs w:val="20"/>
              </w:rPr>
            </w:pPr>
            <w:r w:rsidRPr="00773417">
              <w:rPr>
                <w:rFonts w:cstheme="minorHAnsi"/>
                <w:bCs/>
                <w:color w:val="000000"/>
                <w:szCs w:val="20"/>
              </w:rPr>
              <w:t>MPatID, ADate found in multiple rows with same values of MBirth_Date</w:t>
            </w:r>
          </w:p>
        </w:tc>
        <w:tc>
          <w:tcPr>
            <w:tcW w:w="0" w:type="auto"/>
          </w:tcPr>
          <w:p w14:paraId="22B64366"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ADate (</w:t>
            </w:r>
            <w:r w:rsidRPr="00773417">
              <w:rPr>
                <w:rFonts w:cstheme="minorHAnsi"/>
                <w:i/>
                <w:color w:val="000000"/>
                <w:szCs w:val="20"/>
                <w:u w:val="single"/>
              </w:rPr>
              <w:t>mm/dd/yyyy</w:t>
            </w:r>
            <w:r w:rsidRPr="00773417">
              <w:t>): MBirth_Date values differ across rows</w:t>
            </w:r>
          </w:p>
        </w:tc>
      </w:tr>
      <w:tr w:rsidR="00DD5D19" w:rsidRPr="00773417" w14:paraId="3C726F16" w14:textId="77777777" w:rsidTr="00DD5D19">
        <w:trPr>
          <w:cantSplit/>
        </w:trPr>
        <w:tc>
          <w:tcPr>
            <w:tcW w:w="0" w:type="auto"/>
          </w:tcPr>
          <w:p w14:paraId="6C92740E" w14:textId="77777777" w:rsidR="00DD5D19" w:rsidRPr="00773417" w:rsidRDefault="00DD5D19" w:rsidP="00DD5D19">
            <w:pPr>
              <w:rPr>
                <w:rFonts w:cstheme="minorHAnsi"/>
                <w:color w:val="000000"/>
                <w:szCs w:val="20"/>
              </w:rPr>
            </w:pPr>
            <w:r w:rsidRPr="00773417">
              <w:rPr>
                <w:rFonts w:cstheme="minorHAnsi"/>
                <w:color w:val="000000"/>
                <w:szCs w:val="20"/>
              </w:rPr>
              <w:t>Linked</w:t>
            </w:r>
          </w:p>
        </w:tc>
        <w:tc>
          <w:tcPr>
            <w:tcW w:w="0" w:type="auto"/>
          </w:tcPr>
          <w:p w14:paraId="497B2683" w14:textId="77777777" w:rsidR="00DD5D19" w:rsidRPr="00773417" w:rsidRDefault="00DD5D19" w:rsidP="00DD5D19">
            <w:pPr>
              <w:rPr>
                <w:rFonts w:cstheme="minorHAnsi"/>
                <w:bCs/>
                <w:color w:val="000000"/>
                <w:szCs w:val="20"/>
              </w:rPr>
            </w:pPr>
            <w:r w:rsidRPr="00773417">
              <w:rPr>
                <w:rFonts w:cstheme="minorHAnsi"/>
                <w:bCs/>
                <w:color w:val="000000"/>
                <w:szCs w:val="20"/>
              </w:rPr>
              <w:t>MPatID, ADate found in multiple rows with same values of Birth_Type</w:t>
            </w:r>
          </w:p>
        </w:tc>
        <w:tc>
          <w:tcPr>
            <w:tcW w:w="0" w:type="auto"/>
          </w:tcPr>
          <w:p w14:paraId="148138F3" w14:textId="77777777" w:rsidR="00DD5D19" w:rsidRPr="00773417" w:rsidRDefault="00DD5D19" w:rsidP="00DD5D19">
            <w:r w:rsidRPr="00773417">
              <w:t>Linked record: MPatID (</w:t>
            </w:r>
            <w:r w:rsidRPr="00773417">
              <w:rPr>
                <w:i/>
                <w:u w:val="single"/>
              </w:rPr>
              <w:t>Value</w:t>
            </w:r>
            <w:r w:rsidRPr="00773417">
              <w:t>)</w:t>
            </w:r>
            <w:r w:rsidRPr="00773417">
              <w:rPr>
                <w:u w:val="single"/>
              </w:rPr>
              <w:t>,</w:t>
            </w:r>
            <w:r w:rsidRPr="00773417">
              <w:t xml:space="preserve"> ADate (</w:t>
            </w:r>
            <w:r w:rsidRPr="00773417">
              <w:rPr>
                <w:rFonts w:cstheme="minorHAnsi"/>
                <w:i/>
                <w:color w:val="000000"/>
                <w:szCs w:val="20"/>
                <w:u w:val="single"/>
              </w:rPr>
              <w:t>mm/dd/yyyy</w:t>
            </w:r>
            <w:r w:rsidRPr="00773417">
              <w:t>): Birth_Type values differ across rows</w:t>
            </w:r>
          </w:p>
        </w:tc>
      </w:tr>
    </w:tbl>
    <w:p w14:paraId="4F6AB323" w14:textId="54C3C2FC" w:rsidR="00FE14EB" w:rsidRDefault="00FE14EB" w:rsidP="0023395E">
      <w:pPr>
        <w:pStyle w:val="Heading4"/>
        <w:numPr>
          <w:ilvl w:val="0"/>
          <w:numId w:val="0"/>
        </w:numPr>
        <w:ind w:left="864" w:hanging="864"/>
      </w:pPr>
    </w:p>
    <w:p w14:paraId="751C210C" w14:textId="77777777" w:rsidR="00FE14EB" w:rsidRDefault="00FE14EB">
      <w:pPr>
        <w:spacing w:line="259" w:lineRule="auto"/>
        <w:rPr>
          <w:rFonts w:asciiTheme="majorHAnsi" w:eastAsiaTheme="majorEastAsia" w:hAnsiTheme="majorHAnsi" w:cstheme="majorBidi"/>
          <w:i/>
          <w:iCs/>
          <w:color w:val="113D76" w:themeColor="accent1" w:themeShade="BF"/>
        </w:rPr>
      </w:pPr>
      <w:r>
        <w:br w:type="page"/>
      </w:r>
    </w:p>
    <w:p w14:paraId="2125EAD7" w14:textId="72394D38" w:rsidR="00DD5D19" w:rsidRDefault="00DD5D19" w:rsidP="00DD5D19">
      <w:pPr>
        <w:pStyle w:val="Heading3"/>
      </w:pPr>
      <w:bookmarkStart w:id="23" w:name="_Toc66377152"/>
      <w:r>
        <w:t>Across Table Checks for All Records</w:t>
      </w:r>
      <w:bookmarkEnd w:id="23"/>
    </w:p>
    <w:p w14:paraId="4C718153" w14:textId="2B161117" w:rsidR="00DD5D19" w:rsidRPr="00773417" w:rsidRDefault="00DD5D19" w:rsidP="00DD5D19">
      <w:r w:rsidRPr="00773417">
        <w:t>The following level 2 checks will be used to confirm SCDM requirements are met across tables.</w:t>
      </w:r>
    </w:p>
    <w:p w14:paraId="396F9873" w14:textId="25F229D3" w:rsidR="00DD5D19" w:rsidRDefault="00DD5D19" w:rsidP="00DD5D19">
      <w:pPr>
        <w:pStyle w:val="Heading4"/>
      </w:pPr>
      <w:r>
        <w:t>Mother Infant Linkage (MIL) Table</w:t>
      </w:r>
    </w:p>
    <w:tbl>
      <w:tblPr>
        <w:tblStyle w:val="TableGrid"/>
        <w:tblW w:w="10170" w:type="dxa"/>
        <w:tblInd w:w="-252" w:type="dxa"/>
        <w:tblLayout w:type="fixed"/>
        <w:tblLook w:val="04A0" w:firstRow="1" w:lastRow="0" w:firstColumn="1" w:lastColumn="0" w:noHBand="0" w:noVBand="1"/>
      </w:tblPr>
      <w:tblGrid>
        <w:gridCol w:w="1800"/>
        <w:gridCol w:w="1620"/>
        <w:gridCol w:w="3600"/>
        <w:gridCol w:w="3150"/>
      </w:tblGrid>
      <w:tr w:rsidR="00DD5D19" w:rsidRPr="00706FE9" w14:paraId="75DFE4B4" w14:textId="77777777" w:rsidTr="00DD5D19">
        <w:trPr>
          <w:cantSplit/>
          <w:tblHeader/>
        </w:trPr>
        <w:tc>
          <w:tcPr>
            <w:tcW w:w="1800" w:type="dxa"/>
            <w:vAlign w:val="bottom"/>
          </w:tcPr>
          <w:p w14:paraId="101621E6" w14:textId="77777777" w:rsidR="00DD5D19" w:rsidRPr="00773417" w:rsidRDefault="00DD5D19" w:rsidP="00DD5D19">
            <w:pPr>
              <w:keepNext/>
              <w:jc w:val="center"/>
              <w:rPr>
                <w:b/>
              </w:rPr>
            </w:pPr>
            <w:r w:rsidRPr="00773417">
              <w:rPr>
                <w:b/>
              </w:rPr>
              <w:t>Mother-Infant (Variable1)</w:t>
            </w:r>
          </w:p>
        </w:tc>
        <w:tc>
          <w:tcPr>
            <w:tcW w:w="1620" w:type="dxa"/>
            <w:vAlign w:val="bottom"/>
          </w:tcPr>
          <w:p w14:paraId="3C1F3658" w14:textId="77777777" w:rsidR="00DD5D19" w:rsidRPr="00773417" w:rsidRDefault="00DD5D19" w:rsidP="00DD5D19">
            <w:pPr>
              <w:keepNext/>
              <w:jc w:val="center"/>
              <w:rPr>
                <w:b/>
              </w:rPr>
            </w:pPr>
            <w:r w:rsidRPr="00773417">
              <w:rPr>
                <w:b/>
              </w:rPr>
              <w:t>SCDM Table</w:t>
            </w:r>
          </w:p>
          <w:p w14:paraId="147493E1" w14:textId="77777777" w:rsidR="00DD5D19" w:rsidRPr="00773417" w:rsidRDefault="00DD5D19" w:rsidP="00DD5D19">
            <w:pPr>
              <w:keepNext/>
              <w:jc w:val="center"/>
              <w:rPr>
                <w:b/>
              </w:rPr>
            </w:pPr>
            <w:r w:rsidRPr="00773417">
              <w:rPr>
                <w:b/>
              </w:rPr>
              <w:t>(Variable2)</w:t>
            </w:r>
          </w:p>
        </w:tc>
        <w:tc>
          <w:tcPr>
            <w:tcW w:w="3600" w:type="dxa"/>
            <w:vAlign w:val="bottom"/>
          </w:tcPr>
          <w:p w14:paraId="5759E445" w14:textId="77777777" w:rsidR="00DD5D19" w:rsidRPr="00773417" w:rsidRDefault="00DD5D19" w:rsidP="00DD5D19">
            <w:pPr>
              <w:keepNext/>
              <w:jc w:val="center"/>
              <w:rPr>
                <w:b/>
              </w:rPr>
            </w:pPr>
            <w:r w:rsidRPr="00773417">
              <w:rPr>
                <w:b/>
              </w:rPr>
              <w:t>Check Requirement</w:t>
            </w:r>
          </w:p>
        </w:tc>
        <w:tc>
          <w:tcPr>
            <w:tcW w:w="3150" w:type="dxa"/>
            <w:vAlign w:val="bottom"/>
          </w:tcPr>
          <w:p w14:paraId="2E971A7C" w14:textId="77777777" w:rsidR="00DD5D19" w:rsidRPr="00706FE9" w:rsidRDefault="00DD5D19" w:rsidP="00DD5D19">
            <w:pPr>
              <w:keepNext/>
              <w:jc w:val="center"/>
              <w:rPr>
                <w:b/>
              </w:rPr>
            </w:pPr>
            <w:r w:rsidRPr="00706FE9">
              <w:rPr>
                <w:b/>
              </w:rPr>
              <w:t>Message</w:t>
            </w:r>
          </w:p>
        </w:tc>
      </w:tr>
      <w:tr w:rsidR="00DD5D19" w:rsidRPr="00773417" w14:paraId="53BB7F96" w14:textId="77777777" w:rsidTr="00DD5D19">
        <w:trPr>
          <w:cantSplit/>
        </w:trPr>
        <w:tc>
          <w:tcPr>
            <w:tcW w:w="1800" w:type="dxa"/>
          </w:tcPr>
          <w:p w14:paraId="2955CF8B" w14:textId="77777777" w:rsidR="00DD5D19" w:rsidRPr="00773417" w:rsidRDefault="00DD5D19" w:rsidP="00DD5D19">
            <w:pPr>
              <w:rPr>
                <w:rFonts w:cstheme="minorHAnsi"/>
                <w:color w:val="000000"/>
                <w:szCs w:val="20"/>
              </w:rPr>
            </w:pPr>
            <w:r w:rsidRPr="00773417">
              <w:rPr>
                <w:rFonts w:cstheme="minorHAnsi"/>
                <w:bCs/>
                <w:color w:val="000000"/>
                <w:szCs w:val="20"/>
              </w:rPr>
              <w:t>ADate</w:t>
            </w:r>
          </w:p>
        </w:tc>
        <w:tc>
          <w:tcPr>
            <w:tcW w:w="1620" w:type="dxa"/>
          </w:tcPr>
          <w:p w14:paraId="5C07CE9A" w14:textId="05A694C5" w:rsidR="00DD5D19" w:rsidRPr="00773417" w:rsidRDefault="00DD5D19" w:rsidP="00DD5D19">
            <w:pPr>
              <w:rPr>
                <w:szCs w:val="20"/>
              </w:rPr>
            </w:pPr>
            <w:r w:rsidRPr="00773417">
              <w:rPr>
                <w:szCs w:val="20"/>
              </w:rPr>
              <w:t>Delivery.Adate</w:t>
            </w:r>
          </w:p>
        </w:tc>
        <w:tc>
          <w:tcPr>
            <w:tcW w:w="3600" w:type="dxa"/>
          </w:tcPr>
          <w:p w14:paraId="328DD23F" w14:textId="77777777" w:rsidR="00DD5D19" w:rsidRPr="00773417" w:rsidRDefault="00DD5D19" w:rsidP="00DD5D19">
            <w:pPr>
              <w:rPr>
                <w:szCs w:val="20"/>
              </w:rPr>
            </w:pPr>
            <w:r w:rsidRPr="00773417">
              <w:rPr>
                <w:szCs w:val="20"/>
              </w:rPr>
              <w:t>Can be null; if filled, must be a valid date between the min and max, inclusive, of the ADate in the DP Mothers/Deliveries table</w:t>
            </w:r>
          </w:p>
        </w:tc>
        <w:tc>
          <w:tcPr>
            <w:tcW w:w="3150" w:type="dxa"/>
          </w:tcPr>
          <w:p w14:paraId="05C78EBC" w14:textId="77777777" w:rsidR="00DD5D19" w:rsidRPr="00773417" w:rsidRDefault="00DD5D19" w:rsidP="00DD5D19">
            <w:r w:rsidRPr="00773417">
              <w:rPr>
                <w:szCs w:val="20"/>
              </w:rPr>
              <w:t>No action on null; abort if filled and does not meet requirements</w:t>
            </w:r>
          </w:p>
        </w:tc>
      </w:tr>
      <w:tr w:rsidR="00DD5D19" w:rsidRPr="00773417" w14:paraId="6B4DA233" w14:textId="77777777" w:rsidTr="00DD5D19">
        <w:trPr>
          <w:cantSplit/>
        </w:trPr>
        <w:tc>
          <w:tcPr>
            <w:tcW w:w="1800" w:type="dxa"/>
          </w:tcPr>
          <w:p w14:paraId="5B1A8DA9" w14:textId="77777777" w:rsidR="00DD5D19" w:rsidRPr="00773417" w:rsidRDefault="00DD5D19" w:rsidP="00DD5D19">
            <w:pPr>
              <w:rPr>
                <w:rFonts w:cstheme="minorHAnsi"/>
                <w:color w:val="000000"/>
                <w:szCs w:val="20"/>
              </w:rPr>
            </w:pPr>
            <w:r w:rsidRPr="00773417">
              <w:rPr>
                <w:rFonts w:cstheme="minorHAnsi"/>
                <w:bCs/>
                <w:color w:val="000000"/>
                <w:szCs w:val="20"/>
              </w:rPr>
              <w:t>DDate</w:t>
            </w:r>
          </w:p>
        </w:tc>
        <w:tc>
          <w:tcPr>
            <w:tcW w:w="1620" w:type="dxa"/>
          </w:tcPr>
          <w:p w14:paraId="24B96303" w14:textId="62A60A4D" w:rsidR="00DD5D19" w:rsidRPr="00773417" w:rsidRDefault="00DD5D19" w:rsidP="00DD5D19">
            <w:pPr>
              <w:rPr>
                <w:szCs w:val="20"/>
              </w:rPr>
            </w:pPr>
            <w:r w:rsidRPr="00773417">
              <w:rPr>
                <w:szCs w:val="20"/>
              </w:rPr>
              <w:t>Delivery.Ddate</w:t>
            </w:r>
          </w:p>
        </w:tc>
        <w:tc>
          <w:tcPr>
            <w:tcW w:w="3600" w:type="dxa"/>
          </w:tcPr>
          <w:p w14:paraId="77184307" w14:textId="77777777" w:rsidR="00DD5D19" w:rsidRPr="00773417" w:rsidRDefault="00DD5D19" w:rsidP="00DD5D19">
            <w:pPr>
              <w:rPr>
                <w:szCs w:val="20"/>
              </w:rPr>
            </w:pPr>
            <w:r w:rsidRPr="00773417">
              <w:rPr>
                <w:szCs w:val="20"/>
              </w:rPr>
              <w:t>Can be null; if filled, must be a valid date between the min and max, inclusive, of the DDate in the DP Mothers/Deliveries table</w:t>
            </w:r>
          </w:p>
        </w:tc>
        <w:tc>
          <w:tcPr>
            <w:tcW w:w="3150" w:type="dxa"/>
          </w:tcPr>
          <w:p w14:paraId="78D054AE" w14:textId="77777777" w:rsidR="00DD5D19" w:rsidRPr="00773417" w:rsidRDefault="00DD5D19" w:rsidP="00DD5D19">
            <w:r w:rsidRPr="00773417">
              <w:rPr>
                <w:szCs w:val="20"/>
              </w:rPr>
              <w:t>No action on null; abort if filled and does not meet requirements</w:t>
            </w:r>
          </w:p>
        </w:tc>
      </w:tr>
      <w:tr w:rsidR="00DD5D19" w:rsidRPr="00773417" w14:paraId="3ABEF5E5" w14:textId="77777777" w:rsidTr="00DD5D19">
        <w:trPr>
          <w:cantSplit/>
        </w:trPr>
        <w:tc>
          <w:tcPr>
            <w:tcW w:w="1800" w:type="dxa"/>
          </w:tcPr>
          <w:p w14:paraId="1C547CA2" w14:textId="77777777" w:rsidR="00DD5D19" w:rsidRPr="00773417" w:rsidRDefault="00DD5D19" w:rsidP="00DD5D19">
            <w:pPr>
              <w:rPr>
                <w:rFonts w:cstheme="minorHAnsi"/>
                <w:bCs/>
                <w:color w:val="000000"/>
                <w:szCs w:val="20"/>
              </w:rPr>
            </w:pPr>
            <w:r w:rsidRPr="00773417">
              <w:rPr>
                <w:rFonts w:cstheme="minorHAnsi"/>
                <w:color w:val="000000"/>
                <w:szCs w:val="20"/>
              </w:rPr>
              <w:t>MBirth_Date</w:t>
            </w:r>
          </w:p>
        </w:tc>
        <w:tc>
          <w:tcPr>
            <w:tcW w:w="1620" w:type="dxa"/>
          </w:tcPr>
          <w:p w14:paraId="703E214D" w14:textId="77777777" w:rsidR="00DD5D19" w:rsidRDefault="00DD5D19" w:rsidP="00DD5D19">
            <w:pPr>
              <w:rPr>
                <w:szCs w:val="20"/>
              </w:rPr>
            </w:pPr>
            <w:r w:rsidRPr="00773417">
              <w:rPr>
                <w:szCs w:val="20"/>
              </w:rPr>
              <w:t>Delivery.</w:t>
            </w:r>
          </w:p>
          <w:p w14:paraId="1A9067A2" w14:textId="77777777" w:rsidR="00DD5D19" w:rsidRPr="00773417" w:rsidRDefault="00DD5D19" w:rsidP="00DD5D19">
            <w:r w:rsidRPr="00773417">
              <w:rPr>
                <w:szCs w:val="20"/>
              </w:rPr>
              <w:t>MBirth_Date</w:t>
            </w:r>
          </w:p>
        </w:tc>
        <w:tc>
          <w:tcPr>
            <w:tcW w:w="3600" w:type="dxa"/>
          </w:tcPr>
          <w:p w14:paraId="30E4719E" w14:textId="77777777" w:rsidR="00DD5D19" w:rsidRPr="00773417" w:rsidRDefault="00DD5D19" w:rsidP="00DD5D19">
            <w:r w:rsidRPr="00773417">
              <w:rPr>
                <w:szCs w:val="20"/>
              </w:rPr>
              <w:t>Can be null; if filled, must be a valid date between the min and max, inclusive, of the MBirth_Date in the DP Mothers/Deliveries table</w:t>
            </w:r>
          </w:p>
        </w:tc>
        <w:tc>
          <w:tcPr>
            <w:tcW w:w="3150" w:type="dxa"/>
          </w:tcPr>
          <w:p w14:paraId="46E783FA" w14:textId="77777777" w:rsidR="00DD5D19" w:rsidRPr="00773417" w:rsidRDefault="00DD5D19" w:rsidP="00DD5D19">
            <w:r w:rsidRPr="00773417">
              <w:t>MPatID (</w:t>
            </w:r>
            <w:r w:rsidRPr="00773417">
              <w:rPr>
                <w:i/>
                <w:u w:val="single"/>
              </w:rPr>
              <w:t>Value</w:t>
            </w:r>
            <w:r w:rsidRPr="00773417">
              <w:t>) of MBirth_Date(</w:t>
            </w:r>
            <w:r w:rsidRPr="00773417">
              <w:rPr>
                <w:i/>
                <w:u w:val="single"/>
              </w:rPr>
              <w:t>Value</w:t>
            </w:r>
            <w:r w:rsidRPr="00773417">
              <w:t>) not found in Delivery table</w:t>
            </w:r>
          </w:p>
        </w:tc>
      </w:tr>
      <w:tr w:rsidR="00DD5D19" w:rsidRPr="00773417" w14:paraId="64E7750A" w14:textId="77777777" w:rsidTr="00DD5D19">
        <w:trPr>
          <w:cantSplit/>
        </w:trPr>
        <w:tc>
          <w:tcPr>
            <w:tcW w:w="1800" w:type="dxa"/>
          </w:tcPr>
          <w:p w14:paraId="4AEC377E" w14:textId="77777777" w:rsidR="00DD5D19" w:rsidRPr="00773417" w:rsidRDefault="00DD5D19" w:rsidP="00DD5D19">
            <w:pPr>
              <w:rPr>
                <w:rFonts w:cstheme="minorHAnsi"/>
                <w:color w:val="000000"/>
                <w:szCs w:val="20"/>
              </w:rPr>
            </w:pPr>
            <w:r w:rsidRPr="00773417">
              <w:rPr>
                <w:rFonts w:cstheme="minorHAnsi"/>
                <w:bCs/>
                <w:color w:val="000000"/>
                <w:szCs w:val="20"/>
              </w:rPr>
              <w:t>CBirth_Date</w:t>
            </w:r>
          </w:p>
        </w:tc>
        <w:tc>
          <w:tcPr>
            <w:tcW w:w="1620" w:type="dxa"/>
          </w:tcPr>
          <w:p w14:paraId="6319CCCA" w14:textId="77777777" w:rsidR="00DD5D19" w:rsidRDefault="00DD5D19" w:rsidP="00DD5D19">
            <w:pPr>
              <w:rPr>
                <w:szCs w:val="20"/>
              </w:rPr>
            </w:pPr>
            <w:r w:rsidRPr="00773417">
              <w:rPr>
                <w:szCs w:val="20"/>
              </w:rPr>
              <w:t>Infant.</w:t>
            </w:r>
          </w:p>
          <w:p w14:paraId="6FD2506D" w14:textId="77777777" w:rsidR="00DD5D19" w:rsidRPr="00773417" w:rsidRDefault="00DD5D19" w:rsidP="00DD5D19">
            <w:pPr>
              <w:rPr>
                <w:szCs w:val="20"/>
              </w:rPr>
            </w:pPr>
            <w:r w:rsidRPr="00773417">
              <w:rPr>
                <w:szCs w:val="20"/>
              </w:rPr>
              <w:t>CBirth_Date</w:t>
            </w:r>
          </w:p>
        </w:tc>
        <w:tc>
          <w:tcPr>
            <w:tcW w:w="3600" w:type="dxa"/>
          </w:tcPr>
          <w:p w14:paraId="726446C7" w14:textId="77777777" w:rsidR="00DD5D19" w:rsidRPr="00773417" w:rsidRDefault="00DD5D19" w:rsidP="00DD5D19">
            <w:pPr>
              <w:rPr>
                <w:szCs w:val="20"/>
              </w:rPr>
            </w:pPr>
            <w:r w:rsidRPr="00773417">
              <w:rPr>
                <w:szCs w:val="20"/>
              </w:rPr>
              <w:t>Can be null; if filled, must be a valid date between the min and max, inclusive, of the CBirth_Date in the DP Infants file</w:t>
            </w:r>
          </w:p>
        </w:tc>
        <w:tc>
          <w:tcPr>
            <w:tcW w:w="3150" w:type="dxa"/>
          </w:tcPr>
          <w:p w14:paraId="0BFC30C4" w14:textId="77777777" w:rsidR="00DD5D19" w:rsidRPr="00773417" w:rsidRDefault="00DD5D19" w:rsidP="00DD5D19">
            <w:r w:rsidRPr="00773417">
              <w:rPr>
                <w:szCs w:val="20"/>
              </w:rPr>
              <w:t>No action on null; abort if filled and does not meet requirements</w:t>
            </w:r>
          </w:p>
        </w:tc>
      </w:tr>
      <w:tr w:rsidR="00DD5D19" w:rsidRPr="00773417" w14:paraId="08CE6310" w14:textId="77777777" w:rsidTr="00DD5D19">
        <w:trPr>
          <w:cantSplit/>
        </w:trPr>
        <w:tc>
          <w:tcPr>
            <w:tcW w:w="1800" w:type="dxa"/>
          </w:tcPr>
          <w:p w14:paraId="1E81F66C" w14:textId="77777777" w:rsidR="00DD5D19" w:rsidRPr="00773417" w:rsidRDefault="00DD5D19" w:rsidP="00DD5D19">
            <w:pPr>
              <w:rPr>
                <w:rFonts w:cstheme="minorHAnsi"/>
                <w:color w:val="000000"/>
                <w:szCs w:val="20"/>
              </w:rPr>
            </w:pPr>
            <w:r w:rsidRPr="00773417">
              <w:rPr>
                <w:rFonts w:cstheme="minorHAnsi"/>
                <w:bCs/>
                <w:color w:val="000000"/>
                <w:szCs w:val="20"/>
              </w:rPr>
              <w:t>CEnr_Start</w:t>
            </w:r>
          </w:p>
        </w:tc>
        <w:tc>
          <w:tcPr>
            <w:tcW w:w="1620" w:type="dxa"/>
          </w:tcPr>
          <w:p w14:paraId="7AD75563" w14:textId="77777777" w:rsidR="00DD5D19" w:rsidRDefault="00DD5D19" w:rsidP="00DD5D19">
            <w:pPr>
              <w:rPr>
                <w:szCs w:val="20"/>
              </w:rPr>
            </w:pPr>
            <w:r w:rsidRPr="00773417">
              <w:rPr>
                <w:szCs w:val="20"/>
              </w:rPr>
              <w:t>Infant.</w:t>
            </w:r>
          </w:p>
          <w:p w14:paraId="31F3B419" w14:textId="77777777" w:rsidR="00DD5D19" w:rsidRPr="00773417" w:rsidRDefault="00DD5D19" w:rsidP="00DD5D19">
            <w:pPr>
              <w:rPr>
                <w:szCs w:val="20"/>
              </w:rPr>
            </w:pPr>
            <w:r w:rsidRPr="00773417">
              <w:rPr>
                <w:szCs w:val="20"/>
              </w:rPr>
              <w:t>CEnr_Start</w:t>
            </w:r>
          </w:p>
        </w:tc>
        <w:tc>
          <w:tcPr>
            <w:tcW w:w="3600" w:type="dxa"/>
          </w:tcPr>
          <w:p w14:paraId="6D50E3BE" w14:textId="77777777" w:rsidR="00DD5D19" w:rsidRPr="00773417" w:rsidRDefault="00DD5D19" w:rsidP="00DD5D19">
            <w:pPr>
              <w:rPr>
                <w:szCs w:val="20"/>
              </w:rPr>
            </w:pPr>
            <w:r w:rsidRPr="00773417">
              <w:rPr>
                <w:szCs w:val="20"/>
              </w:rPr>
              <w:t>Can be null; if filled, value must be in between the min and max, inclusive, of the CEnr_Start in the DP Infants file</w:t>
            </w:r>
          </w:p>
        </w:tc>
        <w:tc>
          <w:tcPr>
            <w:tcW w:w="3150" w:type="dxa"/>
          </w:tcPr>
          <w:p w14:paraId="533DE6DC" w14:textId="77777777" w:rsidR="00DD5D19" w:rsidRPr="00773417" w:rsidRDefault="00DD5D19" w:rsidP="00DD5D19">
            <w:r w:rsidRPr="00773417">
              <w:rPr>
                <w:szCs w:val="20"/>
              </w:rPr>
              <w:t>No action on null; abort if filled and does not meet requirements</w:t>
            </w:r>
          </w:p>
        </w:tc>
      </w:tr>
      <w:tr w:rsidR="00DD5D19" w:rsidRPr="00773417" w14:paraId="0C21BA4F" w14:textId="77777777" w:rsidTr="00DD5D19">
        <w:trPr>
          <w:cantSplit/>
        </w:trPr>
        <w:tc>
          <w:tcPr>
            <w:tcW w:w="1800" w:type="dxa"/>
          </w:tcPr>
          <w:p w14:paraId="70BB07D2" w14:textId="77777777" w:rsidR="00DD5D19" w:rsidRPr="00773417" w:rsidRDefault="00DD5D19" w:rsidP="00DD5D19">
            <w:pPr>
              <w:rPr>
                <w:rFonts w:cstheme="minorHAnsi"/>
                <w:bCs/>
                <w:color w:val="000000"/>
                <w:szCs w:val="20"/>
              </w:rPr>
            </w:pPr>
            <w:r w:rsidRPr="00773417">
              <w:rPr>
                <w:rFonts w:cstheme="minorHAnsi"/>
                <w:bCs/>
                <w:color w:val="000000"/>
                <w:szCs w:val="20"/>
              </w:rPr>
              <w:t>MPatID</w:t>
            </w:r>
          </w:p>
        </w:tc>
        <w:tc>
          <w:tcPr>
            <w:tcW w:w="1620" w:type="dxa"/>
          </w:tcPr>
          <w:p w14:paraId="5227E72B" w14:textId="77777777" w:rsidR="00DD5D19" w:rsidRPr="00773417" w:rsidRDefault="00DD5D19" w:rsidP="00DD5D19">
            <w:r w:rsidRPr="00773417">
              <w:t>DEM.PatID</w:t>
            </w:r>
          </w:p>
        </w:tc>
        <w:tc>
          <w:tcPr>
            <w:tcW w:w="3600" w:type="dxa"/>
          </w:tcPr>
          <w:p w14:paraId="5FDC3B67" w14:textId="77777777" w:rsidR="00DD5D19" w:rsidRPr="00773417" w:rsidRDefault="00DD5D19" w:rsidP="00DD5D19">
            <w:pPr>
              <w:rPr>
                <w:rFonts w:cstheme="minorHAnsi"/>
                <w:color w:val="000000"/>
                <w:szCs w:val="20"/>
              </w:rPr>
            </w:pPr>
            <w:r w:rsidRPr="00773417">
              <w:t>If variable1 is filled, must be found in Variable2, when linking between tables on MPatID=PatID</w:t>
            </w:r>
          </w:p>
        </w:tc>
        <w:tc>
          <w:tcPr>
            <w:tcW w:w="3150" w:type="dxa"/>
          </w:tcPr>
          <w:p w14:paraId="1EDFD602" w14:textId="77777777" w:rsidR="00DD5D19" w:rsidRPr="00773417" w:rsidRDefault="00DD5D19" w:rsidP="00DD5D19">
            <w:r w:rsidRPr="00773417">
              <w:t>MPatID (</w:t>
            </w:r>
            <w:r w:rsidRPr="00773417">
              <w:rPr>
                <w:i/>
                <w:u w:val="single"/>
              </w:rPr>
              <w:t>Value</w:t>
            </w:r>
            <w:r w:rsidRPr="00773417">
              <w:t>) not found in Demographic  table</w:t>
            </w:r>
          </w:p>
        </w:tc>
      </w:tr>
      <w:tr w:rsidR="00DD5D19" w:rsidRPr="00773417" w14:paraId="26D9A416" w14:textId="77777777" w:rsidTr="00DD5D19">
        <w:trPr>
          <w:cantSplit/>
        </w:trPr>
        <w:tc>
          <w:tcPr>
            <w:tcW w:w="1800" w:type="dxa"/>
          </w:tcPr>
          <w:p w14:paraId="04F5294B" w14:textId="77777777" w:rsidR="00DD5D19" w:rsidRPr="00773417" w:rsidRDefault="00DD5D19" w:rsidP="00DD5D19">
            <w:pPr>
              <w:rPr>
                <w:rFonts w:cstheme="minorHAnsi"/>
                <w:bCs/>
                <w:color w:val="000000"/>
                <w:szCs w:val="20"/>
              </w:rPr>
            </w:pPr>
            <w:r w:rsidRPr="00773417">
              <w:rPr>
                <w:rFonts w:cstheme="minorHAnsi"/>
                <w:bCs/>
                <w:color w:val="000000"/>
                <w:szCs w:val="20"/>
              </w:rPr>
              <w:t>MPatID</w:t>
            </w:r>
          </w:p>
        </w:tc>
        <w:tc>
          <w:tcPr>
            <w:tcW w:w="1620" w:type="dxa"/>
          </w:tcPr>
          <w:p w14:paraId="4C3DC563" w14:textId="77777777" w:rsidR="00DD5D19" w:rsidRPr="00773417" w:rsidRDefault="00DD5D19" w:rsidP="00DD5D19">
            <w:r w:rsidRPr="00773417">
              <w:t>DEM.PatID</w:t>
            </w:r>
          </w:p>
        </w:tc>
        <w:tc>
          <w:tcPr>
            <w:tcW w:w="3600" w:type="dxa"/>
          </w:tcPr>
          <w:p w14:paraId="78CA4812" w14:textId="77777777" w:rsidR="00DD5D19" w:rsidRPr="00773417" w:rsidRDefault="00DD5D19" w:rsidP="00DD5D19">
            <w:r w:rsidRPr="00773417">
              <w:t>If variable1 is filled, must be the same variable length as Variable2.</w:t>
            </w:r>
          </w:p>
        </w:tc>
        <w:tc>
          <w:tcPr>
            <w:tcW w:w="3150" w:type="dxa"/>
          </w:tcPr>
          <w:p w14:paraId="033BC3F8" w14:textId="77777777" w:rsidR="00DD5D19" w:rsidRPr="00773417" w:rsidRDefault="00DD5D19" w:rsidP="00DD5D19">
            <w:r w:rsidRPr="00773417">
              <w:t>MPatID variable length differs from PatID length in Demographic  table</w:t>
            </w:r>
          </w:p>
        </w:tc>
      </w:tr>
      <w:tr w:rsidR="00DD5D19" w:rsidRPr="00773417" w14:paraId="3F620700" w14:textId="77777777" w:rsidTr="00DD5D19">
        <w:trPr>
          <w:cantSplit/>
        </w:trPr>
        <w:tc>
          <w:tcPr>
            <w:tcW w:w="1800" w:type="dxa"/>
          </w:tcPr>
          <w:p w14:paraId="0678B32B" w14:textId="77777777" w:rsidR="00DD5D19" w:rsidRPr="00773417" w:rsidRDefault="00DD5D19" w:rsidP="00DD5D19">
            <w:pPr>
              <w:rPr>
                <w:rFonts w:cstheme="minorHAnsi"/>
                <w:bCs/>
                <w:color w:val="000000"/>
                <w:szCs w:val="20"/>
              </w:rPr>
            </w:pPr>
            <w:r w:rsidRPr="00773417">
              <w:rPr>
                <w:rFonts w:cstheme="minorHAnsi"/>
                <w:bCs/>
                <w:color w:val="000000"/>
                <w:szCs w:val="20"/>
              </w:rPr>
              <w:t>MPatID</w:t>
            </w:r>
          </w:p>
        </w:tc>
        <w:tc>
          <w:tcPr>
            <w:tcW w:w="1620" w:type="dxa"/>
          </w:tcPr>
          <w:p w14:paraId="5F7E3490" w14:textId="77777777" w:rsidR="00DD5D19" w:rsidRPr="00773417" w:rsidRDefault="00DD5D19" w:rsidP="00DD5D19">
            <w:r w:rsidRPr="00773417">
              <w:t>ENR.PatID</w:t>
            </w:r>
          </w:p>
        </w:tc>
        <w:tc>
          <w:tcPr>
            <w:tcW w:w="3600" w:type="dxa"/>
          </w:tcPr>
          <w:p w14:paraId="07B35E25" w14:textId="77777777" w:rsidR="00DD5D19" w:rsidRPr="00773417" w:rsidRDefault="00DD5D19" w:rsidP="00DD5D19">
            <w:r w:rsidRPr="00773417">
              <w:t>If variable1 is filled, must be found in Variable2, when linking between tables on MPatID=PatID</w:t>
            </w:r>
          </w:p>
        </w:tc>
        <w:tc>
          <w:tcPr>
            <w:tcW w:w="3150" w:type="dxa"/>
          </w:tcPr>
          <w:p w14:paraId="072F5F27" w14:textId="77777777" w:rsidR="00DD5D19" w:rsidRPr="00773417" w:rsidRDefault="00DD5D19" w:rsidP="00DD5D19">
            <w:r w:rsidRPr="00773417">
              <w:t>MPatID (</w:t>
            </w:r>
            <w:r w:rsidRPr="00773417">
              <w:rPr>
                <w:i/>
                <w:u w:val="single"/>
              </w:rPr>
              <w:t>Value</w:t>
            </w:r>
            <w:r w:rsidRPr="00773417">
              <w:t>) not found in Enrollment table</w:t>
            </w:r>
          </w:p>
        </w:tc>
      </w:tr>
      <w:tr w:rsidR="00DD5D19" w:rsidRPr="00773417" w14:paraId="15C0F69B" w14:textId="77777777" w:rsidTr="00DD5D19">
        <w:trPr>
          <w:cantSplit/>
        </w:trPr>
        <w:tc>
          <w:tcPr>
            <w:tcW w:w="1800" w:type="dxa"/>
          </w:tcPr>
          <w:p w14:paraId="2EB36ECE" w14:textId="77777777" w:rsidR="00DD5D19" w:rsidRPr="00773417" w:rsidRDefault="00DD5D19" w:rsidP="00DD5D19">
            <w:pPr>
              <w:rPr>
                <w:rFonts w:cstheme="minorHAnsi"/>
                <w:bCs/>
                <w:color w:val="000000"/>
                <w:szCs w:val="20"/>
              </w:rPr>
            </w:pPr>
            <w:r w:rsidRPr="00773417">
              <w:rPr>
                <w:rFonts w:cstheme="minorHAnsi"/>
                <w:color w:val="000000"/>
                <w:szCs w:val="20"/>
              </w:rPr>
              <w:t>MBirth_Date</w:t>
            </w:r>
          </w:p>
        </w:tc>
        <w:tc>
          <w:tcPr>
            <w:tcW w:w="1620" w:type="dxa"/>
          </w:tcPr>
          <w:p w14:paraId="34AEAC94" w14:textId="77777777" w:rsidR="00DD5D19" w:rsidRDefault="00DD5D19" w:rsidP="00DD5D19">
            <w:pPr>
              <w:rPr>
                <w:rFonts w:cstheme="minorHAnsi"/>
                <w:bCs/>
                <w:color w:val="000000"/>
                <w:szCs w:val="20"/>
              </w:rPr>
            </w:pPr>
            <w:r w:rsidRPr="00773417">
              <w:rPr>
                <w:rFonts w:cstheme="minorHAnsi"/>
                <w:bCs/>
                <w:color w:val="000000"/>
                <w:szCs w:val="20"/>
              </w:rPr>
              <w:t>DEM.</w:t>
            </w:r>
          </w:p>
          <w:p w14:paraId="2C1F7824" w14:textId="77777777" w:rsidR="00DD5D19" w:rsidRPr="00773417" w:rsidRDefault="00DD5D19" w:rsidP="00DD5D19">
            <w:r w:rsidRPr="00773417">
              <w:rPr>
                <w:rFonts w:cstheme="minorHAnsi"/>
                <w:bCs/>
                <w:color w:val="000000"/>
                <w:szCs w:val="20"/>
              </w:rPr>
              <w:t>Birth_Date</w:t>
            </w:r>
          </w:p>
        </w:tc>
        <w:tc>
          <w:tcPr>
            <w:tcW w:w="3600" w:type="dxa"/>
          </w:tcPr>
          <w:p w14:paraId="4E50D6C4" w14:textId="77777777" w:rsidR="00DD5D19" w:rsidRPr="00773417" w:rsidRDefault="00DD5D19" w:rsidP="00DD5D19">
            <w:r w:rsidRPr="00773417">
              <w:t>If variable1 is filled, must be equal to Variable2, when linking between tables on MPatID=PatID</w:t>
            </w:r>
          </w:p>
        </w:tc>
        <w:tc>
          <w:tcPr>
            <w:tcW w:w="3150" w:type="dxa"/>
          </w:tcPr>
          <w:p w14:paraId="0E4C074E" w14:textId="77777777" w:rsidR="00DD5D19" w:rsidRPr="00773417" w:rsidRDefault="00DD5D19" w:rsidP="00DD5D19">
            <w:r w:rsidRPr="00773417">
              <w:t>MPatID (</w:t>
            </w:r>
            <w:r w:rsidRPr="00773417">
              <w:rPr>
                <w:i/>
                <w:u w:val="single"/>
              </w:rPr>
              <w:t>Value</w:t>
            </w:r>
            <w:r w:rsidRPr="00773417">
              <w:t>): MBirth_Date (</w:t>
            </w:r>
            <w:r w:rsidRPr="00773417">
              <w:rPr>
                <w:i/>
                <w:u w:val="single"/>
              </w:rPr>
              <w:t>mm/dd/yyyy</w:t>
            </w:r>
            <w:r w:rsidRPr="00773417">
              <w:t>) not equal to Demographic.Birth_Date (</w:t>
            </w:r>
            <w:r w:rsidRPr="00773417">
              <w:rPr>
                <w:i/>
                <w:u w:val="single"/>
              </w:rPr>
              <w:t>mm/dd/yyyy</w:t>
            </w:r>
            <w:r w:rsidRPr="00773417">
              <w:t>), when linking MPatID=Demographic.PatID</w:t>
            </w:r>
          </w:p>
        </w:tc>
      </w:tr>
      <w:tr w:rsidR="00DD5D19" w:rsidRPr="00773417" w14:paraId="60316AC5" w14:textId="77777777" w:rsidTr="00DD5D19">
        <w:trPr>
          <w:cantSplit/>
        </w:trPr>
        <w:tc>
          <w:tcPr>
            <w:tcW w:w="1800" w:type="dxa"/>
          </w:tcPr>
          <w:p w14:paraId="26C165C9" w14:textId="77777777" w:rsidR="00DD5D19" w:rsidRPr="00773417" w:rsidRDefault="00DD5D19" w:rsidP="00DD5D19">
            <w:pPr>
              <w:rPr>
                <w:rFonts w:cstheme="minorHAnsi"/>
                <w:color w:val="000000"/>
                <w:szCs w:val="20"/>
              </w:rPr>
            </w:pPr>
            <w:r w:rsidRPr="00773417">
              <w:rPr>
                <w:rFonts w:cstheme="minorHAnsi"/>
                <w:color w:val="000000"/>
                <w:szCs w:val="20"/>
              </w:rPr>
              <w:t>EncounterID</w:t>
            </w:r>
          </w:p>
        </w:tc>
        <w:tc>
          <w:tcPr>
            <w:tcW w:w="1620" w:type="dxa"/>
          </w:tcPr>
          <w:p w14:paraId="646AA2D0" w14:textId="77777777" w:rsidR="00DD5D19" w:rsidRDefault="00DD5D19" w:rsidP="00DD5D19">
            <w:pPr>
              <w:rPr>
                <w:rFonts w:cstheme="minorHAnsi"/>
                <w:bCs/>
                <w:color w:val="000000"/>
                <w:szCs w:val="20"/>
              </w:rPr>
            </w:pPr>
            <w:r w:rsidRPr="00773417">
              <w:rPr>
                <w:rFonts w:cstheme="minorHAnsi"/>
                <w:bCs/>
                <w:color w:val="000000"/>
                <w:szCs w:val="20"/>
              </w:rPr>
              <w:t>ENC.</w:t>
            </w:r>
          </w:p>
          <w:p w14:paraId="69F4FAC0" w14:textId="77777777" w:rsidR="00DD5D19" w:rsidRPr="00773417" w:rsidRDefault="00DD5D19" w:rsidP="00DD5D19">
            <w:pPr>
              <w:rPr>
                <w:rFonts w:cstheme="minorHAnsi"/>
                <w:bCs/>
                <w:color w:val="000000"/>
                <w:szCs w:val="20"/>
              </w:rPr>
            </w:pPr>
            <w:r w:rsidRPr="00773417">
              <w:rPr>
                <w:rFonts w:cstheme="minorHAnsi"/>
                <w:color w:val="000000"/>
                <w:szCs w:val="20"/>
              </w:rPr>
              <w:t>EncounterID</w:t>
            </w:r>
          </w:p>
        </w:tc>
        <w:tc>
          <w:tcPr>
            <w:tcW w:w="3600" w:type="dxa"/>
          </w:tcPr>
          <w:p w14:paraId="764474E2" w14:textId="77777777" w:rsidR="00DD5D19" w:rsidRPr="00773417" w:rsidRDefault="00DD5D19" w:rsidP="00DD5D19">
            <w:r w:rsidRPr="00773417">
              <w:t>If variable1 is filled, must be found in Variable2</w:t>
            </w:r>
          </w:p>
        </w:tc>
        <w:tc>
          <w:tcPr>
            <w:tcW w:w="3150" w:type="dxa"/>
          </w:tcPr>
          <w:p w14:paraId="3B44F9D6" w14:textId="77777777" w:rsidR="00DD5D19" w:rsidRPr="00773417" w:rsidRDefault="00DD5D19" w:rsidP="00DD5D19">
            <w:r w:rsidRPr="00773417">
              <w:t>EncounterID (</w:t>
            </w:r>
            <w:r w:rsidRPr="00773417">
              <w:rPr>
                <w:i/>
                <w:u w:val="single"/>
              </w:rPr>
              <w:t>Value</w:t>
            </w:r>
            <w:r w:rsidRPr="00773417">
              <w:t>) not found in Encounter table</w:t>
            </w:r>
          </w:p>
        </w:tc>
      </w:tr>
      <w:tr w:rsidR="00DD5D19" w:rsidRPr="00773417" w14:paraId="7B8D9BCD" w14:textId="77777777" w:rsidTr="00DD5D19">
        <w:trPr>
          <w:cantSplit/>
        </w:trPr>
        <w:tc>
          <w:tcPr>
            <w:tcW w:w="1800" w:type="dxa"/>
          </w:tcPr>
          <w:p w14:paraId="62D9F436" w14:textId="77777777" w:rsidR="00DD5D19" w:rsidRPr="00773417" w:rsidRDefault="00DD5D19" w:rsidP="00DD5D19">
            <w:pPr>
              <w:rPr>
                <w:rFonts w:cstheme="minorHAnsi"/>
                <w:color w:val="000000"/>
                <w:szCs w:val="20"/>
              </w:rPr>
            </w:pPr>
            <w:r w:rsidRPr="00773417">
              <w:rPr>
                <w:rFonts w:cstheme="minorHAnsi"/>
                <w:color w:val="000000"/>
                <w:szCs w:val="20"/>
              </w:rPr>
              <w:t>EncounterID</w:t>
            </w:r>
          </w:p>
        </w:tc>
        <w:tc>
          <w:tcPr>
            <w:tcW w:w="1620" w:type="dxa"/>
          </w:tcPr>
          <w:p w14:paraId="5E7AA3FE" w14:textId="77777777" w:rsidR="00DD5D19" w:rsidRDefault="00DD5D19" w:rsidP="00DD5D19">
            <w:pPr>
              <w:rPr>
                <w:rFonts w:cstheme="minorHAnsi"/>
                <w:bCs/>
                <w:color w:val="000000"/>
                <w:szCs w:val="20"/>
              </w:rPr>
            </w:pPr>
            <w:r w:rsidRPr="00773417">
              <w:rPr>
                <w:rFonts w:cstheme="minorHAnsi"/>
                <w:bCs/>
                <w:color w:val="000000"/>
                <w:szCs w:val="20"/>
              </w:rPr>
              <w:t>ENC.</w:t>
            </w:r>
          </w:p>
          <w:p w14:paraId="21F22217" w14:textId="77777777" w:rsidR="00DD5D19" w:rsidRPr="00773417" w:rsidRDefault="00DD5D19" w:rsidP="00DD5D19">
            <w:pPr>
              <w:rPr>
                <w:rFonts w:cstheme="minorHAnsi"/>
                <w:bCs/>
                <w:color w:val="000000"/>
                <w:szCs w:val="20"/>
              </w:rPr>
            </w:pPr>
            <w:r w:rsidRPr="00773417">
              <w:rPr>
                <w:rFonts w:cstheme="minorHAnsi"/>
                <w:color w:val="000000"/>
                <w:szCs w:val="20"/>
              </w:rPr>
              <w:t>EncounterID</w:t>
            </w:r>
          </w:p>
        </w:tc>
        <w:tc>
          <w:tcPr>
            <w:tcW w:w="3600" w:type="dxa"/>
          </w:tcPr>
          <w:p w14:paraId="61128586" w14:textId="77777777" w:rsidR="00DD5D19" w:rsidRPr="00773417" w:rsidRDefault="00DD5D19" w:rsidP="00DD5D19">
            <w:r w:rsidRPr="00773417">
              <w:t>If variable1 is filled, must be the same length as Variable2.</w:t>
            </w:r>
          </w:p>
        </w:tc>
        <w:tc>
          <w:tcPr>
            <w:tcW w:w="3150" w:type="dxa"/>
          </w:tcPr>
          <w:p w14:paraId="1E995639" w14:textId="77777777" w:rsidR="00DD5D19" w:rsidRPr="00773417" w:rsidRDefault="00DD5D19" w:rsidP="00DD5D19">
            <w:r w:rsidRPr="00773417">
              <w:t>EncounterID length differs from EncounterID length in Encounter table</w:t>
            </w:r>
          </w:p>
        </w:tc>
      </w:tr>
      <w:tr w:rsidR="00DD5D19" w:rsidRPr="00773417" w14:paraId="4C9B1673" w14:textId="77777777" w:rsidTr="00DD5D19">
        <w:trPr>
          <w:cantSplit/>
        </w:trPr>
        <w:tc>
          <w:tcPr>
            <w:tcW w:w="1800" w:type="dxa"/>
          </w:tcPr>
          <w:p w14:paraId="029EF22D" w14:textId="77777777" w:rsidR="00DD5D19" w:rsidRPr="00773417" w:rsidRDefault="00DD5D19" w:rsidP="00DD5D19">
            <w:pPr>
              <w:rPr>
                <w:color w:val="0B3A46" w:themeColor="accent5" w:themeShade="80"/>
              </w:rPr>
            </w:pPr>
            <w:r w:rsidRPr="00773417">
              <w:rPr>
                <w:rFonts w:cstheme="minorHAnsi"/>
                <w:color w:val="000000"/>
                <w:szCs w:val="20"/>
              </w:rPr>
              <w:t>ADate</w:t>
            </w:r>
          </w:p>
        </w:tc>
        <w:tc>
          <w:tcPr>
            <w:tcW w:w="1620" w:type="dxa"/>
          </w:tcPr>
          <w:p w14:paraId="26BD4EA3" w14:textId="77777777" w:rsidR="00DD5D19" w:rsidRDefault="00DD5D19" w:rsidP="00DD5D19">
            <w:pPr>
              <w:rPr>
                <w:rFonts w:cstheme="minorHAnsi"/>
                <w:bCs/>
                <w:color w:val="000000"/>
                <w:szCs w:val="20"/>
              </w:rPr>
            </w:pPr>
            <w:r w:rsidRPr="00773417">
              <w:rPr>
                <w:rFonts w:cstheme="minorHAnsi"/>
                <w:bCs/>
                <w:color w:val="000000"/>
                <w:szCs w:val="20"/>
              </w:rPr>
              <w:t>ENC.</w:t>
            </w:r>
          </w:p>
          <w:p w14:paraId="477E9616" w14:textId="77777777" w:rsidR="00DD5D19" w:rsidRPr="00773417" w:rsidRDefault="00DD5D19" w:rsidP="00DD5D19">
            <w:pPr>
              <w:rPr>
                <w:color w:val="0B3A46" w:themeColor="accent5" w:themeShade="80"/>
              </w:rPr>
            </w:pPr>
            <w:r w:rsidRPr="00773417">
              <w:rPr>
                <w:rFonts w:cstheme="minorHAnsi"/>
                <w:bCs/>
                <w:color w:val="000000"/>
                <w:szCs w:val="20"/>
              </w:rPr>
              <w:t>ADate</w:t>
            </w:r>
          </w:p>
        </w:tc>
        <w:tc>
          <w:tcPr>
            <w:tcW w:w="3600" w:type="dxa"/>
          </w:tcPr>
          <w:p w14:paraId="5E50B6C9" w14:textId="77777777" w:rsidR="00DD5D19" w:rsidRPr="00773417" w:rsidRDefault="00DD5D19" w:rsidP="00DD5D19">
            <w:pPr>
              <w:rPr>
                <w:color w:val="0B3A46" w:themeColor="accent5" w:themeShade="80"/>
              </w:rPr>
            </w:pPr>
            <w:r w:rsidRPr="00773417">
              <w:t>If variable1 is filled, must be equal to Variable2, when linking between tables on EncounterID</w:t>
            </w:r>
          </w:p>
        </w:tc>
        <w:tc>
          <w:tcPr>
            <w:tcW w:w="3150" w:type="dxa"/>
          </w:tcPr>
          <w:p w14:paraId="59813354" w14:textId="77777777" w:rsidR="00DD5D19" w:rsidRPr="00773417" w:rsidRDefault="00DD5D19" w:rsidP="00DD5D19">
            <w:r w:rsidRPr="00773417">
              <w:t>EncounterID (</w:t>
            </w:r>
            <w:r w:rsidRPr="00773417">
              <w:rPr>
                <w:i/>
                <w:u w:val="single"/>
              </w:rPr>
              <w:t>Value</w:t>
            </w:r>
            <w:r w:rsidRPr="00773417">
              <w:t>): ADate (</w:t>
            </w:r>
            <w:r w:rsidRPr="00773417">
              <w:rPr>
                <w:i/>
                <w:u w:val="single"/>
              </w:rPr>
              <w:t>mm/dd/yyyy</w:t>
            </w:r>
            <w:r w:rsidRPr="00773417">
              <w:t>) not equal to Encounter.ADate(</w:t>
            </w:r>
            <w:r w:rsidRPr="00773417">
              <w:rPr>
                <w:i/>
                <w:u w:val="single"/>
              </w:rPr>
              <w:t>mm/dd/yyyy</w:t>
            </w:r>
            <w:r w:rsidRPr="00773417">
              <w:t>), when linking EncounterID=Encounter.EncounterID</w:t>
            </w:r>
          </w:p>
        </w:tc>
      </w:tr>
      <w:tr w:rsidR="00DD5D19" w:rsidRPr="00773417" w14:paraId="2F1D1E4C" w14:textId="77777777" w:rsidTr="00DD5D19">
        <w:trPr>
          <w:cantSplit/>
        </w:trPr>
        <w:tc>
          <w:tcPr>
            <w:tcW w:w="1800" w:type="dxa"/>
          </w:tcPr>
          <w:p w14:paraId="74B91A0F" w14:textId="77777777" w:rsidR="00DD5D19" w:rsidRPr="00773417" w:rsidRDefault="00DD5D19" w:rsidP="00DD5D19">
            <w:pPr>
              <w:rPr>
                <w:color w:val="0B3A46" w:themeColor="accent5" w:themeShade="80"/>
              </w:rPr>
            </w:pPr>
            <w:r w:rsidRPr="00773417">
              <w:rPr>
                <w:rFonts w:cstheme="minorHAnsi"/>
                <w:color w:val="000000"/>
                <w:szCs w:val="20"/>
              </w:rPr>
              <w:t>DDate</w:t>
            </w:r>
          </w:p>
        </w:tc>
        <w:tc>
          <w:tcPr>
            <w:tcW w:w="1620" w:type="dxa"/>
          </w:tcPr>
          <w:p w14:paraId="7C299AF2" w14:textId="77777777" w:rsidR="00DD5D19" w:rsidRPr="00773417" w:rsidRDefault="00DD5D19" w:rsidP="00DD5D19">
            <w:pPr>
              <w:rPr>
                <w:color w:val="0B3A46" w:themeColor="accent5" w:themeShade="80"/>
              </w:rPr>
            </w:pPr>
            <w:r w:rsidRPr="00773417">
              <w:rPr>
                <w:rFonts w:cstheme="minorHAnsi"/>
                <w:bCs/>
                <w:color w:val="000000"/>
                <w:szCs w:val="20"/>
              </w:rPr>
              <w:t>ENC.DDate</w:t>
            </w:r>
          </w:p>
        </w:tc>
        <w:tc>
          <w:tcPr>
            <w:tcW w:w="3600" w:type="dxa"/>
          </w:tcPr>
          <w:p w14:paraId="632A2C86" w14:textId="77777777" w:rsidR="00DD5D19" w:rsidRPr="00773417" w:rsidRDefault="00DD5D19" w:rsidP="00DD5D19">
            <w:pPr>
              <w:rPr>
                <w:color w:val="0B3A46" w:themeColor="accent5" w:themeShade="80"/>
              </w:rPr>
            </w:pPr>
            <w:r w:rsidRPr="00773417">
              <w:t>If variable1 is filled, must be equal to Variable2, when linking between tables on EncounterID</w:t>
            </w:r>
          </w:p>
        </w:tc>
        <w:tc>
          <w:tcPr>
            <w:tcW w:w="3150" w:type="dxa"/>
          </w:tcPr>
          <w:p w14:paraId="63FAFF32" w14:textId="77777777" w:rsidR="00DD5D19" w:rsidRPr="00773417" w:rsidRDefault="00DD5D19" w:rsidP="00DD5D19">
            <w:r w:rsidRPr="00773417">
              <w:t>EncounterID (</w:t>
            </w:r>
            <w:r w:rsidRPr="00773417">
              <w:rPr>
                <w:i/>
                <w:u w:val="single"/>
              </w:rPr>
              <w:t>Value</w:t>
            </w:r>
            <w:r w:rsidRPr="00773417">
              <w:t>): DDate (</w:t>
            </w:r>
            <w:r w:rsidRPr="00773417">
              <w:rPr>
                <w:i/>
                <w:u w:val="single"/>
              </w:rPr>
              <w:t>mm/dd/yyyy</w:t>
            </w:r>
            <w:r w:rsidRPr="00773417">
              <w:t>) not equal to Encounter.DDate(</w:t>
            </w:r>
            <w:r w:rsidRPr="00773417">
              <w:rPr>
                <w:i/>
                <w:u w:val="single"/>
              </w:rPr>
              <w:t>mm/dd/yyyy</w:t>
            </w:r>
            <w:r w:rsidRPr="00773417">
              <w:t>), when linking EncounterID=Encounter.EncounterID</w:t>
            </w:r>
          </w:p>
        </w:tc>
      </w:tr>
      <w:tr w:rsidR="00DD5D19" w:rsidRPr="00773417" w14:paraId="535829DD" w14:textId="77777777" w:rsidTr="00DD5D19">
        <w:trPr>
          <w:cantSplit/>
        </w:trPr>
        <w:tc>
          <w:tcPr>
            <w:tcW w:w="1800" w:type="dxa"/>
          </w:tcPr>
          <w:p w14:paraId="0B200A20" w14:textId="77777777" w:rsidR="00DD5D19" w:rsidRPr="00773417" w:rsidRDefault="00DD5D19" w:rsidP="00DD5D19">
            <w:pPr>
              <w:rPr>
                <w:rFonts w:cstheme="minorHAnsi"/>
                <w:bCs/>
                <w:color w:val="000000"/>
                <w:szCs w:val="20"/>
              </w:rPr>
            </w:pPr>
            <w:r w:rsidRPr="00773417">
              <w:rPr>
                <w:rFonts w:cstheme="minorHAnsi"/>
                <w:bCs/>
                <w:color w:val="000000"/>
                <w:szCs w:val="20"/>
              </w:rPr>
              <w:t>CPatID</w:t>
            </w:r>
          </w:p>
        </w:tc>
        <w:tc>
          <w:tcPr>
            <w:tcW w:w="1620" w:type="dxa"/>
          </w:tcPr>
          <w:p w14:paraId="67313029" w14:textId="77777777" w:rsidR="00DD5D19" w:rsidRPr="00773417" w:rsidRDefault="00DD5D19" w:rsidP="00DD5D19">
            <w:r w:rsidRPr="00773417">
              <w:t>DEM.PatID</w:t>
            </w:r>
          </w:p>
        </w:tc>
        <w:tc>
          <w:tcPr>
            <w:tcW w:w="3600" w:type="dxa"/>
          </w:tcPr>
          <w:p w14:paraId="65117A1F" w14:textId="77777777" w:rsidR="00DD5D19" w:rsidRPr="00773417" w:rsidRDefault="00DD5D19" w:rsidP="00DD5D19">
            <w:pPr>
              <w:rPr>
                <w:rFonts w:cstheme="minorHAnsi"/>
                <w:color w:val="000000"/>
                <w:szCs w:val="20"/>
              </w:rPr>
            </w:pPr>
            <w:r w:rsidRPr="00773417">
              <w:t>If variable1 is filled, must be found in Variable2, when linking between tables on CPatID=PatID</w:t>
            </w:r>
          </w:p>
        </w:tc>
        <w:tc>
          <w:tcPr>
            <w:tcW w:w="3150" w:type="dxa"/>
          </w:tcPr>
          <w:p w14:paraId="6A86E04F" w14:textId="77777777" w:rsidR="00DD5D19" w:rsidRPr="00773417" w:rsidRDefault="00DD5D19" w:rsidP="00DD5D19">
            <w:r w:rsidRPr="00773417">
              <w:t>CPatID (</w:t>
            </w:r>
            <w:r w:rsidRPr="00773417">
              <w:rPr>
                <w:i/>
                <w:u w:val="single"/>
              </w:rPr>
              <w:t>Value</w:t>
            </w:r>
            <w:r w:rsidRPr="00773417">
              <w:t>) not found in Demographic  table</w:t>
            </w:r>
          </w:p>
        </w:tc>
      </w:tr>
      <w:tr w:rsidR="00DD5D19" w:rsidRPr="00773417" w14:paraId="7F223CE6" w14:textId="77777777" w:rsidTr="00DD5D19">
        <w:trPr>
          <w:cantSplit/>
        </w:trPr>
        <w:tc>
          <w:tcPr>
            <w:tcW w:w="1800" w:type="dxa"/>
          </w:tcPr>
          <w:p w14:paraId="784AE417" w14:textId="77777777" w:rsidR="00DD5D19" w:rsidRPr="00773417" w:rsidRDefault="00DD5D19" w:rsidP="00DD5D19">
            <w:pPr>
              <w:rPr>
                <w:rFonts w:cstheme="minorHAnsi"/>
                <w:bCs/>
                <w:color w:val="000000"/>
                <w:szCs w:val="20"/>
              </w:rPr>
            </w:pPr>
            <w:r w:rsidRPr="00773417">
              <w:rPr>
                <w:rFonts w:cstheme="minorHAnsi"/>
                <w:bCs/>
                <w:color w:val="000000"/>
                <w:szCs w:val="20"/>
              </w:rPr>
              <w:t>CPatID</w:t>
            </w:r>
          </w:p>
        </w:tc>
        <w:tc>
          <w:tcPr>
            <w:tcW w:w="1620" w:type="dxa"/>
          </w:tcPr>
          <w:p w14:paraId="6C1D3A44" w14:textId="77777777" w:rsidR="00DD5D19" w:rsidRPr="00773417" w:rsidRDefault="00DD5D19" w:rsidP="00DD5D19">
            <w:r w:rsidRPr="00773417">
              <w:t>DEM.PatID</w:t>
            </w:r>
          </w:p>
        </w:tc>
        <w:tc>
          <w:tcPr>
            <w:tcW w:w="3600" w:type="dxa"/>
          </w:tcPr>
          <w:p w14:paraId="385142E8" w14:textId="77777777" w:rsidR="00DD5D19" w:rsidRPr="00773417" w:rsidRDefault="00DD5D19" w:rsidP="00DD5D19">
            <w:r w:rsidRPr="00773417">
              <w:t>If variable1 is filled, must be the same length as Variable2.</w:t>
            </w:r>
          </w:p>
        </w:tc>
        <w:tc>
          <w:tcPr>
            <w:tcW w:w="3150" w:type="dxa"/>
          </w:tcPr>
          <w:p w14:paraId="20809008" w14:textId="77777777" w:rsidR="00DD5D19" w:rsidRPr="00773417" w:rsidRDefault="00DD5D19" w:rsidP="00DD5D19">
            <w:r w:rsidRPr="00773417">
              <w:t>CPatID length differs from PatID length in Demographic  table</w:t>
            </w:r>
          </w:p>
        </w:tc>
      </w:tr>
      <w:tr w:rsidR="00DD5D19" w:rsidRPr="00773417" w14:paraId="26A152CC" w14:textId="77777777" w:rsidTr="00DD5D19">
        <w:trPr>
          <w:cantSplit/>
        </w:trPr>
        <w:tc>
          <w:tcPr>
            <w:tcW w:w="1800" w:type="dxa"/>
          </w:tcPr>
          <w:p w14:paraId="5F873405" w14:textId="77777777" w:rsidR="00DD5D19" w:rsidRPr="00773417" w:rsidRDefault="00DD5D19" w:rsidP="00DD5D19">
            <w:pPr>
              <w:rPr>
                <w:rFonts w:cstheme="minorHAnsi"/>
                <w:bCs/>
                <w:color w:val="000000"/>
                <w:szCs w:val="20"/>
              </w:rPr>
            </w:pPr>
            <w:r w:rsidRPr="00773417">
              <w:rPr>
                <w:rFonts w:cstheme="minorHAnsi"/>
                <w:bCs/>
                <w:color w:val="000000"/>
                <w:szCs w:val="20"/>
              </w:rPr>
              <w:t>CPatID</w:t>
            </w:r>
          </w:p>
        </w:tc>
        <w:tc>
          <w:tcPr>
            <w:tcW w:w="1620" w:type="dxa"/>
          </w:tcPr>
          <w:p w14:paraId="60E39661" w14:textId="77777777" w:rsidR="00DD5D19" w:rsidRPr="00773417" w:rsidRDefault="00DD5D19" w:rsidP="00DD5D19">
            <w:r w:rsidRPr="00773417">
              <w:t>ENR.PatID</w:t>
            </w:r>
          </w:p>
        </w:tc>
        <w:tc>
          <w:tcPr>
            <w:tcW w:w="3600" w:type="dxa"/>
          </w:tcPr>
          <w:p w14:paraId="160CFD07" w14:textId="77777777" w:rsidR="00DD5D19" w:rsidRPr="00773417" w:rsidRDefault="00DD5D19" w:rsidP="00DD5D19">
            <w:r w:rsidRPr="00773417">
              <w:t>If variable1 is filled, must be found in Variable2, when linking between tables on CPatID=PatID</w:t>
            </w:r>
          </w:p>
        </w:tc>
        <w:tc>
          <w:tcPr>
            <w:tcW w:w="3150" w:type="dxa"/>
          </w:tcPr>
          <w:p w14:paraId="0B53BDB4" w14:textId="77777777" w:rsidR="00DD5D19" w:rsidRPr="00773417" w:rsidRDefault="00DD5D19" w:rsidP="00DD5D19">
            <w:r w:rsidRPr="00773417">
              <w:t>CPatID (</w:t>
            </w:r>
            <w:r w:rsidRPr="00773417">
              <w:rPr>
                <w:i/>
                <w:u w:val="single"/>
              </w:rPr>
              <w:t>Value</w:t>
            </w:r>
            <w:r w:rsidRPr="00773417">
              <w:t>) not found in Enrollment table</w:t>
            </w:r>
          </w:p>
        </w:tc>
      </w:tr>
      <w:tr w:rsidR="00DD5D19" w:rsidRPr="00773417" w14:paraId="555C04AB" w14:textId="77777777" w:rsidTr="00DD5D19">
        <w:trPr>
          <w:cantSplit/>
        </w:trPr>
        <w:tc>
          <w:tcPr>
            <w:tcW w:w="1800" w:type="dxa"/>
          </w:tcPr>
          <w:p w14:paraId="15F21CA0" w14:textId="77777777" w:rsidR="00DD5D19" w:rsidRPr="00773417" w:rsidRDefault="00DD5D19" w:rsidP="00DD5D19">
            <w:pPr>
              <w:rPr>
                <w:color w:val="0B3A46" w:themeColor="accent5" w:themeShade="80"/>
              </w:rPr>
            </w:pPr>
            <w:r w:rsidRPr="00773417">
              <w:rPr>
                <w:rFonts w:cstheme="minorHAnsi"/>
                <w:color w:val="000000"/>
                <w:szCs w:val="20"/>
              </w:rPr>
              <w:t>CBirth_Date</w:t>
            </w:r>
          </w:p>
        </w:tc>
        <w:tc>
          <w:tcPr>
            <w:tcW w:w="1620" w:type="dxa"/>
          </w:tcPr>
          <w:p w14:paraId="0440E8AA" w14:textId="77777777" w:rsidR="00DD5D19" w:rsidRDefault="00DD5D19" w:rsidP="00DD5D19">
            <w:pPr>
              <w:rPr>
                <w:rFonts w:cstheme="minorHAnsi"/>
                <w:bCs/>
                <w:color w:val="000000"/>
                <w:szCs w:val="20"/>
              </w:rPr>
            </w:pPr>
            <w:r w:rsidRPr="00773417">
              <w:rPr>
                <w:rFonts w:cstheme="minorHAnsi"/>
                <w:bCs/>
                <w:color w:val="000000"/>
                <w:szCs w:val="20"/>
              </w:rPr>
              <w:t>DEM.</w:t>
            </w:r>
          </w:p>
          <w:p w14:paraId="492A809F" w14:textId="77777777" w:rsidR="00DD5D19" w:rsidRPr="00773417" w:rsidRDefault="00DD5D19" w:rsidP="00DD5D19">
            <w:pPr>
              <w:rPr>
                <w:color w:val="0B3A46" w:themeColor="accent5" w:themeShade="80"/>
              </w:rPr>
            </w:pPr>
            <w:r w:rsidRPr="00773417">
              <w:rPr>
                <w:rFonts w:cstheme="minorHAnsi"/>
                <w:bCs/>
                <w:color w:val="000000"/>
                <w:szCs w:val="20"/>
              </w:rPr>
              <w:t>Birth_Date</w:t>
            </w:r>
          </w:p>
        </w:tc>
        <w:tc>
          <w:tcPr>
            <w:tcW w:w="3600" w:type="dxa"/>
          </w:tcPr>
          <w:p w14:paraId="7E953CCF" w14:textId="77777777" w:rsidR="00DD5D19" w:rsidRPr="00773417" w:rsidRDefault="00DD5D19" w:rsidP="00DD5D19">
            <w:pPr>
              <w:rPr>
                <w:color w:val="0B3A46" w:themeColor="accent5" w:themeShade="80"/>
              </w:rPr>
            </w:pPr>
            <w:r w:rsidRPr="00773417">
              <w:t>If variable1 is filled, must be equal to Variable2, when linking between tables on CPatID=PatID</w:t>
            </w:r>
          </w:p>
        </w:tc>
        <w:tc>
          <w:tcPr>
            <w:tcW w:w="3150" w:type="dxa"/>
          </w:tcPr>
          <w:p w14:paraId="3E4AC45D" w14:textId="77777777" w:rsidR="00DD5D19" w:rsidRPr="00773417" w:rsidRDefault="00DD5D19" w:rsidP="00DD5D19">
            <w:r w:rsidRPr="00773417">
              <w:t>CPatID (</w:t>
            </w:r>
            <w:r w:rsidRPr="00773417">
              <w:rPr>
                <w:i/>
                <w:u w:val="single"/>
              </w:rPr>
              <w:t>Value</w:t>
            </w:r>
            <w:r w:rsidRPr="00773417">
              <w:t>): CBirth_Date (</w:t>
            </w:r>
            <w:r w:rsidRPr="00773417">
              <w:rPr>
                <w:i/>
                <w:u w:val="single"/>
              </w:rPr>
              <w:t>mm/dd/yyyy</w:t>
            </w:r>
            <w:r w:rsidRPr="00773417">
              <w:t>) not equal to Demographic .Birth_Date (</w:t>
            </w:r>
            <w:r w:rsidRPr="00773417">
              <w:rPr>
                <w:i/>
                <w:u w:val="single"/>
              </w:rPr>
              <w:t>mm/dd/yyyy</w:t>
            </w:r>
            <w:r w:rsidRPr="00773417">
              <w:t>), when linking CPatID=Demographic .PatID</w:t>
            </w:r>
          </w:p>
        </w:tc>
      </w:tr>
      <w:tr w:rsidR="00DD5D19" w:rsidRPr="00773417" w14:paraId="0A13D357" w14:textId="77777777" w:rsidTr="00DD5D19">
        <w:trPr>
          <w:cantSplit/>
        </w:trPr>
        <w:tc>
          <w:tcPr>
            <w:tcW w:w="1800" w:type="dxa"/>
          </w:tcPr>
          <w:p w14:paraId="462BE8A4" w14:textId="77777777" w:rsidR="00DD5D19" w:rsidRPr="00773417" w:rsidRDefault="00DD5D19" w:rsidP="00DD5D19">
            <w:pPr>
              <w:rPr>
                <w:rFonts w:cstheme="minorHAnsi"/>
                <w:color w:val="000000"/>
                <w:szCs w:val="20"/>
              </w:rPr>
            </w:pPr>
            <w:r w:rsidRPr="00773417">
              <w:rPr>
                <w:rFonts w:cstheme="minorHAnsi"/>
                <w:color w:val="000000"/>
                <w:szCs w:val="20"/>
              </w:rPr>
              <w:t>Sex</w:t>
            </w:r>
          </w:p>
        </w:tc>
        <w:tc>
          <w:tcPr>
            <w:tcW w:w="1620" w:type="dxa"/>
          </w:tcPr>
          <w:p w14:paraId="1D88B139" w14:textId="77777777" w:rsidR="00DD5D19" w:rsidRPr="00773417" w:rsidRDefault="00DD5D19" w:rsidP="00DD5D19">
            <w:pPr>
              <w:rPr>
                <w:rFonts w:cstheme="minorHAnsi"/>
                <w:bCs/>
                <w:color w:val="000000"/>
                <w:szCs w:val="20"/>
              </w:rPr>
            </w:pPr>
            <w:r w:rsidRPr="00773417">
              <w:rPr>
                <w:rFonts w:cstheme="minorHAnsi"/>
                <w:bCs/>
                <w:color w:val="000000"/>
                <w:szCs w:val="20"/>
              </w:rPr>
              <w:t>DEM.</w:t>
            </w:r>
            <w:r w:rsidRPr="00773417">
              <w:rPr>
                <w:rFonts w:cstheme="minorHAnsi"/>
                <w:color w:val="000000"/>
                <w:szCs w:val="20"/>
              </w:rPr>
              <w:t>Sex</w:t>
            </w:r>
          </w:p>
        </w:tc>
        <w:tc>
          <w:tcPr>
            <w:tcW w:w="3600" w:type="dxa"/>
          </w:tcPr>
          <w:p w14:paraId="2003A2CA" w14:textId="77777777" w:rsidR="00DD5D19" w:rsidRPr="00773417" w:rsidRDefault="00DD5D19" w:rsidP="00DD5D19">
            <w:r w:rsidRPr="00773417">
              <w:t>If variable1 is filled, must be equal to Variable2, when linking between tables on CPatID=PatID, with this exception: If MIL.Sex=O then allow DEM.Sex to =A or U</w:t>
            </w:r>
          </w:p>
        </w:tc>
        <w:tc>
          <w:tcPr>
            <w:tcW w:w="3150" w:type="dxa"/>
          </w:tcPr>
          <w:p w14:paraId="4688D302" w14:textId="77777777" w:rsidR="00DD5D19" w:rsidRPr="00773417" w:rsidRDefault="00DD5D19" w:rsidP="00DD5D19">
            <w:r w:rsidRPr="00773417">
              <w:t>CPatID (</w:t>
            </w:r>
            <w:r w:rsidRPr="00773417">
              <w:rPr>
                <w:i/>
                <w:u w:val="single"/>
              </w:rPr>
              <w:t>Value</w:t>
            </w:r>
            <w:r w:rsidRPr="00773417">
              <w:t>): Sex (</w:t>
            </w:r>
            <w:r w:rsidRPr="00773417">
              <w:rPr>
                <w:i/>
                <w:u w:val="single"/>
              </w:rPr>
              <w:t>value</w:t>
            </w:r>
            <w:r w:rsidRPr="00773417">
              <w:t>) not equal to Demographic .Sex (</w:t>
            </w:r>
            <w:r w:rsidRPr="00773417">
              <w:rPr>
                <w:i/>
                <w:u w:val="single"/>
              </w:rPr>
              <w:t>value</w:t>
            </w:r>
            <w:r w:rsidRPr="00773417">
              <w:t>), when linking CPatID=Demographic.PatID</w:t>
            </w:r>
          </w:p>
        </w:tc>
      </w:tr>
      <w:tr w:rsidR="00DD5D19" w:rsidRPr="00773417" w14:paraId="1C5AB74D" w14:textId="77777777" w:rsidTr="00DD5D19">
        <w:trPr>
          <w:cantSplit/>
        </w:trPr>
        <w:tc>
          <w:tcPr>
            <w:tcW w:w="1800" w:type="dxa"/>
          </w:tcPr>
          <w:p w14:paraId="359F5B64" w14:textId="77777777" w:rsidR="00DD5D19" w:rsidRPr="00773417" w:rsidRDefault="00DD5D19" w:rsidP="00DD5D19">
            <w:pPr>
              <w:rPr>
                <w:rFonts w:cstheme="minorHAnsi"/>
                <w:color w:val="000000"/>
                <w:szCs w:val="20"/>
              </w:rPr>
            </w:pPr>
            <w:r w:rsidRPr="00773417">
              <w:rPr>
                <w:rFonts w:cstheme="minorHAnsi"/>
                <w:color w:val="000000"/>
                <w:szCs w:val="20"/>
              </w:rPr>
              <w:t>MPatID/</w:t>
            </w:r>
            <w:r>
              <w:rPr>
                <w:rFonts w:cstheme="minorHAnsi"/>
                <w:color w:val="000000"/>
                <w:szCs w:val="20"/>
              </w:rPr>
              <w:t xml:space="preserve"> </w:t>
            </w:r>
            <w:r w:rsidRPr="00773417">
              <w:rPr>
                <w:rFonts w:cstheme="minorHAnsi"/>
                <w:color w:val="000000"/>
                <w:szCs w:val="20"/>
              </w:rPr>
              <w:t>EncounterID</w:t>
            </w:r>
          </w:p>
        </w:tc>
        <w:tc>
          <w:tcPr>
            <w:tcW w:w="1620" w:type="dxa"/>
          </w:tcPr>
          <w:p w14:paraId="3D81DA4E" w14:textId="77777777" w:rsidR="00DD5D19" w:rsidRDefault="00DD5D19" w:rsidP="00DD5D19">
            <w:pPr>
              <w:rPr>
                <w:rFonts w:cstheme="minorHAnsi"/>
                <w:bCs/>
                <w:color w:val="000000"/>
                <w:szCs w:val="20"/>
              </w:rPr>
            </w:pPr>
            <w:r w:rsidRPr="00773417">
              <w:rPr>
                <w:rFonts w:cstheme="minorHAnsi"/>
                <w:bCs/>
                <w:color w:val="000000"/>
                <w:szCs w:val="20"/>
              </w:rPr>
              <w:t>Deliveries.</w:t>
            </w:r>
          </w:p>
          <w:p w14:paraId="39A0A70C" w14:textId="77777777" w:rsidR="00DD5D19" w:rsidRPr="00773417" w:rsidRDefault="00DD5D19" w:rsidP="00DD5D19">
            <w:pPr>
              <w:rPr>
                <w:rFonts w:cstheme="minorHAnsi"/>
                <w:bCs/>
                <w:color w:val="000000"/>
                <w:szCs w:val="20"/>
              </w:rPr>
            </w:pPr>
            <w:r w:rsidRPr="00773417">
              <w:rPr>
                <w:rFonts w:cstheme="minorHAnsi"/>
                <w:bCs/>
                <w:color w:val="000000"/>
                <w:szCs w:val="20"/>
              </w:rPr>
              <w:t>MPatID/</w:t>
            </w:r>
            <w:r>
              <w:rPr>
                <w:rFonts w:cstheme="minorHAnsi"/>
                <w:bCs/>
                <w:color w:val="000000"/>
                <w:szCs w:val="20"/>
              </w:rPr>
              <w:t xml:space="preserve"> </w:t>
            </w:r>
            <w:r w:rsidRPr="00773417">
              <w:rPr>
                <w:rFonts w:cstheme="minorHAnsi"/>
                <w:bCs/>
                <w:color w:val="000000"/>
                <w:szCs w:val="20"/>
              </w:rPr>
              <w:t>EncounterID</w:t>
            </w:r>
          </w:p>
        </w:tc>
        <w:tc>
          <w:tcPr>
            <w:tcW w:w="3600" w:type="dxa"/>
          </w:tcPr>
          <w:p w14:paraId="6335407D" w14:textId="77777777" w:rsidR="00DD5D19" w:rsidRPr="00773417" w:rsidRDefault="00DD5D19" w:rsidP="00DD5D19">
            <w:r w:rsidRPr="00773417">
              <w:t>If variable 1 combination is filled, must be found in Deliveries table</w:t>
            </w:r>
          </w:p>
        </w:tc>
        <w:tc>
          <w:tcPr>
            <w:tcW w:w="3150" w:type="dxa"/>
          </w:tcPr>
          <w:p w14:paraId="0CF7E00B" w14:textId="77777777" w:rsidR="00DD5D19" w:rsidRPr="00773417" w:rsidRDefault="00DD5D19" w:rsidP="00DD5D19">
            <w:r w:rsidRPr="00773417">
              <w:t>If not found in Deliveries table, set IDFileStatus=E and abort</w:t>
            </w:r>
          </w:p>
        </w:tc>
      </w:tr>
      <w:tr w:rsidR="00DD5D19" w:rsidRPr="00773417" w14:paraId="7DEA7052" w14:textId="77777777" w:rsidTr="00DD5D19">
        <w:trPr>
          <w:cantSplit/>
        </w:trPr>
        <w:tc>
          <w:tcPr>
            <w:tcW w:w="1800" w:type="dxa"/>
          </w:tcPr>
          <w:p w14:paraId="5F36CC61" w14:textId="77777777" w:rsidR="00DD5D19" w:rsidRPr="00773417" w:rsidRDefault="00DD5D19" w:rsidP="00DD5D19">
            <w:pPr>
              <w:rPr>
                <w:rFonts w:cstheme="minorHAnsi"/>
                <w:color w:val="000000"/>
                <w:szCs w:val="20"/>
              </w:rPr>
            </w:pPr>
            <w:r w:rsidRPr="00773417">
              <w:rPr>
                <w:rFonts w:cstheme="minorHAnsi"/>
                <w:color w:val="000000"/>
                <w:szCs w:val="20"/>
              </w:rPr>
              <w:t>MPatID/</w:t>
            </w:r>
            <w:r>
              <w:rPr>
                <w:rFonts w:cstheme="minorHAnsi"/>
                <w:color w:val="000000"/>
                <w:szCs w:val="20"/>
              </w:rPr>
              <w:t xml:space="preserve"> </w:t>
            </w:r>
            <w:r w:rsidRPr="00773417">
              <w:rPr>
                <w:rFonts w:cstheme="minorHAnsi"/>
                <w:color w:val="000000"/>
                <w:szCs w:val="20"/>
              </w:rPr>
              <w:t>EncounterID</w:t>
            </w:r>
          </w:p>
        </w:tc>
        <w:tc>
          <w:tcPr>
            <w:tcW w:w="1620" w:type="dxa"/>
          </w:tcPr>
          <w:p w14:paraId="544B830C" w14:textId="77777777" w:rsidR="00DD5D19" w:rsidRDefault="00DD5D19" w:rsidP="00DD5D19">
            <w:pPr>
              <w:rPr>
                <w:rFonts w:cstheme="minorHAnsi"/>
                <w:bCs/>
                <w:color w:val="000000"/>
                <w:szCs w:val="20"/>
              </w:rPr>
            </w:pPr>
            <w:r w:rsidRPr="00773417">
              <w:rPr>
                <w:rFonts w:cstheme="minorHAnsi"/>
                <w:bCs/>
                <w:color w:val="000000"/>
                <w:szCs w:val="20"/>
              </w:rPr>
              <w:t>Deliveries.</w:t>
            </w:r>
          </w:p>
          <w:p w14:paraId="6FEF4D15" w14:textId="77777777" w:rsidR="00DD5D19" w:rsidRPr="00773417" w:rsidRDefault="00DD5D19" w:rsidP="00DD5D19">
            <w:pPr>
              <w:rPr>
                <w:rFonts w:cstheme="minorHAnsi"/>
                <w:bCs/>
                <w:color w:val="000000"/>
                <w:szCs w:val="20"/>
              </w:rPr>
            </w:pPr>
            <w:r w:rsidRPr="00773417">
              <w:rPr>
                <w:rFonts w:cstheme="minorHAnsi"/>
                <w:bCs/>
                <w:color w:val="000000"/>
                <w:szCs w:val="20"/>
              </w:rPr>
              <w:t>MPatID/</w:t>
            </w:r>
            <w:r>
              <w:rPr>
                <w:rFonts w:cstheme="minorHAnsi"/>
                <w:bCs/>
                <w:color w:val="000000"/>
                <w:szCs w:val="20"/>
              </w:rPr>
              <w:t xml:space="preserve"> </w:t>
            </w:r>
            <w:r w:rsidRPr="00773417">
              <w:rPr>
                <w:rFonts w:cstheme="minorHAnsi"/>
                <w:bCs/>
                <w:color w:val="000000"/>
                <w:szCs w:val="20"/>
              </w:rPr>
              <w:t>EncounterID</w:t>
            </w:r>
          </w:p>
        </w:tc>
        <w:tc>
          <w:tcPr>
            <w:tcW w:w="3600" w:type="dxa"/>
          </w:tcPr>
          <w:p w14:paraId="4A6D03C8" w14:textId="77777777" w:rsidR="00DD5D19" w:rsidRPr="00773417" w:rsidRDefault="00DD5D19" w:rsidP="00DD5D19">
            <w:r w:rsidRPr="00773417">
              <w:t>If variable 2 combination is filled, must be found in MIL table</w:t>
            </w:r>
          </w:p>
        </w:tc>
        <w:tc>
          <w:tcPr>
            <w:tcW w:w="3150" w:type="dxa"/>
          </w:tcPr>
          <w:p w14:paraId="5336F1E3" w14:textId="77777777" w:rsidR="00DD5D19" w:rsidRPr="00773417" w:rsidRDefault="00DD5D19" w:rsidP="00DD5D19">
            <w:r w:rsidRPr="00773417">
              <w:t>If not found in MIL table, set IDFileStatus=N and abort</w:t>
            </w:r>
          </w:p>
        </w:tc>
      </w:tr>
      <w:tr w:rsidR="00DD5D19" w:rsidRPr="00773417" w14:paraId="49426726" w14:textId="77777777" w:rsidTr="00DD5D19">
        <w:trPr>
          <w:cantSplit/>
        </w:trPr>
        <w:tc>
          <w:tcPr>
            <w:tcW w:w="1800" w:type="dxa"/>
          </w:tcPr>
          <w:p w14:paraId="25E3F858" w14:textId="77777777" w:rsidR="00DD5D19" w:rsidRPr="00773417" w:rsidRDefault="00DD5D19" w:rsidP="00DD5D19">
            <w:pPr>
              <w:rPr>
                <w:rFonts w:cstheme="minorHAnsi"/>
                <w:color w:val="000000"/>
                <w:szCs w:val="20"/>
              </w:rPr>
            </w:pPr>
            <w:r w:rsidRPr="00773417">
              <w:rPr>
                <w:rFonts w:cstheme="minorHAnsi"/>
                <w:color w:val="000000"/>
                <w:szCs w:val="20"/>
              </w:rPr>
              <w:t>CPatID</w:t>
            </w:r>
          </w:p>
        </w:tc>
        <w:tc>
          <w:tcPr>
            <w:tcW w:w="1620" w:type="dxa"/>
          </w:tcPr>
          <w:p w14:paraId="35BB19DE" w14:textId="77777777" w:rsidR="00DD5D19" w:rsidRPr="00773417" w:rsidRDefault="00DD5D19" w:rsidP="00DD5D19">
            <w:pPr>
              <w:rPr>
                <w:rFonts w:cstheme="minorHAnsi"/>
                <w:bCs/>
                <w:color w:val="000000"/>
                <w:szCs w:val="20"/>
              </w:rPr>
            </w:pPr>
            <w:r w:rsidRPr="00773417">
              <w:rPr>
                <w:rFonts w:cstheme="minorHAnsi"/>
                <w:bCs/>
                <w:color w:val="000000"/>
                <w:szCs w:val="20"/>
              </w:rPr>
              <w:t>Infants.CPatID</w:t>
            </w:r>
          </w:p>
        </w:tc>
        <w:tc>
          <w:tcPr>
            <w:tcW w:w="3600" w:type="dxa"/>
          </w:tcPr>
          <w:p w14:paraId="65DC2194" w14:textId="77777777" w:rsidR="00DD5D19" w:rsidRPr="00773417" w:rsidRDefault="00DD5D19" w:rsidP="00DD5D19">
            <w:r w:rsidRPr="00773417">
              <w:t>If variable 1 is filled, must be found in Infants table</w:t>
            </w:r>
          </w:p>
        </w:tc>
        <w:tc>
          <w:tcPr>
            <w:tcW w:w="3150" w:type="dxa"/>
          </w:tcPr>
          <w:p w14:paraId="490112FE" w14:textId="77777777" w:rsidR="00DD5D19" w:rsidRPr="00773417" w:rsidRDefault="00DD5D19" w:rsidP="00DD5D19">
            <w:r w:rsidRPr="00773417">
              <w:t>If not found in Infants table, set IDFileStatus=E and abort</w:t>
            </w:r>
          </w:p>
        </w:tc>
      </w:tr>
      <w:tr w:rsidR="00DD5D19" w:rsidRPr="00773417" w14:paraId="58C18909" w14:textId="77777777" w:rsidTr="00DD5D19">
        <w:trPr>
          <w:cantSplit/>
        </w:trPr>
        <w:tc>
          <w:tcPr>
            <w:tcW w:w="1800" w:type="dxa"/>
          </w:tcPr>
          <w:p w14:paraId="137C0495" w14:textId="77777777" w:rsidR="00DD5D19" w:rsidRPr="00773417" w:rsidRDefault="00DD5D19" w:rsidP="00DD5D19">
            <w:pPr>
              <w:rPr>
                <w:rFonts w:cstheme="minorHAnsi"/>
                <w:color w:val="000000"/>
                <w:szCs w:val="20"/>
              </w:rPr>
            </w:pPr>
            <w:r w:rsidRPr="00773417">
              <w:rPr>
                <w:rFonts w:cstheme="minorHAnsi"/>
                <w:color w:val="000000"/>
                <w:szCs w:val="20"/>
              </w:rPr>
              <w:t>CPatID</w:t>
            </w:r>
          </w:p>
        </w:tc>
        <w:tc>
          <w:tcPr>
            <w:tcW w:w="1620" w:type="dxa"/>
          </w:tcPr>
          <w:p w14:paraId="17C89190" w14:textId="77777777" w:rsidR="00DD5D19" w:rsidRPr="00773417" w:rsidRDefault="00DD5D19" w:rsidP="00DD5D19">
            <w:pPr>
              <w:rPr>
                <w:rFonts w:cstheme="minorHAnsi"/>
                <w:bCs/>
                <w:color w:val="000000"/>
                <w:szCs w:val="20"/>
              </w:rPr>
            </w:pPr>
            <w:r w:rsidRPr="00773417">
              <w:rPr>
                <w:rFonts w:cstheme="minorHAnsi"/>
                <w:bCs/>
                <w:color w:val="000000"/>
                <w:szCs w:val="20"/>
              </w:rPr>
              <w:t>Infants.CPatID</w:t>
            </w:r>
          </w:p>
        </w:tc>
        <w:tc>
          <w:tcPr>
            <w:tcW w:w="3600" w:type="dxa"/>
          </w:tcPr>
          <w:p w14:paraId="0484F518" w14:textId="77777777" w:rsidR="00DD5D19" w:rsidRPr="00773417" w:rsidRDefault="00DD5D19" w:rsidP="00DD5D19">
            <w:r w:rsidRPr="00773417">
              <w:t>If variable 2 is filled, must be found in MIL table</w:t>
            </w:r>
          </w:p>
        </w:tc>
        <w:tc>
          <w:tcPr>
            <w:tcW w:w="3150" w:type="dxa"/>
          </w:tcPr>
          <w:p w14:paraId="7BBB3A89" w14:textId="77777777" w:rsidR="00DD5D19" w:rsidRPr="00773417" w:rsidRDefault="00DD5D19" w:rsidP="00DD5D19">
            <w:r w:rsidRPr="00773417">
              <w:t>If not found in MIL table, set IDFileStatus=N and abort</w:t>
            </w:r>
          </w:p>
        </w:tc>
      </w:tr>
    </w:tbl>
    <w:p w14:paraId="7950E7BD" w14:textId="532CD1F4" w:rsidR="00DD5D19" w:rsidRDefault="00DD5D19" w:rsidP="00DD5D19"/>
    <w:p w14:paraId="797F5C92" w14:textId="70AE1688" w:rsidR="00FE14EB" w:rsidRDefault="00FE14EB" w:rsidP="00DD5D19"/>
    <w:p w14:paraId="61A33FFD" w14:textId="77777777" w:rsidR="00FE14EB" w:rsidRDefault="00FE14EB" w:rsidP="00DD5D19"/>
    <w:p w14:paraId="2E4CC14E" w14:textId="77777777" w:rsidR="00DD5D19" w:rsidRPr="00773417" w:rsidRDefault="00DD5D19" w:rsidP="00DD5D19">
      <w:r w:rsidRPr="00773417">
        <w:t>For IDFileStatus aborts on MPatID/EncounterID, generate a patient-level file, named MIL_IDFileStatus_MPatID, saved to only the DPLocal data library, that follows this structure:</w:t>
      </w:r>
    </w:p>
    <w:tbl>
      <w:tblPr>
        <w:tblStyle w:val="TableGrid"/>
        <w:tblW w:w="5310" w:type="pct"/>
        <w:tblInd w:w="-252" w:type="dxa"/>
        <w:tblLook w:val="04A0" w:firstRow="1" w:lastRow="0" w:firstColumn="1" w:lastColumn="0" w:noHBand="0" w:noVBand="1"/>
      </w:tblPr>
      <w:tblGrid>
        <w:gridCol w:w="1660"/>
        <w:gridCol w:w="1893"/>
        <w:gridCol w:w="929"/>
        <w:gridCol w:w="3039"/>
        <w:gridCol w:w="2409"/>
      </w:tblGrid>
      <w:tr w:rsidR="00DD5D19" w:rsidRPr="00773417" w14:paraId="349CAB29" w14:textId="77777777" w:rsidTr="00DD5D19">
        <w:trPr>
          <w:cantSplit/>
        </w:trPr>
        <w:tc>
          <w:tcPr>
            <w:tcW w:w="836" w:type="pct"/>
          </w:tcPr>
          <w:p w14:paraId="5BC9FB84" w14:textId="77777777" w:rsidR="00DD5D19" w:rsidRPr="00773417" w:rsidRDefault="00DD5D19" w:rsidP="00DD5D19">
            <w:r w:rsidRPr="00773417">
              <w:rPr>
                <w:rFonts w:cstheme="minorHAnsi"/>
                <w:b/>
                <w:bCs/>
                <w:color w:val="000000"/>
                <w:szCs w:val="20"/>
              </w:rPr>
              <w:t>Variable Name</w:t>
            </w:r>
          </w:p>
        </w:tc>
        <w:tc>
          <w:tcPr>
            <w:tcW w:w="953" w:type="pct"/>
          </w:tcPr>
          <w:p w14:paraId="6EC2D7AF" w14:textId="77777777" w:rsidR="00DD5D19" w:rsidRPr="00773417" w:rsidRDefault="00DD5D19" w:rsidP="00DD5D19">
            <w:r w:rsidRPr="00773417">
              <w:rPr>
                <w:rFonts w:cstheme="minorHAnsi"/>
                <w:b/>
                <w:bCs/>
                <w:color w:val="000000"/>
                <w:szCs w:val="20"/>
              </w:rPr>
              <w:t>Type &amp; Length</w:t>
            </w:r>
          </w:p>
        </w:tc>
        <w:tc>
          <w:tcPr>
            <w:tcW w:w="468" w:type="pct"/>
          </w:tcPr>
          <w:p w14:paraId="43D94185" w14:textId="77777777" w:rsidR="00DD5D19" w:rsidRPr="00773417" w:rsidRDefault="00DD5D19" w:rsidP="00DD5D19">
            <w:r w:rsidRPr="00773417">
              <w:rPr>
                <w:rFonts w:cstheme="minorHAnsi"/>
                <w:b/>
                <w:bCs/>
                <w:color w:val="000000"/>
                <w:szCs w:val="20"/>
              </w:rPr>
              <w:t>Format</w:t>
            </w:r>
          </w:p>
        </w:tc>
        <w:tc>
          <w:tcPr>
            <w:tcW w:w="1530" w:type="pct"/>
          </w:tcPr>
          <w:p w14:paraId="00B3695B" w14:textId="77777777" w:rsidR="00DD5D19" w:rsidRPr="00773417" w:rsidRDefault="00DD5D19" w:rsidP="00DD5D19">
            <w:r w:rsidRPr="00773417">
              <w:rPr>
                <w:rFonts w:cstheme="minorHAnsi"/>
                <w:b/>
                <w:bCs/>
                <w:color w:val="000000"/>
                <w:szCs w:val="20"/>
              </w:rPr>
              <w:t>Label</w:t>
            </w:r>
          </w:p>
        </w:tc>
        <w:tc>
          <w:tcPr>
            <w:tcW w:w="1213" w:type="pct"/>
          </w:tcPr>
          <w:p w14:paraId="7DDD79F5" w14:textId="77777777" w:rsidR="00DD5D19" w:rsidRPr="00773417" w:rsidRDefault="00DD5D19" w:rsidP="00DD5D19">
            <w:r w:rsidRPr="00773417">
              <w:rPr>
                <w:rFonts w:cstheme="minorHAnsi"/>
                <w:b/>
                <w:bCs/>
                <w:color w:val="000000"/>
                <w:szCs w:val="20"/>
              </w:rPr>
              <w:t>Values</w:t>
            </w:r>
          </w:p>
        </w:tc>
      </w:tr>
      <w:tr w:rsidR="00DD5D19" w:rsidRPr="00773417" w14:paraId="6FF48A29" w14:textId="77777777" w:rsidTr="00DD5D19">
        <w:trPr>
          <w:cantSplit/>
        </w:trPr>
        <w:tc>
          <w:tcPr>
            <w:tcW w:w="836" w:type="pct"/>
          </w:tcPr>
          <w:p w14:paraId="795F0C59" w14:textId="77777777" w:rsidR="00DD5D19" w:rsidRPr="00773417" w:rsidRDefault="00DD5D19" w:rsidP="00DD5D19">
            <w:r w:rsidRPr="00773417">
              <w:rPr>
                <w:rFonts w:cstheme="minorHAnsi"/>
                <w:bCs/>
                <w:color w:val="000000"/>
                <w:szCs w:val="20"/>
              </w:rPr>
              <w:t>MPatID</w:t>
            </w:r>
          </w:p>
        </w:tc>
        <w:tc>
          <w:tcPr>
            <w:tcW w:w="953" w:type="pct"/>
          </w:tcPr>
          <w:p w14:paraId="4E69A4F9" w14:textId="48085D72" w:rsidR="00DD5D19" w:rsidRPr="00773417" w:rsidRDefault="00C22731" w:rsidP="00DD5D19">
            <w:r>
              <w:rPr>
                <w:rFonts w:cstheme="minorHAnsi"/>
                <w:color w:val="000000"/>
                <w:szCs w:val="20"/>
              </w:rPr>
              <w:t>Num</w:t>
            </w:r>
            <w:r w:rsidR="00DD5D19" w:rsidRPr="00773417">
              <w:rPr>
                <w:rFonts w:cstheme="minorHAnsi"/>
                <w:color w:val="000000"/>
                <w:szCs w:val="20"/>
              </w:rPr>
              <w:t>(Site specific length)</w:t>
            </w:r>
          </w:p>
        </w:tc>
        <w:tc>
          <w:tcPr>
            <w:tcW w:w="468" w:type="pct"/>
          </w:tcPr>
          <w:p w14:paraId="45EABB00" w14:textId="0215E7D2" w:rsidR="00DD5D19" w:rsidRPr="00773417" w:rsidRDefault="00DD5D19" w:rsidP="00DD5D19">
            <w:r w:rsidRPr="00773417">
              <w:rPr>
                <w:rFonts w:cstheme="minorHAnsi"/>
                <w:color w:val="000000"/>
                <w:szCs w:val="20"/>
              </w:rPr>
              <w:t>##.</w:t>
            </w:r>
          </w:p>
        </w:tc>
        <w:tc>
          <w:tcPr>
            <w:tcW w:w="1530" w:type="pct"/>
          </w:tcPr>
          <w:p w14:paraId="5914C0F8" w14:textId="77777777" w:rsidR="00DD5D19" w:rsidRPr="00773417" w:rsidRDefault="00DD5D19" w:rsidP="00DD5D19">
            <w:r w:rsidRPr="00773417">
              <w:rPr>
                <w:rFonts w:cstheme="minorHAnsi"/>
                <w:color w:val="000000"/>
                <w:szCs w:val="20"/>
              </w:rPr>
              <w:t>Mother patient ID</w:t>
            </w:r>
          </w:p>
        </w:tc>
        <w:tc>
          <w:tcPr>
            <w:tcW w:w="1213" w:type="pct"/>
          </w:tcPr>
          <w:p w14:paraId="0C3BDF5C" w14:textId="350D7F24" w:rsidR="00DD5D19" w:rsidRPr="00773417" w:rsidRDefault="00DD5D19" w:rsidP="0080349F">
            <w:r w:rsidRPr="00773417">
              <w:rPr>
                <w:rFonts w:cstheme="minorHAnsi"/>
                <w:color w:val="000000"/>
                <w:szCs w:val="20"/>
              </w:rPr>
              <w:t>Unique member identifier.</w:t>
            </w:r>
          </w:p>
        </w:tc>
      </w:tr>
      <w:tr w:rsidR="00DD5D19" w:rsidRPr="00773417" w14:paraId="3B6859D1" w14:textId="77777777" w:rsidTr="00DD5D19">
        <w:trPr>
          <w:cantSplit/>
        </w:trPr>
        <w:tc>
          <w:tcPr>
            <w:tcW w:w="836" w:type="pct"/>
          </w:tcPr>
          <w:p w14:paraId="13653A83" w14:textId="77777777" w:rsidR="00DD5D19" w:rsidRPr="00773417" w:rsidRDefault="00DD5D19" w:rsidP="00DD5D19">
            <w:pPr>
              <w:rPr>
                <w:rFonts w:cstheme="minorHAnsi"/>
                <w:bCs/>
                <w:color w:val="000000"/>
                <w:szCs w:val="20"/>
              </w:rPr>
            </w:pPr>
            <w:r w:rsidRPr="00773417">
              <w:rPr>
                <w:rFonts w:cstheme="minorHAnsi"/>
                <w:bCs/>
                <w:color w:val="000000"/>
                <w:szCs w:val="20"/>
              </w:rPr>
              <w:t>EncounterID</w:t>
            </w:r>
          </w:p>
        </w:tc>
        <w:tc>
          <w:tcPr>
            <w:tcW w:w="953" w:type="pct"/>
          </w:tcPr>
          <w:p w14:paraId="2D82718F" w14:textId="4BF49C1D" w:rsidR="00DD5D19" w:rsidRPr="00773417" w:rsidRDefault="00C22731" w:rsidP="00DD5D19">
            <w:pPr>
              <w:rPr>
                <w:rFonts w:cstheme="minorHAnsi"/>
                <w:color w:val="000000"/>
                <w:szCs w:val="20"/>
              </w:rPr>
            </w:pPr>
            <w:r>
              <w:rPr>
                <w:rFonts w:cstheme="minorHAnsi"/>
                <w:color w:val="000000"/>
                <w:szCs w:val="20"/>
              </w:rPr>
              <w:t>Num</w:t>
            </w:r>
            <w:r w:rsidR="00DD5D19" w:rsidRPr="00773417">
              <w:rPr>
                <w:rFonts w:cstheme="minorHAnsi"/>
                <w:color w:val="000000"/>
                <w:szCs w:val="20"/>
              </w:rPr>
              <w:t>(Site specific length)</w:t>
            </w:r>
          </w:p>
        </w:tc>
        <w:tc>
          <w:tcPr>
            <w:tcW w:w="468" w:type="pct"/>
          </w:tcPr>
          <w:p w14:paraId="004B36BF" w14:textId="1D6B0A41" w:rsidR="00DD5D19" w:rsidRPr="00773417" w:rsidRDefault="00DD5D19" w:rsidP="00DD5D19">
            <w:pPr>
              <w:rPr>
                <w:rFonts w:cstheme="minorHAnsi"/>
                <w:color w:val="000000"/>
                <w:szCs w:val="20"/>
              </w:rPr>
            </w:pPr>
            <w:r w:rsidRPr="00773417">
              <w:rPr>
                <w:rFonts w:cstheme="minorHAnsi"/>
                <w:color w:val="000000"/>
                <w:szCs w:val="20"/>
              </w:rPr>
              <w:t>##.</w:t>
            </w:r>
          </w:p>
        </w:tc>
        <w:tc>
          <w:tcPr>
            <w:tcW w:w="1530" w:type="pct"/>
          </w:tcPr>
          <w:p w14:paraId="607FEEEA" w14:textId="77777777" w:rsidR="00DD5D19" w:rsidRPr="00773417" w:rsidRDefault="00DD5D19" w:rsidP="00DD5D19">
            <w:pPr>
              <w:rPr>
                <w:rFonts w:cstheme="minorHAnsi"/>
                <w:color w:val="000000"/>
                <w:szCs w:val="20"/>
              </w:rPr>
            </w:pPr>
            <w:r w:rsidRPr="00773417">
              <w:rPr>
                <w:rFonts w:cstheme="minorHAnsi"/>
                <w:color w:val="000000"/>
                <w:szCs w:val="20"/>
              </w:rPr>
              <w:t>Mother’s delivery EncounterID</w:t>
            </w:r>
          </w:p>
        </w:tc>
        <w:tc>
          <w:tcPr>
            <w:tcW w:w="1213" w:type="pct"/>
          </w:tcPr>
          <w:p w14:paraId="26FD6353" w14:textId="77777777" w:rsidR="00DD5D19" w:rsidRPr="00773417" w:rsidRDefault="00DD5D19" w:rsidP="00DD5D19">
            <w:pPr>
              <w:rPr>
                <w:szCs w:val="20"/>
              </w:rPr>
            </w:pPr>
            <w:r w:rsidRPr="00773417">
              <w:rPr>
                <w:rFonts w:cstheme="minorHAnsi"/>
                <w:color w:val="000000"/>
                <w:szCs w:val="20"/>
              </w:rPr>
              <w:t>EncounterID value from SCDM Encounter table, for mother’s delivery encounter.</w:t>
            </w:r>
          </w:p>
          <w:p w14:paraId="61D8209F" w14:textId="77777777" w:rsidR="00DD5D19" w:rsidRPr="00773417" w:rsidRDefault="00DD5D19" w:rsidP="00DD5D19">
            <w:pPr>
              <w:rPr>
                <w:rFonts w:cstheme="minorHAnsi"/>
                <w:color w:val="000000"/>
                <w:szCs w:val="20"/>
              </w:rPr>
            </w:pPr>
            <w:r w:rsidRPr="00773417">
              <w:rPr>
                <w:szCs w:val="20"/>
              </w:rPr>
              <w:t>Bl</w:t>
            </w:r>
            <w:r w:rsidRPr="00773417">
              <w:rPr>
                <w:rFonts w:cstheme="minorHAnsi"/>
                <w:color w:val="000000"/>
                <w:szCs w:val="20"/>
              </w:rPr>
              <w:t>ank for child-only records.</w:t>
            </w:r>
          </w:p>
        </w:tc>
      </w:tr>
      <w:tr w:rsidR="00DD5D19" w:rsidRPr="00773417" w14:paraId="2B6C2B82" w14:textId="77777777" w:rsidTr="00DD5D19">
        <w:trPr>
          <w:cantSplit/>
        </w:trPr>
        <w:tc>
          <w:tcPr>
            <w:tcW w:w="836" w:type="pct"/>
          </w:tcPr>
          <w:p w14:paraId="2D4A698A" w14:textId="77777777" w:rsidR="00DD5D19" w:rsidRPr="00773417" w:rsidRDefault="00DD5D19" w:rsidP="00DD5D19">
            <w:pPr>
              <w:rPr>
                <w:rFonts w:cstheme="minorHAnsi"/>
                <w:bCs/>
                <w:color w:val="000000"/>
                <w:szCs w:val="20"/>
              </w:rPr>
            </w:pPr>
            <w:r w:rsidRPr="00773417">
              <w:rPr>
                <w:rFonts w:cstheme="minorHAnsi"/>
                <w:bCs/>
                <w:color w:val="000000"/>
                <w:szCs w:val="20"/>
              </w:rPr>
              <w:t>IDFileStatus</w:t>
            </w:r>
          </w:p>
        </w:tc>
        <w:tc>
          <w:tcPr>
            <w:tcW w:w="953" w:type="pct"/>
          </w:tcPr>
          <w:p w14:paraId="1ABF98F8" w14:textId="77777777" w:rsidR="00DD5D19" w:rsidRPr="00773417" w:rsidRDefault="00DD5D19" w:rsidP="00DD5D19">
            <w:pPr>
              <w:rPr>
                <w:rFonts w:cstheme="minorHAnsi"/>
                <w:color w:val="000000"/>
                <w:szCs w:val="20"/>
              </w:rPr>
            </w:pPr>
            <w:r w:rsidRPr="00773417">
              <w:rPr>
                <w:rFonts w:cstheme="minorHAnsi"/>
                <w:color w:val="000000"/>
                <w:szCs w:val="20"/>
              </w:rPr>
              <w:t>Char(1)</w:t>
            </w:r>
          </w:p>
        </w:tc>
        <w:tc>
          <w:tcPr>
            <w:tcW w:w="468" w:type="pct"/>
          </w:tcPr>
          <w:p w14:paraId="435C20A9" w14:textId="77777777" w:rsidR="00DD5D19" w:rsidRPr="00773417" w:rsidRDefault="00DD5D19" w:rsidP="00DD5D19">
            <w:pPr>
              <w:rPr>
                <w:rFonts w:cstheme="minorHAnsi"/>
                <w:color w:val="000000"/>
                <w:szCs w:val="20"/>
              </w:rPr>
            </w:pPr>
            <w:r w:rsidRPr="00773417">
              <w:rPr>
                <w:rFonts w:cstheme="minorHAnsi"/>
                <w:color w:val="000000"/>
                <w:szCs w:val="20"/>
              </w:rPr>
              <w:t>$1.</w:t>
            </w:r>
          </w:p>
        </w:tc>
        <w:tc>
          <w:tcPr>
            <w:tcW w:w="1530" w:type="pct"/>
          </w:tcPr>
          <w:p w14:paraId="405DC092" w14:textId="77777777" w:rsidR="00DD5D19" w:rsidRPr="00773417" w:rsidRDefault="00DD5D19" w:rsidP="00DD5D19">
            <w:pPr>
              <w:ind w:left="-59"/>
            </w:pPr>
            <w:r w:rsidRPr="00773417">
              <w:t>N= MPatID from the DPLocal.Deliveries file is not found in M</w:t>
            </w:r>
            <w:r w:rsidRPr="00773417">
              <w:noBreakHyphen/>
              <w:t>I Linkage Table</w:t>
            </w:r>
          </w:p>
          <w:p w14:paraId="67B17E53" w14:textId="77777777" w:rsidR="00DD5D19" w:rsidRPr="00773417" w:rsidRDefault="00DD5D19" w:rsidP="00DD5D19">
            <w:pPr>
              <w:ind w:left="-59"/>
              <w:rPr>
                <w:rFonts w:cstheme="minorHAnsi"/>
                <w:color w:val="000000"/>
                <w:szCs w:val="20"/>
              </w:rPr>
            </w:pPr>
            <w:r w:rsidRPr="00773417">
              <w:t>E= MPatID from the M</w:t>
            </w:r>
            <w:r w:rsidRPr="00773417">
              <w:noBreakHyphen/>
              <w:t>I Linkage Table is not found in the DPLocal.Deliveries file.</w:t>
            </w:r>
          </w:p>
        </w:tc>
        <w:tc>
          <w:tcPr>
            <w:tcW w:w="1213" w:type="pct"/>
          </w:tcPr>
          <w:p w14:paraId="1F481577" w14:textId="77777777" w:rsidR="00DD5D19" w:rsidRPr="00773417" w:rsidRDefault="00DD5D19" w:rsidP="00DD5D19">
            <w:pPr>
              <w:rPr>
                <w:rFonts w:cstheme="minorHAnsi"/>
                <w:color w:val="000000"/>
                <w:szCs w:val="20"/>
              </w:rPr>
            </w:pPr>
          </w:p>
        </w:tc>
      </w:tr>
    </w:tbl>
    <w:p w14:paraId="01A5F0FC" w14:textId="77777777" w:rsidR="00E26D56" w:rsidRDefault="00E26D56" w:rsidP="00DD5D19"/>
    <w:p w14:paraId="40A13F32" w14:textId="61D3490A" w:rsidR="00DD5D19" w:rsidRPr="00773417" w:rsidRDefault="00DD5D19" w:rsidP="00DD5D19">
      <w:r w:rsidRPr="00773417">
        <w:t>For IDFileStatus aborts on CPatID, generate a patient-level file, named MIL_IDFileStatus_CPatID, saved to only the DPlocal data library, that follows this structure:</w:t>
      </w:r>
    </w:p>
    <w:tbl>
      <w:tblPr>
        <w:tblStyle w:val="TableGrid"/>
        <w:tblW w:w="5310" w:type="pct"/>
        <w:tblInd w:w="-252" w:type="dxa"/>
        <w:tblLook w:val="04A0" w:firstRow="1" w:lastRow="0" w:firstColumn="1" w:lastColumn="0" w:noHBand="0" w:noVBand="1"/>
      </w:tblPr>
      <w:tblGrid>
        <w:gridCol w:w="1670"/>
        <w:gridCol w:w="1670"/>
        <w:gridCol w:w="916"/>
        <w:gridCol w:w="2987"/>
        <w:gridCol w:w="2687"/>
      </w:tblGrid>
      <w:tr w:rsidR="00DD5D19" w:rsidRPr="00773417" w14:paraId="474F853B" w14:textId="77777777" w:rsidTr="00DD5D19">
        <w:trPr>
          <w:cantSplit/>
          <w:tblHeader/>
        </w:trPr>
        <w:tc>
          <w:tcPr>
            <w:tcW w:w="841" w:type="pct"/>
          </w:tcPr>
          <w:p w14:paraId="6F04729C" w14:textId="77777777" w:rsidR="00DD5D19" w:rsidRPr="00773417" w:rsidRDefault="00DD5D19" w:rsidP="00DD5D19">
            <w:r w:rsidRPr="00773417">
              <w:rPr>
                <w:rFonts w:cstheme="minorHAnsi"/>
                <w:b/>
                <w:bCs/>
                <w:color w:val="000000"/>
                <w:szCs w:val="20"/>
              </w:rPr>
              <w:t>Variable Name</w:t>
            </w:r>
          </w:p>
        </w:tc>
        <w:tc>
          <w:tcPr>
            <w:tcW w:w="841" w:type="pct"/>
          </w:tcPr>
          <w:p w14:paraId="18ADC75B" w14:textId="77777777" w:rsidR="00DD5D19" w:rsidRPr="00773417" w:rsidRDefault="00DD5D19" w:rsidP="00DD5D19">
            <w:r w:rsidRPr="00773417">
              <w:rPr>
                <w:rFonts w:cstheme="minorHAnsi"/>
                <w:b/>
                <w:bCs/>
                <w:color w:val="000000"/>
                <w:szCs w:val="20"/>
              </w:rPr>
              <w:t>Type &amp; Length</w:t>
            </w:r>
          </w:p>
        </w:tc>
        <w:tc>
          <w:tcPr>
            <w:tcW w:w="461" w:type="pct"/>
          </w:tcPr>
          <w:p w14:paraId="5DC5AB20" w14:textId="77777777" w:rsidR="00DD5D19" w:rsidRPr="00773417" w:rsidRDefault="00DD5D19" w:rsidP="00DD5D19">
            <w:r w:rsidRPr="00773417">
              <w:rPr>
                <w:rFonts w:cstheme="minorHAnsi"/>
                <w:b/>
                <w:bCs/>
                <w:color w:val="000000"/>
                <w:szCs w:val="20"/>
              </w:rPr>
              <w:t>Format</w:t>
            </w:r>
          </w:p>
        </w:tc>
        <w:tc>
          <w:tcPr>
            <w:tcW w:w="1504" w:type="pct"/>
          </w:tcPr>
          <w:p w14:paraId="0342C5E4" w14:textId="77777777" w:rsidR="00DD5D19" w:rsidRPr="00773417" w:rsidRDefault="00DD5D19" w:rsidP="00DD5D19">
            <w:r w:rsidRPr="00773417">
              <w:rPr>
                <w:rFonts w:cstheme="minorHAnsi"/>
                <w:b/>
                <w:bCs/>
                <w:color w:val="000000"/>
                <w:szCs w:val="20"/>
              </w:rPr>
              <w:t>Label</w:t>
            </w:r>
          </w:p>
        </w:tc>
        <w:tc>
          <w:tcPr>
            <w:tcW w:w="1353" w:type="pct"/>
          </w:tcPr>
          <w:p w14:paraId="33AE7872" w14:textId="77777777" w:rsidR="00DD5D19" w:rsidRPr="00773417" w:rsidRDefault="00DD5D19" w:rsidP="00DD5D19">
            <w:r w:rsidRPr="00773417">
              <w:rPr>
                <w:rFonts w:cstheme="minorHAnsi"/>
                <w:b/>
                <w:bCs/>
                <w:color w:val="000000"/>
                <w:szCs w:val="20"/>
              </w:rPr>
              <w:t>Values</w:t>
            </w:r>
          </w:p>
        </w:tc>
      </w:tr>
      <w:tr w:rsidR="00DD5D19" w:rsidRPr="00773417" w14:paraId="28B305B4" w14:textId="77777777" w:rsidTr="00DD5D19">
        <w:trPr>
          <w:cantSplit/>
        </w:trPr>
        <w:tc>
          <w:tcPr>
            <w:tcW w:w="841" w:type="pct"/>
          </w:tcPr>
          <w:p w14:paraId="50B714C7" w14:textId="77777777" w:rsidR="00DD5D19" w:rsidRPr="00773417" w:rsidRDefault="00DD5D19" w:rsidP="00DD5D19">
            <w:r w:rsidRPr="00773417">
              <w:rPr>
                <w:rFonts w:cstheme="minorHAnsi"/>
                <w:bCs/>
                <w:color w:val="000000"/>
                <w:szCs w:val="20"/>
              </w:rPr>
              <w:t>CPatID</w:t>
            </w:r>
          </w:p>
        </w:tc>
        <w:tc>
          <w:tcPr>
            <w:tcW w:w="841" w:type="pct"/>
          </w:tcPr>
          <w:p w14:paraId="1AA50929" w14:textId="71C2CE73" w:rsidR="00DD5D19" w:rsidRPr="00773417" w:rsidRDefault="00C22731" w:rsidP="00DD5D19">
            <w:r>
              <w:rPr>
                <w:rFonts w:cstheme="minorHAnsi"/>
                <w:color w:val="000000"/>
                <w:szCs w:val="20"/>
              </w:rPr>
              <w:t>Num</w:t>
            </w:r>
            <w:r w:rsidR="00DD5D19" w:rsidRPr="00773417">
              <w:rPr>
                <w:rFonts w:cstheme="minorHAnsi"/>
                <w:color w:val="000000"/>
                <w:szCs w:val="20"/>
              </w:rPr>
              <w:t>(Site specific length)</w:t>
            </w:r>
          </w:p>
        </w:tc>
        <w:tc>
          <w:tcPr>
            <w:tcW w:w="461" w:type="pct"/>
          </w:tcPr>
          <w:p w14:paraId="485D2ED4" w14:textId="2E75247A" w:rsidR="00DD5D19" w:rsidRPr="00773417" w:rsidRDefault="00DD5D19" w:rsidP="00DD5D19">
            <w:r w:rsidRPr="00773417">
              <w:rPr>
                <w:rFonts w:cstheme="minorHAnsi"/>
                <w:color w:val="000000"/>
                <w:szCs w:val="20"/>
              </w:rPr>
              <w:t>##.</w:t>
            </w:r>
          </w:p>
        </w:tc>
        <w:tc>
          <w:tcPr>
            <w:tcW w:w="1504" w:type="pct"/>
          </w:tcPr>
          <w:p w14:paraId="39DA590D" w14:textId="77777777" w:rsidR="00DD5D19" w:rsidRPr="00773417" w:rsidRDefault="00DD5D19" w:rsidP="00DD5D19">
            <w:r w:rsidRPr="00773417">
              <w:rPr>
                <w:rFonts w:cstheme="minorHAnsi"/>
                <w:color w:val="000000"/>
                <w:szCs w:val="20"/>
              </w:rPr>
              <w:t>Infant patient ID</w:t>
            </w:r>
          </w:p>
        </w:tc>
        <w:tc>
          <w:tcPr>
            <w:tcW w:w="1353" w:type="pct"/>
          </w:tcPr>
          <w:p w14:paraId="08971FFE" w14:textId="561A99AF" w:rsidR="00DD5D19" w:rsidRPr="00773417" w:rsidRDefault="00DD5D19" w:rsidP="0080349F">
            <w:r w:rsidRPr="00773417">
              <w:rPr>
                <w:rFonts w:cstheme="minorHAnsi"/>
                <w:color w:val="000000"/>
                <w:szCs w:val="20"/>
              </w:rPr>
              <w:t>Unique member identifier.</w:t>
            </w:r>
          </w:p>
        </w:tc>
      </w:tr>
      <w:tr w:rsidR="00DD5D19" w:rsidRPr="00773417" w14:paraId="7B7A5D99" w14:textId="77777777" w:rsidTr="00DD5D19">
        <w:trPr>
          <w:cantSplit/>
        </w:trPr>
        <w:tc>
          <w:tcPr>
            <w:tcW w:w="841" w:type="pct"/>
          </w:tcPr>
          <w:p w14:paraId="76EE873B" w14:textId="77777777" w:rsidR="00DD5D19" w:rsidRPr="00773417" w:rsidRDefault="00DD5D19" w:rsidP="00DD5D19">
            <w:pPr>
              <w:rPr>
                <w:rFonts w:cstheme="minorHAnsi"/>
                <w:bCs/>
                <w:color w:val="000000"/>
                <w:szCs w:val="20"/>
              </w:rPr>
            </w:pPr>
            <w:r w:rsidRPr="00773417">
              <w:rPr>
                <w:rFonts w:cstheme="minorHAnsi"/>
                <w:bCs/>
                <w:color w:val="000000"/>
                <w:szCs w:val="20"/>
              </w:rPr>
              <w:t>IDFileStatus</w:t>
            </w:r>
          </w:p>
        </w:tc>
        <w:tc>
          <w:tcPr>
            <w:tcW w:w="841" w:type="pct"/>
          </w:tcPr>
          <w:p w14:paraId="37C6CF28" w14:textId="77777777" w:rsidR="00DD5D19" w:rsidRPr="00773417" w:rsidRDefault="00DD5D19" w:rsidP="00DD5D19">
            <w:pPr>
              <w:rPr>
                <w:rFonts w:cstheme="minorHAnsi"/>
                <w:color w:val="000000"/>
                <w:szCs w:val="20"/>
              </w:rPr>
            </w:pPr>
            <w:r w:rsidRPr="00773417">
              <w:rPr>
                <w:rFonts w:cstheme="minorHAnsi"/>
                <w:color w:val="000000"/>
                <w:szCs w:val="20"/>
              </w:rPr>
              <w:t>Char(1)</w:t>
            </w:r>
          </w:p>
        </w:tc>
        <w:tc>
          <w:tcPr>
            <w:tcW w:w="461" w:type="pct"/>
          </w:tcPr>
          <w:p w14:paraId="6105FA96" w14:textId="77777777" w:rsidR="00DD5D19" w:rsidRPr="00773417" w:rsidRDefault="00DD5D19" w:rsidP="00DD5D19">
            <w:pPr>
              <w:rPr>
                <w:rFonts w:cstheme="minorHAnsi"/>
                <w:color w:val="000000"/>
                <w:szCs w:val="20"/>
              </w:rPr>
            </w:pPr>
            <w:r w:rsidRPr="00773417">
              <w:rPr>
                <w:rFonts w:cstheme="minorHAnsi"/>
                <w:color w:val="000000"/>
                <w:szCs w:val="20"/>
              </w:rPr>
              <w:t>$1.</w:t>
            </w:r>
          </w:p>
        </w:tc>
        <w:tc>
          <w:tcPr>
            <w:tcW w:w="1504" w:type="pct"/>
          </w:tcPr>
          <w:p w14:paraId="3D6B2A27" w14:textId="77777777" w:rsidR="00DD5D19" w:rsidRPr="00773417" w:rsidRDefault="00DD5D19" w:rsidP="00DD5D19">
            <w:pPr>
              <w:ind w:left="-59"/>
            </w:pPr>
            <w:r w:rsidRPr="00773417">
              <w:t>N= CPatID from the DPLocal.Infants file is not found in M</w:t>
            </w:r>
            <w:r w:rsidRPr="00773417">
              <w:noBreakHyphen/>
              <w:t>I Linkage Table</w:t>
            </w:r>
          </w:p>
          <w:p w14:paraId="533CF5F4" w14:textId="5586B9DF" w:rsidR="00DD5D19" w:rsidRPr="00773417" w:rsidRDefault="00DD5D19" w:rsidP="0029475F">
            <w:pPr>
              <w:ind w:left="-59"/>
              <w:rPr>
                <w:rFonts w:cstheme="minorHAnsi"/>
                <w:color w:val="000000"/>
                <w:szCs w:val="20"/>
              </w:rPr>
            </w:pPr>
            <w:r w:rsidRPr="00773417">
              <w:t xml:space="preserve">E= </w:t>
            </w:r>
            <w:r w:rsidR="0029475F">
              <w:t>C</w:t>
            </w:r>
            <w:r w:rsidR="0029475F" w:rsidRPr="00773417">
              <w:t xml:space="preserve">PatID </w:t>
            </w:r>
            <w:r w:rsidRPr="00773417">
              <w:t>from the M</w:t>
            </w:r>
            <w:r w:rsidRPr="00773417">
              <w:noBreakHyphen/>
              <w:t>I Linkage Table is not found in the DPLocal.Infants file.</w:t>
            </w:r>
          </w:p>
        </w:tc>
        <w:tc>
          <w:tcPr>
            <w:tcW w:w="1353" w:type="pct"/>
          </w:tcPr>
          <w:p w14:paraId="64B47F09" w14:textId="77777777" w:rsidR="00DD5D19" w:rsidRPr="00773417" w:rsidRDefault="00DD5D19" w:rsidP="00DD5D19">
            <w:pPr>
              <w:rPr>
                <w:rFonts w:cstheme="minorHAnsi"/>
                <w:color w:val="000000"/>
                <w:szCs w:val="20"/>
              </w:rPr>
            </w:pPr>
          </w:p>
        </w:tc>
      </w:tr>
    </w:tbl>
    <w:p w14:paraId="32422330" w14:textId="77777777" w:rsidR="00DD5D19" w:rsidRPr="00DD5D19" w:rsidRDefault="00DD5D19" w:rsidP="00DD5D19"/>
    <w:p w14:paraId="4C2F1A1F" w14:textId="6E8CECD5" w:rsidR="00DD5D19" w:rsidRDefault="00DD5D19" w:rsidP="00DD5D19">
      <w:pPr>
        <w:pStyle w:val="Heading2"/>
      </w:pPr>
      <w:bookmarkStart w:id="24" w:name="_Toc66377153"/>
      <w:r>
        <w:t>Level 3</w:t>
      </w:r>
      <w:bookmarkEnd w:id="24"/>
    </w:p>
    <w:p w14:paraId="2F669500" w14:textId="3BB05ABF" w:rsidR="00DD5D19" w:rsidRDefault="00DD5D19" w:rsidP="00DD5D19">
      <w:pPr>
        <w:pStyle w:val="Heading3"/>
      </w:pPr>
      <w:bookmarkStart w:id="25" w:name="_Toc66377154"/>
      <w:r>
        <w:t>Suspect Linkages</w:t>
      </w:r>
      <w:bookmarkEnd w:id="25"/>
    </w:p>
    <w:p w14:paraId="0E8CC9AA" w14:textId="785CFDA2" w:rsidR="00DD5D19" w:rsidRPr="00773417" w:rsidRDefault="00DD5D19" w:rsidP="00DD5D19">
      <w:pPr>
        <w:keepNext/>
        <w:spacing w:after="120"/>
      </w:pPr>
      <w:r w:rsidRPr="00773417">
        <w:t xml:space="preserve">The following level 3 checks will be used to characterize </w:t>
      </w:r>
      <w:r w:rsidR="00E33AB8">
        <w:t xml:space="preserve">and flag </w:t>
      </w:r>
      <w:r w:rsidR="002E2A4E">
        <w:t xml:space="preserve">inconsistent or questionable </w:t>
      </w:r>
      <w:r w:rsidRPr="00773417">
        <w:t>linkages</w:t>
      </w:r>
      <w:r w:rsidR="002E2A4E">
        <w:t>.</w:t>
      </w:r>
    </w:p>
    <w:p w14:paraId="77962DD8" w14:textId="79FCB24B" w:rsidR="00DD5D19" w:rsidRDefault="00DD5D19" w:rsidP="00DD5D19">
      <w:pPr>
        <w:pStyle w:val="Heading4"/>
      </w:pPr>
      <w:r>
        <w:t>Mother Infant Linkage Table</w:t>
      </w:r>
    </w:p>
    <w:tbl>
      <w:tblPr>
        <w:tblStyle w:val="TableGrid"/>
        <w:tblW w:w="9738" w:type="dxa"/>
        <w:tblInd w:w="18" w:type="dxa"/>
        <w:tblLook w:val="04A0" w:firstRow="1" w:lastRow="0" w:firstColumn="1" w:lastColumn="0" w:noHBand="0" w:noVBand="1"/>
      </w:tblPr>
      <w:tblGrid>
        <w:gridCol w:w="5058"/>
        <w:gridCol w:w="4680"/>
      </w:tblGrid>
      <w:tr w:rsidR="00DD5D19" w:rsidRPr="00773417" w14:paraId="64143F25" w14:textId="77777777" w:rsidTr="00DD5D19">
        <w:trPr>
          <w:cantSplit/>
          <w:tblHeader/>
        </w:trPr>
        <w:tc>
          <w:tcPr>
            <w:tcW w:w="5058" w:type="dxa"/>
          </w:tcPr>
          <w:p w14:paraId="47493FDF" w14:textId="77777777" w:rsidR="00DD5D19" w:rsidRPr="00773417" w:rsidRDefault="00DD5D19" w:rsidP="00DD5D19">
            <w:pPr>
              <w:keepNext/>
              <w:rPr>
                <w:b/>
                <w:szCs w:val="20"/>
              </w:rPr>
            </w:pPr>
            <w:r w:rsidRPr="00773417">
              <w:rPr>
                <w:b/>
                <w:szCs w:val="20"/>
              </w:rPr>
              <w:t>Definition</w:t>
            </w:r>
          </w:p>
        </w:tc>
        <w:tc>
          <w:tcPr>
            <w:tcW w:w="0" w:type="auto"/>
          </w:tcPr>
          <w:p w14:paraId="60241A5D" w14:textId="77777777" w:rsidR="00DD5D19" w:rsidRPr="00773417" w:rsidRDefault="00DD5D19" w:rsidP="00DD5D19">
            <w:pPr>
              <w:keepNext/>
              <w:rPr>
                <w:b/>
                <w:szCs w:val="20"/>
              </w:rPr>
            </w:pPr>
            <w:r w:rsidRPr="00773417">
              <w:rPr>
                <w:b/>
                <w:szCs w:val="20"/>
              </w:rPr>
              <w:t>Message</w:t>
            </w:r>
          </w:p>
        </w:tc>
      </w:tr>
      <w:tr w:rsidR="00DD5D19" w:rsidRPr="00773417" w14:paraId="590A1F41" w14:textId="77777777" w:rsidTr="00DD5D19">
        <w:trPr>
          <w:cantSplit/>
        </w:trPr>
        <w:tc>
          <w:tcPr>
            <w:tcW w:w="5058" w:type="dxa"/>
          </w:tcPr>
          <w:p w14:paraId="77C754B7" w14:textId="77777777" w:rsidR="00DD5D19" w:rsidRPr="00773417" w:rsidRDefault="00DD5D19" w:rsidP="00DD5D19">
            <w:pPr>
              <w:rPr>
                <w:rFonts w:cstheme="minorHAnsi"/>
                <w:bCs/>
                <w:color w:val="000000"/>
                <w:szCs w:val="20"/>
              </w:rPr>
            </w:pPr>
            <w:r w:rsidRPr="00773417">
              <w:rPr>
                <w:rFonts w:cstheme="minorHAnsi"/>
                <w:bCs/>
                <w:color w:val="000000"/>
                <w:szCs w:val="20"/>
              </w:rPr>
              <w:t>Birth_Type= 1-8 and number of linked records per MPatID/ADate combination differs (e.g., Birth_Type=1 and &gt;1 CPatID is linked to MPatID/EncounterID combination)</w:t>
            </w:r>
          </w:p>
        </w:tc>
        <w:tc>
          <w:tcPr>
            <w:tcW w:w="0" w:type="auto"/>
          </w:tcPr>
          <w:p w14:paraId="3509EE5C" w14:textId="77777777" w:rsidR="00DD5D19" w:rsidRPr="00773417" w:rsidRDefault="00DD5D19" w:rsidP="00DD5D19">
            <w:pPr>
              <w:rPr>
                <w:szCs w:val="20"/>
              </w:rPr>
            </w:pPr>
            <w:r w:rsidRPr="00773417">
              <w:rPr>
                <w:szCs w:val="20"/>
              </w:rPr>
              <w:t>MPatID (</w:t>
            </w:r>
            <w:r w:rsidRPr="00773417">
              <w:rPr>
                <w:i/>
                <w:szCs w:val="20"/>
                <w:u w:val="single"/>
              </w:rPr>
              <w:t>Value</w:t>
            </w:r>
            <w:r w:rsidRPr="00773417">
              <w:rPr>
                <w:szCs w:val="20"/>
              </w:rPr>
              <w:t>), EncounterID (</w:t>
            </w:r>
            <w:r w:rsidRPr="00773417">
              <w:rPr>
                <w:i/>
                <w:szCs w:val="20"/>
                <w:u w:val="single"/>
              </w:rPr>
              <w:t>Value</w:t>
            </w:r>
            <w:r w:rsidRPr="00773417">
              <w:rPr>
                <w:szCs w:val="20"/>
              </w:rPr>
              <w:t>), ADate (</w:t>
            </w:r>
            <w:r w:rsidRPr="00773417">
              <w:rPr>
                <w:i/>
                <w:szCs w:val="20"/>
                <w:u w:val="single"/>
              </w:rPr>
              <w:t>mm/dd/yyyy</w:t>
            </w:r>
            <w:r w:rsidRPr="00773417">
              <w:rPr>
                <w:szCs w:val="20"/>
              </w:rPr>
              <w:t xml:space="preserve">), </w:t>
            </w:r>
            <w:r w:rsidRPr="00773417">
              <w:rPr>
                <w:rFonts w:cstheme="minorHAnsi"/>
                <w:bCs/>
                <w:color w:val="000000"/>
                <w:szCs w:val="20"/>
              </w:rPr>
              <w:t>Birth_Type</w:t>
            </w:r>
            <w:r w:rsidRPr="00773417">
              <w:rPr>
                <w:szCs w:val="20"/>
              </w:rPr>
              <w:t xml:space="preserve"> (</w:t>
            </w:r>
            <w:r w:rsidRPr="00773417">
              <w:rPr>
                <w:i/>
                <w:szCs w:val="20"/>
                <w:u w:val="single"/>
              </w:rPr>
              <w:t>Value</w:t>
            </w:r>
            <w:r w:rsidRPr="00773417">
              <w:rPr>
                <w:szCs w:val="20"/>
              </w:rPr>
              <w:t xml:space="preserve">): </w:t>
            </w:r>
            <w:r w:rsidRPr="00773417">
              <w:rPr>
                <w:rFonts w:cstheme="minorHAnsi"/>
                <w:bCs/>
                <w:color w:val="000000"/>
                <w:szCs w:val="20"/>
              </w:rPr>
              <w:t>Birth_Type value not consistent with number of linkages; confirmation required</w:t>
            </w:r>
          </w:p>
        </w:tc>
      </w:tr>
      <w:tr w:rsidR="00DD5D19" w:rsidRPr="00773417" w14:paraId="752E2234" w14:textId="77777777" w:rsidTr="00DD5D19">
        <w:trPr>
          <w:cantSplit/>
        </w:trPr>
        <w:tc>
          <w:tcPr>
            <w:tcW w:w="5058" w:type="dxa"/>
          </w:tcPr>
          <w:p w14:paraId="745DE6AA" w14:textId="77777777" w:rsidR="00DD5D19" w:rsidRPr="00773417" w:rsidRDefault="00DD5D19" w:rsidP="00DD5D19">
            <w:pPr>
              <w:rPr>
                <w:rFonts w:cstheme="minorHAnsi"/>
                <w:bCs/>
                <w:color w:val="000000"/>
                <w:szCs w:val="20"/>
              </w:rPr>
            </w:pPr>
            <w:r w:rsidRPr="00773417">
              <w:rPr>
                <w:rFonts w:cstheme="minorHAnsi"/>
                <w:bCs/>
                <w:color w:val="000000"/>
                <w:szCs w:val="20"/>
              </w:rPr>
              <w:t>Birth_Type= 2-8 and no CPatIDs are linked</w:t>
            </w:r>
          </w:p>
        </w:tc>
        <w:tc>
          <w:tcPr>
            <w:tcW w:w="0" w:type="auto"/>
          </w:tcPr>
          <w:p w14:paraId="5166F0BB" w14:textId="77777777" w:rsidR="00DD5D19" w:rsidRPr="00773417" w:rsidRDefault="00DD5D19" w:rsidP="00DD5D19">
            <w:pPr>
              <w:rPr>
                <w:szCs w:val="20"/>
              </w:rPr>
            </w:pPr>
            <w:r w:rsidRPr="00773417">
              <w:rPr>
                <w:szCs w:val="20"/>
              </w:rPr>
              <w:t>MPatID (</w:t>
            </w:r>
            <w:r w:rsidRPr="00773417">
              <w:rPr>
                <w:i/>
                <w:szCs w:val="20"/>
                <w:u w:val="single"/>
              </w:rPr>
              <w:t>Value</w:t>
            </w:r>
            <w:r w:rsidRPr="00773417">
              <w:rPr>
                <w:szCs w:val="20"/>
              </w:rPr>
              <w:t>), EncounterID (</w:t>
            </w:r>
            <w:r w:rsidRPr="00773417">
              <w:rPr>
                <w:i/>
                <w:szCs w:val="20"/>
                <w:u w:val="single"/>
              </w:rPr>
              <w:t>Value</w:t>
            </w:r>
            <w:r w:rsidRPr="00773417">
              <w:rPr>
                <w:szCs w:val="20"/>
              </w:rPr>
              <w:t>), ADate (</w:t>
            </w:r>
            <w:r w:rsidRPr="00773417">
              <w:rPr>
                <w:i/>
                <w:szCs w:val="20"/>
                <w:u w:val="single"/>
              </w:rPr>
              <w:t>mm/dd/yyyy</w:t>
            </w:r>
            <w:r w:rsidRPr="00773417">
              <w:rPr>
                <w:szCs w:val="20"/>
              </w:rPr>
              <w:t xml:space="preserve">) </w:t>
            </w:r>
            <w:r w:rsidRPr="00773417">
              <w:rPr>
                <w:rFonts w:cstheme="minorHAnsi"/>
                <w:bCs/>
                <w:color w:val="000000"/>
                <w:szCs w:val="20"/>
              </w:rPr>
              <w:t>Birth_Type</w:t>
            </w:r>
            <w:r w:rsidRPr="00773417">
              <w:rPr>
                <w:szCs w:val="20"/>
              </w:rPr>
              <w:t xml:space="preserve"> (</w:t>
            </w:r>
            <w:r w:rsidRPr="00773417">
              <w:rPr>
                <w:i/>
                <w:szCs w:val="20"/>
                <w:u w:val="single"/>
              </w:rPr>
              <w:t>Value</w:t>
            </w:r>
            <w:r w:rsidRPr="00773417">
              <w:rPr>
                <w:szCs w:val="20"/>
              </w:rPr>
              <w:t>)::</w:t>
            </w:r>
            <w:r w:rsidRPr="00773417">
              <w:rPr>
                <w:rFonts w:cstheme="minorHAnsi"/>
                <w:bCs/>
                <w:color w:val="000000"/>
                <w:szCs w:val="20"/>
              </w:rPr>
              <w:t>No linkages were found; confirmation required</w:t>
            </w:r>
          </w:p>
        </w:tc>
      </w:tr>
      <w:tr w:rsidR="00DD5D19" w:rsidRPr="00773417" w14:paraId="0FED4C5A" w14:textId="77777777" w:rsidTr="00DD5D19">
        <w:trPr>
          <w:cantSplit/>
        </w:trPr>
        <w:tc>
          <w:tcPr>
            <w:tcW w:w="5058" w:type="dxa"/>
          </w:tcPr>
          <w:p w14:paraId="05E310CB" w14:textId="77777777" w:rsidR="00DD5D19" w:rsidRPr="00773417" w:rsidRDefault="00DD5D19" w:rsidP="00DD5D19">
            <w:pPr>
              <w:rPr>
                <w:rFonts w:cstheme="minorHAnsi"/>
                <w:bCs/>
                <w:color w:val="000000"/>
                <w:szCs w:val="20"/>
              </w:rPr>
            </w:pPr>
            <w:r w:rsidRPr="00773417">
              <w:rPr>
                <w:rFonts w:cstheme="minorHAnsi"/>
                <w:bCs/>
                <w:color w:val="000000"/>
                <w:szCs w:val="20"/>
              </w:rPr>
              <w:t>MPatID not linked to CPatID</w:t>
            </w:r>
          </w:p>
        </w:tc>
        <w:tc>
          <w:tcPr>
            <w:tcW w:w="0" w:type="auto"/>
          </w:tcPr>
          <w:p w14:paraId="7307DE6F" w14:textId="77777777" w:rsidR="00DD5D19" w:rsidRPr="00773417" w:rsidRDefault="00DD5D19" w:rsidP="00DD5D19">
            <w:pPr>
              <w:rPr>
                <w:szCs w:val="20"/>
              </w:rPr>
            </w:pPr>
            <w:r w:rsidRPr="00773417">
              <w:rPr>
                <w:szCs w:val="20"/>
              </w:rPr>
              <w:t>MPatID (</w:t>
            </w:r>
            <w:r w:rsidRPr="00773417">
              <w:rPr>
                <w:i/>
                <w:szCs w:val="20"/>
                <w:u w:val="single"/>
              </w:rPr>
              <w:t>Value</w:t>
            </w:r>
            <w:r w:rsidRPr="00773417">
              <w:rPr>
                <w:szCs w:val="20"/>
              </w:rPr>
              <w:t>), EncounterID (</w:t>
            </w:r>
            <w:r w:rsidRPr="00773417">
              <w:rPr>
                <w:i/>
                <w:szCs w:val="20"/>
                <w:u w:val="single"/>
              </w:rPr>
              <w:t>Value</w:t>
            </w:r>
            <w:r w:rsidRPr="00773417">
              <w:rPr>
                <w:szCs w:val="20"/>
              </w:rPr>
              <w:t>), ADate (</w:t>
            </w:r>
            <w:r w:rsidRPr="00773417">
              <w:rPr>
                <w:i/>
                <w:szCs w:val="20"/>
                <w:u w:val="single"/>
              </w:rPr>
              <w:t>mm/dd/yyyy</w:t>
            </w:r>
            <w:r w:rsidRPr="00773417">
              <w:rPr>
                <w:szCs w:val="20"/>
              </w:rPr>
              <w:t>):No linkage to infant was found; confirmation required</w:t>
            </w:r>
          </w:p>
        </w:tc>
      </w:tr>
      <w:tr w:rsidR="00DD5D19" w:rsidRPr="00773417" w14:paraId="267EEC5C" w14:textId="77777777" w:rsidTr="00DD5D19">
        <w:trPr>
          <w:cantSplit/>
        </w:trPr>
        <w:tc>
          <w:tcPr>
            <w:tcW w:w="5058" w:type="dxa"/>
          </w:tcPr>
          <w:p w14:paraId="1D96CE45" w14:textId="77777777" w:rsidR="00DD5D19" w:rsidRPr="00773417" w:rsidRDefault="00DD5D19" w:rsidP="00DD5D19">
            <w:pPr>
              <w:rPr>
                <w:rFonts w:cstheme="minorHAnsi"/>
                <w:bCs/>
                <w:color w:val="000000"/>
                <w:szCs w:val="20"/>
              </w:rPr>
            </w:pPr>
            <w:r w:rsidRPr="00773417">
              <w:rPr>
                <w:rFonts w:cstheme="minorHAnsi"/>
                <w:bCs/>
                <w:color w:val="000000"/>
                <w:szCs w:val="20"/>
              </w:rPr>
              <w:t>CPatID not linked to MPatID</w:t>
            </w:r>
          </w:p>
        </w:tc>
        <w:tc>
          <w:tcPr>
            <w:tcW w:w="0" w:type="auto"/>
          </w:tcPr>
          <w:p w14:paraId="3D740209" w14:textId="77777777" w:rsidR="00DD5D19" w:rsidRPr="00773417" w:rsidRDefault="00DD5D19" w:rsidP="00DD5D19">
            <w:pPr>
              <w:rPr>
                <w:szCs w:val="20"/>
              </w:rPr>
            </w:pPr>
            <w:r w:rsidRPr="00773417">
              <w:rPr>
                <w:szCs w:val="20"/>
              </w:rPr>
              <w:t>MPatID (</w:t>
            </w:r>
            <w:r w:rsidRPr="00773417">
              <w:rPr>
                <w:i/>
                <w:szCs w:val="20"/>
                <w:u w:val="single"/>
              </w:rPr>
              <w:t>Value</w:t>
            </w:r>
            <w:r w:rsidRPr="00773417">
              <w:rPr>
                <w:szCs w:val="20"/>
              </w:rPr>
              <w:t>), CBirth_Date (</w:t>
            </w:r>
            <w:r w:rsidRPr="00773417">
              <w:rPr>
                <w:i/>
                <w:szCs w:val="20"/>
                <w:u w:val="single"/>
              </w:rPr>
              <w:t>mm/dd/yyyy</w:t>
            </w:r>
            <w:r w:rsidRPr="00773417">
              <w:rPr>
                <w:szCs w:val="20"/>
              </w:rPr>
              <w:t>):No linkage to mother/delivery was found; confirmation required</w:t>
            </w:r>
          </w:p>
        </w:tc>
      </w:tr>
    </w:tbl>
    <w:p w14:paraId="0C24EE63" w14:textId="2DAAA539" w:rsidR="00DD5D19" w:rsidRDefault="00DD5D19" w:rsidP="00DD5D19"/>
    <w:p w14:paraId="06915447" w14:textId="7DB4CDDF" w:rsidR="00DD5D19" w:rsidRDefault="00DD5D19" w:rsidP="00DD5D19">
      <w:pPr>
        <w:pStyle w:val="Heading3"/>
      </w:pPr>
      <w:bookmarkStart w:id="26" w:name="_Toc66377155"/>
      <w:r>
        <w:t>Mother-Infant Data Distribution Table</w:t>
      </w:r>
      <w:bookmarkEnd w:id="26"/>
    </w:p>
    <w:p w14:paraId="644E194C" w14:textId="77777777" w:rsidR="00DD5D19" w:rsidRPr="00773417" w:rsidRDefault="00DD5D19" w:rsidP="00DD5D19">
      <w:pPr>
        <w:spacing w:after="120"/>
      </w:pPr>
      <w:r w:rsidRPr="00773417">
        <w:t>The level 3 checks will be used to characterize data distributions and trends over time.  Please follow the steps below to create this dataset.</w:t>
      </w:r>
    </w:p>
    <w:p w14:paraId="232D7691" w14:textId="77777777" w:rsidR="00DD5D19" w:rsidRPr="00773417" w:rsidRDefault="00DD5D19" w:rsidP="008A6934">
      <w:pPr>
        <w:pStyle w:val="ListParagraph"/>
        <w:numPr>
          <w:ilvl w:val="0"/>
          <w:numId w:val="8"/>
        </w:numPr>
        <w:spacing w:after="0"/>
      </w:pPr>
      <w:r w:rsidRPr="00773417">
        <w:t>Using the M</w:t>
      </w:r>
      <w:r w:rsidRPr="00773417">
        <w:noBreakHyphen/>
        <w:t>I Linkage Table, keep variables: MPatID, CPatID, EncounterID, Birth_Type, ADate, Age, EncType, Sex, and MatchMethod.</w:t>
      </w:r>
    </w:p>
    <w:p w14:paraId="222A591E" w14:textId="77777777" w:rsidR="00DD5D19" w:rsidRPr="00773417" w:rsidRDefault="00DD5D19" w:rsidP="008A6934">
      <w:pPr>
        <w:pStyle w:val="ListParagraph"/>
        <w:numPr>
          <w:ilvl w:val="0"/>
          <w:numId w:val="8"/>
        </w:numPr>
        <w:spacing w:after="0"/>
      </w:pPr>
      <w:r w:rsidRPr="00773417">
        <w:t>Create the LinkageStatus variable as follows:</w:t>
      </w:r>
    </w:p>
    <w:p w14:paraId="4DA98F77" w14:textId="77777777" w:rsidR="00DD5D19" w:rsidRPr="00773417" w:rsidRDefault="00DD5D19" w:rsidP="008A6934">
      <w:pPr>
        <w:pStyle w:val="ListParagraph"/>
        <w:numPr>
          <w:ilvl w:val="1"/>
          <w:numId w:val="8"/>
        </w:numPr>
        <w:spacing w:after="0"/>
      </w:pPr>
      <w:r w:rsidRPr="00773417">
        <w:t>L= The row contains both a MPatID and a CPatID.</w:t>
      </w:r>
    </w:p>
    <w:p w14:paraId="7CF1B194" w14:textId="77777777" w:rsidR="00DD5D19" w:rsidRPr="00773417" w:rsidRDefault="00DD5D19" w:rsidP="008A6934">
      <w:pPr>
        <w:pStyle w:val="ListParagraph"/>
        <w:numPr>
          <w:ilvl w:val="1"/>
          <w:numId w:val="8"/>
        </w:numPr>
        <w:spacing w:after="0"/>
      </w:pPr>
      <w:r w:rsidRPr="00773417">
        <w:t>M= The row contains only a MPatID.</w:t>
      </w:r>
    </w:p>
    <w:p w14:paraId="5F366370" w14:textId="77777777" w:rsidR="00DD5D19" w:rsidRPr="00773417" w:rsidRDefault="00DD5D19" w:rsidP="008A6934">
      <w:pPr>
        <w:pStyle w:val="ListParagraph"/>
        <w:numPr>
          <w:ilvl w:val="1"/>
          <w:numId w:val="8"/>
        </w:numPr>
        <w:spacing w:after="0"/>
      </w:pPr>
      <w:r w:rsidRPr="00773417">
        <w:t>C= The row contains only a CPatID.</w:t>
      </w:r>
    </w:p>
    <w:p w14:paraId="4491B673" w14:textId="77777777" w:rsidR="00DD5D19" w:rsidRPr="00773417" w:rsidRDefault="00DD5D19" w:rsidP="008A6934">
      <w:pPr>
        <w:pStyle w:val="ListParagraph"/>
        <w:numPr>
          <w:ilvl w:val="0"/>
          <w:numId w:val="8"/>
        </w:numPr>
        <w:spacing w:after="0"/>
      </w:pPr>
      <w:r w:rsidRPr="00773417">
        <w:t>Create the Year variable, extracting the Year of the ADate.</w:t>
      </w:r>
    </w:p>
    <w:p w14:paraId="25112FCC" w14:textId="77777777" w:rsidR="00DD5D19" w:rsidRPr="00773417" w:rsidRDefault="00DD5D19" w:rsidP="008A6934">
      <w:pPr>
        <w:pStyle w:val="ListParagraph"/>
        <w:numPr>
          <w:ilvl w:val="1"/>
          <w:numId w:val="8"/>
        </w:numPr>
        <w:spacing w:after="0"/>
      </w:pPr>
      <w:r w:rsidRPr="00773417">
        <w:t>If ADate is null, then create the Year variable based on the CBirth_Date.</w:t>
      </w:r>
    </w:p>
    <w:p w14:paraId="1F636CAB" w14:textId="77777777" w:rsidR="00DD5D19" w:rsidRPr="00773417" w:rsidRDefault="00DD5D19" w:rsidP="008A6934">
      <w:pPr>
        <w:pStyle w:val="ListParagraph"/>
        <w:numPr>
          <w:ilvl w:val="0"/>
          <w:numId w:val="8"/>
        </w:numPr>
        <w:spacing w:after="0"/>
      </w:pPr>
      <w:r w:rsidRPr="00773417">
        <w:t>Create the YearMonth variable, extracting the Year and Month of the ADate.</w:t>
      </w:r>
    </w:p>
    <w:p w14:paraId="444CA181" w14:textId="77777777" w:rsidR="00DD5D19" w:rsidRPr="00773417" w:rsidRDefault="00DD5D19" w:rsidP="008A6934">
      <w:pPr>
        <w:pStyle w:val="ListParagraph"/>
        <w:numPr>
          <w:ilvl w:val="1"/>
          <w:numId w:val="8"/>
        </w:numPr>
        <w:spacing w:after="0"/>
      </w:pPr>
      <w:r w:rsidRPr="00773417">
        <w:t>If ADate is null, then create the YearMonth variable based on the CBirth_Date.</w:t>
      </w:r>
    </w:p>
    <w:p w14:paraId="4ADCB358" w14:textId="77777777" w:rsidR="00DD5D19" w:rsidRPr="00773417" w:rsidRDefault="00DD5D19" w:rsidP="008A6934">
      <w:pPr>
        <w:pStyle w:val="ListParagraph"/>
        <w:numPr>
          <w:ilvl w:val="0"/>
          <w:numId w:val="8"/>
        </w:numPr>
        <w:spacing w:after="0"/>
      </w:pPr>
      <w:r w:rsidRPr="00773417">
        <w:t>Create the ICD_Ver variable, setting the value as follows:</w:t>
      </w:r>
    </w:p>
    <w:p w14:paraId="0FD91CE0" w14:textId="77777777" w:rsidR="00DD5D19" w:rsidRPr="00773417" w:rsidRDefault="00DD5D19" w:rsidP="008A6934">
      <w:pPr>
        <w:pStyle w:val="ListParagraph"/>
        <w:numPr>
          <w:ilvl w:val="1"/>
          <w:numId w:val="8"/>
        </w:numPr>
        <w:spacing w:after="0"/>
      </w:pPr>
      <w:bookmarkStart w:id="27" w:name="_Ref518379849"/>
      <w:r w:rsidRPr="00773417">
        <w:t>9= DDate &lt;= 9/30/2015.</w:t>
      </w:r>
      <w:bookmarkEnd w:id="27"/>
    </w:p>
    <w:p w14:paraId="1735720D" w14:textId="77777777" w:rsidR="00DD5D19" w:rsidRPr="00773417" w:rsidRDefault="00DD5D19" w:rsidP="008A6934">
      <w:pPr>
        <w:pStyle w:val="ListParagraph"/>
        <w:numPr>
          <w:ilvl w:val="1"/>
          <w:numId w:val="8"/>
        </w:numPr>
        <w:spacing w:after="0"/>
      </w:pPr>
      <w:bookmarkStart w:id="28" w:name="_Ref518379851"/>
      <w:r w:rsidRPr="00773417">
        <w:t>0= DDate &gt;= 10/1/2015.</w:t>
      </w:r>
      <w:bookmarkEnd w:id="28"/>
    </w:p>
    <w:p w14:paraId="78652ACB" w14:textId="77777777" w:rsidR="00DD5D19" w:rsidRPr="00773417" w:rsidRDefault="00DD5D19" w:rsidP="008A6934">
      <w:pPr>
        <w:pStyle w:val="ListParagraph"/>
        <w:numPr>
          <w:ilvl w:val="1"/>
          <w:numId w:val="8"/>
        </w:numPr>
        <w:spacing w:after="0"/>
      </w:pPr>
      <w:r w:rsidRPr="00773417">
        <w:t>If DDate is null but ADate is populated, then set ICD_Ver based on the ADate.</w:t>
      </w:r>
    </w:p>
    <w:p w14:paraId="5C27B84A" w14:textId="77777777" w:rsidR="00DD5D19" w:rsidRPr="00773417" w:rsidRDefault="00DD5D19" w:rsidP="008A6934">
      <w:pPr>
        <w:pStyle w:val="ListParagraph"/>
        <w:numPr>
          <w:ilvl w:val="1"/>
          <w:numId w:val="8"/>
        </w:numPr>
        <w:spacing w:after="0"/>
      </w:pPr>
      <w:r w:rsidRPr="00773417">
        <w:t xml:space="preserve">If both ADate and DDate are null, then use variable CBirth_Date for steps </w:t>
      </w:r>
      <w:r w:rsidRPr="00773417">
        <w:fldChar w:fldCharType="begin"/>
      </w:r>
      <w:r w:rsidRPr="00773417">
        <w:instrText xml:space="preserve"> REF _Ref502312861 \r \h  \* MERGEFORMAT </w:instrText>
      </w:r>
      <w:r w:rsidRPr="00773417">
        <w:fldChar w:fldCharType="separate"/>
      </w:r>
      <w:r w:rsidRPr="00773417">
        <w:fldChar w:fldCharType="begin"/>
      </w:r>
      <w:r w:rsidRPr="00773417">
        <w:instrText xml:space="preserve"> REF _Ref518379849 \r \h </w:instrText>
      </w:r>
      <w:r>
        <w:instrText xml:space="preserve"> \* MERGEFORMAT </w:instrText>
      </w:r>
      <w:r w:rsidRPr="00773417">
        <w:fldChar w:fldCharType="separate"/>
      </w:r>
      <w:r w:rsidRPr="00773417">
        <w:t>5.1</w:t>
      </w:r>
      <w:r w:rsidRPr="00773417">
        <w:fldChar w:fldCharType="end"/>
      </w:r>
      <w:r w:rsidRPr="00773417">
        <w:t xml:space="preserve"> and </w:t>
      </w:r>
      <w:r w:rsidRPr="00773417">
        <w:fldChar w:fldCharType="begin"/>
      </w:r>
      <w:r w:rsidRPr="00773417">
        <w:instrText xml:space="preserve"> REF _Ref518379851 \r \h </w:instrText>
      </w:r>
      <w:r>
        <w:instrText xml:space="preserve"> \* MERGEFORMAT </w:instrText>
      </w:r>
      <w:r w:rsidRPr="00773417">
        <w:fldChar w:fldCharType="separate"/>
      </w:r>
      <w:r w:rsidRPr="00773417">
        <w:t>5.2</w:t>
      </w:r>
      <w:r w:rsidRPr="00773417">
        <w:fldChar w:fldCharType="end"/>
      </w:r>
      <w:r w:rsidRPr="00773417">
        <w:fldChar w:fldCharType="end"/>
      </w:r>
      <w:r w:rsidRPr="00773417">
        <w:t>.</w:t>
      </w:r>
    </w:p>
    <w:p w14:paraId="7AD5C32D" w14:textId="77777777" w:rsidR="00DD5D19" w:rsidRPr="00773417" w:rsidRDefault="00DD5D19" w:rsidP="008A6934">
      <w:pPr>
        <w:pStyle w:val="ListParagraph"/>
        <w:numPr>
          <w:ilvl w:val="0"/>
          <w:numId w:val="8"/>
        </w:numPr>
        <w:spacing w:after="0"/>
      </w:pPr>
      <w:r w:rsidRPr="00773417">
        <w:t>Using only non-null values of the Age variable, create groupings per the data dictionary above.</w:t>
      </w:r>
    </w:p>
    <w:p w14:paraId="75AD7C72" w14:textId="77777777" w:rsidR="00DD5D19" w:rsidRPr="00773417" w:rsidRDefault="00DD5D19" w:rsidP="008A6934">
      <w:pPr>
        <w:pStyle w:val="ListParagraph"/>
        <w:numPr>
          <w:ilvl w:val="1"/>
          <w:numId w:val="8"/>
        </w:numPr>
        <w:spacing w:after="0"/>
      </w:pPr>
      <w:r w:rsidRPr="00773417">
        <w:t>For an age value outside of the range of 10-54 inclusive, set to “Other”.</w:t>
      </w:r>
    </w:p>
    <w:p w14:paraId="1B8C1F39" w14:textId="77777777" w:rsidR="00DD5D19" w:rsidRPr="00773417" w:rsidRDefault="00DD5D19" w:rsidP="008A6934">
      <w:pPr>
        <w:pStyle w:val="ListParagraph"/>
        <w:numPr>
          <w:ilvl w:val="1"/>
          <w:numId w:val="8"/>
        </w:numPr>
        <w:spacing w:after="0"/>
      </w:pPr>
      <w:r w:rsidRPr="00773417">
        <w:t>For unlinked infant records (Age should be null), set the value to “Infants”.</w:t>
      </w:r>
    </w:p>
    <w:p w14:paraId="69968048" w14:textId="77777777" w:rsidR="00DD5D19" w:rsidRPr="00773417" w:rsidRDefault="00DD5D19" w:rsidP="008A6934">
      <w:pPr>
        <w:pStyle w:val="ListParagraph"/>
        <w:numPr>
          <w:ilvl w:val="0"/>
          <w:numId w:val="8"/>
        </w:numPr>
        <w:spacing w:after="0"/>
      </w:pPr>
      <w:bookmarkStart w:id="29" w:name="_Ref515798394"/>
      <w:r w:rsidRPr="00773417">
        <w:t>Create the DaysDiff categorical variable as the calculation of CBirthDate – Adate.  Using the results of the calculation, set the following values:</w:t>
      </w:r>
    </w:p>
    <w:p w14:paraId="4DC43B4C" w14:textId="77777777" w:rsidR="00DD5D19" w:rsidRPr="00773417" w:rsidRDefault="00DD5D19" w:rsidP="008A6934">
      <w:pPr>
        <w:pStyle w:val="ListParagraph"/>
        <w:numPr>
          <w:ilvl w:val="1"/>
          <w:numId w:val="8"/>
        </w:numPr>
        <w:spacing w:after="0"/>
        <w:ind w:left="900" w:hanging="540"/>
      </w:pPr>
      <w:r w:rsidRPr="00773417">
        <w:t>&lt; -30 days</w:t>
      </w:r>
    </w:p>
    <w:p w14:paraId="7C23B716" w14:textId="77777777" w:rsidR="00DD5D19" w:rsidRPr="00773417" w:rsidRDefault="00DD5D19" w:rsidP="008A6934">
      <w:pPr>
        <w:pStyle w:val="ListParagraph"/>
        <w:numPr>
          <w:ilvl w:val="1"/>
          <w:numId w:val="8"/>
        </w:numPr>
        <w:spacing w:after="0"/>
        <w:ind w:left="900" w:hanging="540"/>
      </w:pPr>
      <w:r w:rsidRPr="00773417">
        <w:t>-11 through -30 days</w:t>
      </w:r>
    </w:p>
    <w:p w14:paraId="0133B717" w14:textId="77777777" w:rsidR="00DD5D19" w:rsidRPr="00773417" w:rsidRDefault="00DD5D19" w:rsidP="008A6934">
      <w:pPr>
        <w:pStyle w:val="ListParagraph"/>
        <w:numPr>
          <w:ilvl w:val="1"/>
          <w:numId w:val="8"/>
        </w:numPr>
        <w:spacing w:after="0"/>
        <w:ind w:left="900" w:hanging="540"/>
      </w:pPr>
      <w:r w:rsidRPr="00773417">
        <w:t>-4 through -10 days</w:t>
      </w:r>
    </w:p>
    <w:p w14:paraId="380396A4" w14:textId="77777777" w:rsidR="00DD5D19" w:rsidRPr="00773417" w:rsidRDefault="00DD5D19" w:rsidP="008A6934">
      <w:pPr>
        <w:pStyle w:val="ListParagraph"/>
        <w:numPr>
          <w:ilvl w:val="1"/>
          <w:numId w:val="8"/>
        </w:numPr>
        <w:spacing w:after="0"/>
        <w:ind w:left="900" w:hanging="540"/>
      </w:pPr>
      <w:r w:rsidRPr="00773417">
        <w:t>-1 through -3 days</w:t>
      </w:r>
    </w:p>
    <w:p w14:paraId="7CB6EEA3" w14:textId="77777777" w:rsidR="00DD5D19" w:rsidRPr="00773417" w:rsidRDefault="00DD5D19" w:rsidP="008A6934">
      <w:pPr>
        <w:pStyle w:val="ListParagraph"/>
        <w:numPr>
          <w:ilvl w:val="1"/>
          <w:numId w:val="8"/>
        </w:numPr>
        <w:spacing w:after="0"/>
        <w:ind w:left="900" w:hanging="540"/>
      </w:pPr>
      <w:r w:rsidRPr="00773417">
        <w:t>0 days</w:t>
      </w:r>
    </w:p>
    <w:p w14:paraId="10EDDF73" w14:textId="77777777" w:rsidR="00DD5D19" w:rsidRPr="00773417" w:rsidRDefault="00DD5D19" w:rsidP="008A6934">
      <w:pPr>
        <w:pStyle w:val="ListParagraph"/>
        <w:numPr>
          <w:ilvl w:val="1"/>
          <w:numId w:val="8"/>
        </w:numPr>
        <w:spacing w:after="0"/>
        <w:ind w:left="900" w:hanging="540"/>
      </w:pPr>
      <w:r w:rsidRPr="00773417">
        <w:t>1 through 3 days</w:t>
      </w:r>
    </w:p>
    <w:p w14:paraId="10A1F88D" w14:textId="77777777" w:rsidR="00DD5D19" w:rsidRPr="00773417" w:rsidRDefault="00DD5D19" w:rsidP="008A6934">
      <w:pPr>
        <w:pStyle w:val="ListParagraph"/>
        <w:numPr>
          <w:ilvl w:val="1"/>
          <w:numId w:val="8"/>
        </w:numPr>
        <w:spacing w:after="0"/>
        <w:ind w:left="900" w:hanging="540"/>
      </w:pPr>
      <w:r w:rsidRPr="00773417">
        <w:t>4 through 10 days</w:t>
      </w:r>
    </w:p>
    <w:p w14:paraId="30C8EE6C" w14:textId="77777777" w:rsidR="00DD5D19" w:rsidRPr="00773417" w:rsidRDefault="00DD5D19" w:rsidP="008A6934">
      <w:pPr>
        <w:pStyle w:val="ListParagraph"/>
        <w:numPr>
          <w:ilvl w:val="1"/>
          <w:numId w:val="8"/>
        </w:numPr>
        <w:spacing w:after="0"/>
        <w:ind w:left="900" w:hanging="540"/>
      </w:pPr>
      <w:r w:rsidRPr="00773417">
        <w:t>11 through 30 days</w:t>
      </w:r>
    </w:p>
    <w:p w14:paraId="276F7DBA" w14:textId="77777777" w:rsidR="00DD5D19" w:rsidRPr="00773417" w:rsidRDefault="00DD5D19" w:rsidP="008A6934">
      <w:pPr>
        <w:pStyle w:val="ListParagraph"/>
        <w:numPr>
          <w:ilvl w:val="1"/>
          <w:numId w:val="8"/>
        </w:numPr>
        <w:spacing w:after="0"/>
        <w:ind w:left="900" w:hanging="540"/>
      </w:pPr>
      <w:r w:rsidRPr="00773417">
        <w:t>&gt; 30 days</w:t>
      </w:r>
    </w:p>
    <w:p w14:paraId="7B370FE6" w14:textId="77777777" w:rsidR="00DD5D19" w:rsidRPr="00773417" w:rsidRDefault="00DD5D19" w:rsidP="00892B1B">
      <w:pPr>
        <w:pStyle w:val="ListParagraph"/>
        <w:numPr>
          <w:ilvl w:val="1"/>
          <w:numId w:val="8"/>
        </w:numPr>
        <w:spacing w:after="0"/>
        <w:ind w:left="900" w:hanging="540"/>
      </w:pPr>
      <w:r w:rsidRPr="00773417">
        <w:t>“NA” for non-linked records.</w:t>
      </w:r>
    </w:p>
    <w:p w14:paraId="0A69E7C3" w14:textId="77777777" w:rsidR="00DD5D19" w:rsidRPr="00773417" w:rsidRDefault="00DD5D19" w:rsidP="00892B1B">
      <w:pPr>
        <w:spacing w:after="0"/>
        <w:ind w:left="360"/>
      </w:pPr>
      <w:r w:rsidRPr="00773417">
        <w:t>The values above will be assigned from calculation.  DaysDiff less than 0 will signify Infant Birth date appears prior to Delivery date.</w:t>
      </w:r>
    </w:p>
    <w:p w14:paraId="1BECEB66" w14:textId="77777777" w:rsidR="00DD5D19" w:rsidRPr="00773417" w:rsidRDefault="00DD5D19" w:rsidP="00892B1B">
      <w:pPr>
        <w:pStyle w:val="ListParagraph"/>
        <w:numPr>
          <w:ilvl w:val="0"/>
          <w:numId w:val="8"/>
        </w:numPr>
        <w:spacing w:after="0"/>
      </w:pPr>
      <w:bookmarkStart w:id="30" w:name="_Ref518379886"/>
      <w:r w:rsidRPr="00773417">
        <w:t>Summarize counts of rows by the following variables: LinkageStatus, Birth_Type, Year, YearMonth, ICD_Ver, AgeGroup, EncType, Sex, DaysDiff, and MatchMethod.</w:t>
      </w:r>
      <w:bookmarkEnd w:id="29"/>
      <w:bookmarkEnd w:id="30"/>
    </w:p>
    <w:p w14:paraId="6B0F6D70" w14:textId="5D98C6AA" w:rsidR="00DD5D19" w:rsidRPr="00773417" w:rsidRDefault="00DD5D19" w:rsidP="00892B1B">
      <w:pPr>
        <w:pStyle w:val="ListParagraph"/>
        <w:numPr>
          <w:ilvl w:val="0"/>
          <w:numId w:val="8"/>
        </w:numPr>
        <w:spacing w:after="0"/>
      </w:pPr>
      <w:r w:rsidRPr="00773417">
        <w:t xml:space="preserve">Then combine the counts from step </w:t>
      </w:r>
      <w:r w:rsidRPr="00773417">
        <w:fldChar w:fldCharType="begin"/>
      </w:r>
      <w:r w:rsidRPr="00773417">
        <w:instrText xml:space="preserve"> REF _Ref518379886 \r \h </w:instrText>
      </w:r>
      <w:r>
        <w:instrText xml:space="preserve"> \* MERGEFORMAT </w:instrText>
      </w:r>
      <w:r w:rsidRPr="00773417">
        <w:fldChar w:fldCharType="separate"/>
      </w:r>
      <w:r w:rsidRPr="00773417">
        <w:t>8</w:t>
      </w:r>
      <w:r w:rsidRPr="00773417">
        <w:fldChar w:fldCharType="end"/>
      </w:r>
      <w:r w:rsidRPr="00773417">
        <w:t xml:space="preserve"> to create the different combinations as specified by the Level variable </w:t>
      </w:r>
      <w:r w:rsidR="00234968">
        <w:t xml:space="preserve">as described in </w:t>
      </w:r>
      <w:hyperlink w:anchor="_Aggregate_Level_3" w:history="1">
        <w:r w:rsidR="00234968" w:rsidRPr="00234968">
          <w:rPr>
            <w:rStyle w:val="Hyperlink"/>
          </w:rPr>
          <w:t>section 4.3.3</w:t>
        </w:r>
      </w:hyperlink>
      <w:r w:rsidRPr="00773417">
        <w:t xml:space="preserve">.  Set the value of </w:t>
      </w:r>
      <w:r w:rsidR="00234968">
        <w:t>l</w:t>
      </w:r>
      <w:r w:rsidRPr="00773417">
        <w:t xml:space="preserve">evel for </w:t>
      </w:r>
      <w:r w:rsidR="00234968">
        <w:t>each unique</w:t>
      </w:r>
      <w:r w:rsidRPr="00773417">
        <w:t xml:space="preserve"> combination.</w:t>
      </w:r>
    </w:p>
    <w:p w14:paraId="1C4AE544" w14:textId="58127783" w:rsidR="00DD5D19" w:rsidRDefault="00DD5D19" w:rsidP="007438CC">
      <w:pPr>
        <w:pStyle w:val="ListParagraph"/>
        <w:numPr>
          <w:ilvl w:val="0"/>
          <w:numId w:val="8"/>
        </w:numPr>
        <w:spacing w:after="0"/>
      </w:pPr>
      <w:r w:rsidRPr="00773417">
        <w:t>Combine all sets of counts into a single file</w:t>
      </w:r>
      <w:r w:rsidR="00234968">
        <w:t>.</w:t>
      </w:r>
      <w:r w:rsidRPr="00773417">
        <w:t xml:space="preserve"> Sort by Level, LinkageStatus, Birth_Type, Year, YearMonth, ICD_Ver (descending), AgeGroup, EncType, Sex, DaysDiff, and MatchMethod.  Save the file to the MSOC data library as </w:t>
      </w:r>
      <w:r>
        <w:rPr>
          <w:b/>
        </w:rPr>
        <w:t>l3_m</w:t>
      </w:r>
      <w:r w:rsidRPr="00773417">
        <w:rPr>
          <w:b/>
        </w:rPr>
        <w:t>i</w:t>
      </w:r>
      <w:r>
        <w:rPr>
          <w:b/>
        </w:rPr>
        <w:t>l</w:t>
      </w:r>
      <w:r w:rsidRPr="00773417">
        <w:rPr>
          <w:b/>
        </w:rPr>
        <w:t>_aggregate</w:t>
      </w:r>
      <w:r w:rsidRPr="00773417">
        <w:t>.</w:t>
      </w:r>
    </w:p>
    <w:p w14:paraId="39CBA679" w14:textId="210CD764" w:rsidR="00DD5D19" w:rsidRDefault="00DD5D19" w:rsidP="00DD5D19">
      <w:pPr>
        <w:pStyle w:val="Heading3"/>
      </w:pPr>
      <w:bookmarkStart w:id="31" w:name="_Toc66377156"/>
      <w:r>
        <w:t>Mother-Infant Delivery Data Distribution Table</w:t>
      </w:r>
      <w:bookmarkEnd w:id="31"/>
    </w:p>
    <w:p w14:paraId="5BEA8385" w14:textId="77777777" w:rsidR="00DD5D19" w:rsidRPr="00773417" w:rsidRDefault="00DD5D19" w:rsidP="00DD5D19">
      <w:pPr>
        <w:keepNext/>
        <w:spacing w:after="120"/>
      </w:pPr>
      <w:r w:rsidRPr="00773417">
        <w:t>The level 3 checks will be used characterize delivery data distributions and trends over time. The format of the output will be identical regardless of whether the MIL table or MIS table are being queried. However, any output based on the MIS table will remain local with DPs always.</w:t>
      </w:r>
    </w:p>
    <w:p w14:paraId="4EC4697F" w14:textId="77777777" w:rsidR="00DD5D19" w:rsidRPr="00773417" w:rsidRDefault="00DD5D19" w:rsidP="00DD5D19">
      <w:pPr>
        <w:spacing w:after="120"/>
      </w:pPr>
      <w:r w:rsidRPr="00773417">
        <w:t>Please follow the steps below to create this dataset.</w:t>
      </w:r>
    </w:p>
    <w:p w14:paraId="6010015B" w14:textId="77777777" w:rsidR="00DD5D19" w:rsidRPr="00773417" w:rsidRDefault="00DD5D19" w:rsidP="008A6934">
      <w:pPr>
        <w:pStyle w:val="ListParagraph"/>
        <w:numPr>
          <w:ilvl w:val="0"/>
          <w:numId w:val="9"/>
        </w:numPr>
        <w:spacing w:after="0"/>
      </w:pPr>
      <w:r w:rsidRPr="00773417">
        <w:t>Using the M</w:t>
      </w:r>
      <w:r w:rsidRPr="00773417">
        <w:noBreakHyphen/>
        <w:t>I Linkage Table, keep variables: MPatID, CPatID, EncounterID, Birth_Type, ADate, Age, and EncType.</w:t>
      </w:r>
    </w:p>
    <w:p w14:paraId="6110E031" w14:textId="77777777" w:rsidR="00DD5D19" w:rsidRPr="00773417" w:rsidRDefault="00DD5D19" w:rsidP="008A6934">
      <w:pPr>
        <w:pStyle w:val="ListParagraph"/>
        <w:numPr>
          <w:ilvl w:val="0"/>
          <w:numId w:val="9"/>
        </w:numPr>
        <w:spacing w:after="0"/>
      </w:pPr>
      <w:r w:rsidRPr="00773417">
        <w:t>Group this file extract to unique rows by MPatID/EncounterID and create new variable:</w:t>
      </w:r>
    </w:p>
    <w:p w14:paraId="5F75935D" w14:textId="77777777" w:rsidR="00DD5D19" w:rsidRPr="00773417" w:rsidRDefault="00DD5D19" w:rsidP="008A6934">
      <w:pPr>
        <w:pStyle w:val="ListParagraph"/>
        <w:numPr>
          <w:ilvl w:val="1"/>
          <w:numId w:val="9"/>
        </w:numPr>
        <w:spacing w:after="0"/>
      </w:pPr>
      <w:r w:rsidRPr="00773417">
        <w:rPr>
          <w:u w:val="single"/>
        </w:rPr>
        <w:t>InfantsLinked</w:t>
      </w:r>
      <w:r w:rsidRPr="00773417">
        <w:t>: This is the count of distinct populated CPatIDs per MPatID/EncounterID.  Set to 0 if no CPatIDs are present per MPatID/EncounterID</w:t>
      </w:r>
    </w:p>
    <w:p w14:paraId="3CA32F47" w14:textId="77777777" w:rsidR="00DD5D19" w:rsidRPr="00773417" w:rsidRDefault="00DD5D19" w:rsidP="008A6934">
      <w:pPr>
        <w:pStyle w:val="ListParagraph"/>
        <w:numPr>
          <w:ilvl w:val="0"/>
          <w:numId w:val="9"/>
        </w:numPr>
        <w:spacing w:after="0"/>
      </w:pPr>
      <w:r w:rsidRPr="00773417">
        <w:t>The remaining steps are specific only to the M-I Linkage Delivery table itself.</w:t>
      </w:r>
    </w:p>
    <w:p w14:paraId="5B597E20" w14:textId="77777777" w:rsidR="00DD5D19" w:rsidRPr="00773417" w:rsidRDefault="00DD5D19" w:rsidP="008A6934">
      <w:pPr>
        <w:pStyle w:val="ListParagraph"/>
        <w:numPr>
          <w:ilvl w:val="0"/>
          <w:numId w:val="9"/>
        </w:numPr>
        <w:spacing w:after="0"/>
      </w:pPr>
      <w:r w:rsidRPr="00773417">
        <w:t>Create the LinkageStatus variable as follows:</w:t>
      </w:r>
    </w:p>
    <w:p w14:paraId="13486878" w14:textId="77777777" w:rsidR="00DD5D19" w:rsidRPr="00773417" w:rsidRDefault="00DD5D19" w:rsidP="008A6934">
      <w:pPr>
        <w:pStyle w:val="ListParagraph"/>
        <w:numPr>
          <w:ilvl w:val="1"/>
          <w:numId w:val="9"/>
        </w:numPr>
        <w:spacing w:after="0"/>
      </w:pPr>
      <w:r w:rsidRPr="00773417">
        <w:t>L= The row contains InfantsLinked &gt;= 1</w:t>
      </w:r>
    </w:p>
    <w:p w14:paraId="5BDC8B13" w14:textId="77777777" w:rsidR="00DD5D19" w:rsidRPr="00773417" w:rsidRDefault="00DD5D19" w:rsidP="008A6934">
      <w:pPr>
        <w:pStyle w:val="ListParagraph"/>
        <w:numPr>
          <w:ilvl w:val="1"/>
          <w:numId w:val="9"/>
        </w:numPr>
        <w:spacing w:after="0"/>
      </w:pPr>
      <w:r w:rsidRPr="00773417">
        <w:t>M= The row contains InfantsLinked = 0.</w:t>
      </w:r>
    </w:p>
    <w:p w14:paraId="36D03CAF" w14:textId="77777777" w:rsidR="00DD5D19" w:rsidRPr="00773417" w:rsidRDefault="00DD5D19" w:rsidP="008A6934">
      <w:pPr>
        <w:pStyle w:val="ListParagraph"/>
        <w:numPr>
          <w:ilvl w:val="0"/>
          <w:numId w:val="9"/>
        </w:numPr>
        <w:spacing w:after="0"/>
      </w:pPr>
      <w:r w:rsidRPr="00773417">
        <w:t>Create the Year variable, extracting the Year of the ADate.</w:t>
      </w:r>
    </w:p>
    <w:p w14:paraId="6DB4C4D0" w14:textId="77777777" w:rsidR="00DD5D19" w:rsidRPr="00773417" w:rsidRDefault="00DD5D19" w:rsidP="008A6934">
      <w:pPr>
        <w:pStyle w:val="ListParagraph"/>
        <w:numPr>
          <w:ilvl w:val="0"/>
          <w:numId w:val="9"/>
        </w:numPr>
        <w:spacing w:after="0"/>
      </w:pPr>
      <w:r w:rsidRPr="00773417">
        <w:t>Create the ICD_Ver variable, setting the value as follows:</w:t>
      </w:r>
    </w:p>
    <w:p w14:paraId="4AEF4517" w14:textId="77777777" w:rsidR="00DD5D19" w:rsidRPr="00773417" w:rsidRDefault="00DD5D19" w:rsidP="008A6934">
      <w:pPr>
        <w:pStyle w:val="ListParagraph"/>
        <w:numPr>
          <w:ilvl w:val="1"/>
          <w:numId w:val="9"/>
        </w:numPr>
        <w:spacing w:after="0"/>
      </w:pPr>
      <w:r w:rsidRPr="00773417">
        <w:t>9= ADate &lt;= 9/30/2015.</w:t>
      </w:r>
    </w:p>
    <w:p w14:paraId="583A61FD" w14:textId="77777777" w:rsidR="00DD5D19" w:rsidRPr="00773417" w:rsidRDefault="00DD5D19" w:rsidP="008A6934">
      <w:pPr>
        <w:pStyle w:val="ListParagraph"/>
        <w:numPr>
          <w:ilvl w:val="1"/>
          <w:numId w:val="9"/>
        </w:numPr>
        <w:spacing w:after="0"/>
      </w:pPr>
      <w:r w:rsidRPr="00773417">
        <w:t>0= ADate &gt;= 10/1/2015.</w:t>
      </w:r>
    </w:p>
    <w:p w14:paraId="465E1C22" w14:textId="53968571" w:rsidR="00DD5D19" w:rsidRPr="00773417" w:rsidRDefault="00DD5D19" w:rsidP="00224132">
      <w:pPr>
        <w:pStyle w:val="ListParagraph"/>
        <w:numPr>
          <w:ilvl w:val="0"/>
          <w:numId w:val="9"/>
        </w:numPr>
        <w:spacing w:after="0"/>
      </w:pPr>
      <w:r w:rsidRPr="00773417">
        <w:t>Create the YearMonth variable, extracting the Year and Month of the ADate.</w:t>
      </w:r>
    </w:p>
    <w:p w14:paraId="236A2A8E" w14:textId="77777777" w:rsidR="00DD5D19" w:rsidRPr="00773417" w:rsidRDefault="00DD5D19" w:rsidP="008A6934">
      <w:pPr>
        <w:pStyle w:val="ListParagraph"/>
        <w:numPr>
          <w:ilvl w:val="0"/>
          <w:numId w:val="9"/>
        </w:numPr>
        <w:spacing w:after="0"/>
      </w:pPr>
      <w:bookmarkStart w:id="32" w:name="_Ref518381549"/>
      <w:r w:rsidRPr="00773417">
        <w:t>Summarize counts of rows by the following variables: LinkageStatus, Birth_Type, Year, YearMonth, ICD_Ver, AgeGroup, EncType, and InfantsLinked.</w:t>
      </w:r>
      <w:bookmarkEnd w:id="32"/>
    </w:p>
    <w:p w14:paraId="3AEF5A22" w14:textId="4A45093F" w:rsidR="00DD5D19" w:rsidRPr="00773417" w:rsidRDefault="00DD5D19" w:rsidP="008A6934">
      <w:pPr>
        <w:pStyle w:val="ListParagraph"/>
        <w:numPr>
          <w:ilvl w:val="0"/>
          <w:numId w:val="9"/>
        </w:numPr>
        <w:spacing w:after="0"/>
      </w:pPr>
      <w:r w:rsidRPr="00773417">
        <w:t xml:space="preserve">Then combine the counts from step </w:t>
      </w:r>
      <w:r w:rsidRPr="00773417">
        <w:fldChar w:fldCharType="begin"/>
      </w:r>
      <w:r w:rsidRPr="00773417">
        <w:instrText xml:space="preserve"> REF _Ref518381549 \r \h </w:instrText>
      </w:r>
      <w:r>
        <w:instrText xml:space="preserve"> \* MERGEFORMAT </w:instrText>
      </w:r>
      <w:r w:rsidRPr="00773417">
        <w:fldChar w:fldCharType="separate"/>
      </w:r>
      <w:r w:rsidR="00224132">
        <w:t>8</w:t>
      </w:r>
      <w:r w:rsidRPr="00773417">
        <w:fldChar w:fldCharType="end"/>
      </w:r>
      <w:r w:rsidRPr="00773417">
        <w:t xml:space="preserve"> to create the different combinations as specified by the Level variable </w:t>
      </w:r>
      <w:r w:rsidR="00234968">
        <w:t xml:space="preserve">as described in </w:t>
      </w:r>
      <w:hyperlink w:anchor="_Aggregate_Level_3_1" w:history="1">
        <w:r w:rsidR="00234968" w:rsidRPr="00234968">
          <w:rPr>
            <w:rStyle w:val="Hyperlink"/>
          </w:rPr>
          <w:t>section 4.3.4</w:t>
        </w:r>
      </w:hyperlink>
      <w:r w:rsidRPr="00773417">
        <w:t>.  Set the value of Level for the different combinations.</w:t>
      </w:r>
    </w:p>
    <w:p w14:paraId="0B61AE4F" w14:textId="3FEE660E" w:rsidR="00DD5D19" w:rsidRPr="00773417" w:rsidRDefault="00DD5D19" w:rsidP="008A6934">
      <w:pPr>
        <w:pStyle w:val="ListParagraph"/>
        <w:numPr>
          <w:ilvl w:val="0"/>
          <w:numId w:val="9"/>
        </w:numPr>
        <w:spacing w:after="0"/>
      </w:pPr>
      <w:r w:rsidRPr="00773417">
        <w:t>Combine all sets of counts into a single file</w:t>
      </w:r>
      <w:r w:rsidR="00234968">
        <w:t>.</w:t>
      </w:r>
      <w:r w:rsidRPr="00773417">
        <w:t xml:space="preserve"> Sort by Level, LinkageStatus, Birth_Type, Year, YearMonth, ICD_Ver (descending), AgeGroup, EncType, and InfantsLinked.  Save the file to the MSOC data library as </w:t>
      </w:r>
      <w:r>
        <w:rPr>
          <w:b/>
        </w:rPr>
        <w:t>l3_mil</w:t>
      </w:r>
      <w:r w:rsidRPr="00773417">
        <w:rPr>
          <w:b/>
        </w:rPr>
        <w:t>_</w:t>
      </w:r>
      <w:r>
        <w:rPr>
          <w:b/>
        </w:rPr>
        <w:t>a</w:t>
      </w:r>
      <w:r w:rsidRPr="00773417">
        <w:rPr>
          <w:b/>
        </w:rPr>
        <w:t>ggregate_</w:t>
      </w:r>
      <w:r>
        <w:rPr>
          <w:b/>
        </w:rPr>
        <w:t>d</w:t>
      </w:r>
      <w:r w:rsidRPr="00773417">
        <w:rPr>
          <w:b/>
        </w:rPr>
        <w:t>eliv</w:t>
      </w:r>
      <w:r w:rsidRPr="00773417">
        <w:t>.</w:t>
      </w:r>
    </w:p>
    <w:p w14:paraId="04AFE196" w14:textId="4EDAABFE" w:rsidR="00FE14EB" w:rsidRDefault="00FE14EB">
      <w:pPr>
        <w:spacing w:line="259" w:lineRule="auto"/>
      </w:pPr>
      <w:r>
        <w:br w:type="page"/>
      </w:r>
    </w:p>
    <w:p w14:paraId="50D2685D" w14:textId="77777777" w:rsidR="006A1323" w:rsidRDefault="006A1323" w:rsidP="007261CC">
      <w:pPr>
        <w:pStyle w:val="Heading1"/>
        <w:sectPr w:rsidR="006A1323" w:rsidSect="00273869">
          <w:headerReference w:type="even" r:id="rId20"/>
          <w:headerReference w:type="default" r:id="rId21"/>
          <w:footerReference w:type="default" r:id="rId22"/>
          <w:headerReference w:type="first" r:id="rId23"/>
          <w:footerReference w:type="first" r:id="rId24"/>
          <w:pgSz w:w="12240" w:h="15840"/>
          <w:pgMar w:top="1440" w:right="1440" w:bottom="1440" w:left="1440" w:header="432" w:footer="432" w:gutter="0"/>
          <w:pgNumType w:start="1"/>
          <w:cols w:space="720"/>
          <w:docGrid w:linePitch="360"/>
        </w:sectPr>
      </w:pPr>
      <w:bookmarkStart w:id="33" w:name="_Toc66377157"/>
    </w:p>
    <w:p w14:paraId="139206FD" w14:textId="6B7DB695" w:rsidR="007261CC" w:rsidRDefault="007261CC" w:rsidP="007261CC">
      <w:pPr>
        <w:pStyle w:val="Heading1"/>
      </w:pPr>
      <w:r>
        <w:t>Mother-Infant Linkage Datasets</w:t>
      </w:r>
      <w:bookmarkEnd w:id="33"/>
    </w:p>
    <w:p w14:paraId="02388F3A" w14:textId="77777777" w:rsidR="00E26D56" w:rsidRPr="00E26D56" w:rsidRDefault="00E26D56" w:rsidP="00E26D56"/>
    <w:p w14:paraId="5E539CDC" w14:textId="4CA30ADA" w:rsidR="007261CC" w:rsidRDefault="007261CC" w:rsidP="007261CC">
      <w:pPr>
        <w:pStyle w:val="Heading2"/>
      </w:pPr>
      <w:bookmarkStart w:id="34" w:name="_Toc66377158"/>
      <w:r>
        <w:t>Mother Infant Linkage (MIL) Table</w:t>
      </w:r>
      <w:bookmarkEnd w:id="34"/>
    </w:p>
    <w:p w14:paraId="264BFD31" w14:textId="30B03D17" w:rsidR="007261CC" w:rsidRDefault="007261CC" w:rsidP="000A04DD">
      <w:pPr>
        <w:tabs>
          <w:tab w:val="left" w:pos="9270"/>
        </w:tabs>
      </w:pPr>
      <w:r w:rsidRPr="00773417">
        <w:t xml:space="preserve">All information in this table will be pulled from the files </w:t>
      </w:r>
      <w:r w:rsidRPr="00773417">
        <w:rPr>
          <w:b/>
        </w:rPr>
        <w:t>r01_mother_deliveries</w:t>
      </w:r>
      <w:r w:rsidRPr="00773417">
        <w:t xml:space="preserve"> and/or the </w:t>
      </w:r>
      <w:r w:rsidRPr="00773417">
        <w:rPr>
          <w:b/>
        </w:rPr>
        <w:t>r02_infants</w:t>
      </w:r>
      <w:r w:rsidRPr="00773417">
        <w:t xml:space="preserve">, created in a separate Mother-Infant Identification Program Package run against the SCDM, </w:t>
      </w:r>
      <w:r w:rsidR="00FE14EB" w:rsidRPr="00FE14EB">
        <w:rPr>
          <w:iCs/>
        </w:rPr>
        <w:t xml:space="preserve">excluding </w:t>
      </w:r>
      <w:r w:rsidRPr="00773417">
        <w:t>the variable MatchMethod. MatchMethod is a DP populated field that indicates the method used to match mothers and infants.</w:t>
      </w:r>
    </w:p>
    <w:p w14:paraId="41418BD7" w14:textId="77777777" w:rsidR="00E26D56" w:rsidRPr="00773417" w:rsidRDefault="00E26D56" w:rsidP="000A04DD">
      <w:pPr>
        <w:tabs>
          <w:tab w:val="left" w:pos="9270"/>
        </w:tabs>
      </w:pPr>
    </w:p>
    <w:tbl>
      <w:tblPr>
        <w:tblStyle w:val="TableGrid"/>
        <w:tblW w:w="5436" w:type="pct"/>
        <w:tblLayout w:type="fixed"/>
        <w:tblLook w:val="04A0" w:firstRow="1" w:lastRow="0" w:firstColumn="1" w:lastColumn="0" w:noHBand="0" w:noVBand="1"/>
      </w:tblPr>
      <w:tblGrid>
        <w:gridCol w:w="2236"/>
        <w:gridCol w:w="1492"/>
        <w:gridCol w:w="1250"/>
        <w:gridCol w:w="1622"/>
        <w:gridCol w:w="2492"/>
        <w:gridCol w:w="4987"/>
      </w:tblGrid>
      <w:tr w:rsidR="000A04DD" w:rsidRPr="00263441" w14:paraId="33026CFE" w14:textId="77777777" w:rsidTr="00D33D7B">
        <w:trPr>
          <w:cantSplit/>
          <w:tblHeader/>
        </w:trPr>
        <w:tc>
          <w:tcPr>
            <w:tcW w:w="794" w:type="pct"/>
            <w:vAlign w:val="bottom"/>
          </w:tcPr>
          <w:p w14:paraId="15CC6C7E"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Variable Name</w:t>
            </w:r>
          </w:p>
        </w:tc>
        <w:tc>
          <w:tcPr>
            <w:tcW w:w="530" w:type="pct"/>
            <w:vAlign w:val="bottom"/>
          </w:tcPr>
          <w:p w14:paraId="5E6ACC27"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Type &amp; Length</w:t>
            </w:r>
          </w:p>
        </w:tc>
        <w:tc>
          <w:tcPr>
            <w:tcW w:w="444" w:type="pct"/>
            <w:vAlign w:val="bottom"/>
          </w:tcPr>
          <w:p w14:paraId="4226DEB7"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Format</w:t>
            </w:r>
          </w:p>
        </w:tc>
        <w:tc>
          <w:tcPr>
            <w:tcW w:w="576" w:type="pct"/>
            <w:vAlign w:val="bottom"/>
          </w:tcPr>
          <w:p w14:paraId="683AF78E"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Label</w:t>
            </w:r>
          </w:p>
        </w:tc>
        <w:tc>
          <w:tcPr>
            <w:tcW w:w="885" w:type="pct"/>
            <w:vAlign w:val="bottom"/>
          </w:tcPr>
          <w:p w14:paraId="39380410" w14:textId="77777777" w:rsidR="007261CC" w:rsidRPr="00773417" w:rsidRDefault="007261CC" w:rsidP="00D33D7B">
            <w:pPr>
              <w:jc w:val="center"/>
              <w:rPr>
                <w:rFonts w:cstheme="minorHAnsi"/>
                <w:b/>
                <w:bCs/>
                <w:color w:val="000000"/>
                <w:szCs w:val="20"/>
              </w:rPr>
            </w:pPr>
            <w:r w:rsidRPr="00773417">
              <w:rPr>
                <w:rFonts w:cstheme="minorHAnsi"/>
                <w:b/>
                <w:bCs/>
                <w:color w:val="000000"/>
                <w:szCs w:val="20"/>
              </w:rPr>
              <w:t>Values</w:t>
            </w:r>
          </w:p>
        </w:tc>
        <w:tc>
          <w:tcPr>
            <w:tcW w:w="1771" w:type="pct"/>
            <w:vAlign w:val="bottom"/>
          </w:tcPr>
          <w:p w14:paraId="7640E79D" w14:textId="28F988FE" w:rsidR="007261CC" w:rsidRPr="00860165" w:rsidRDefault="007261CC" w:rsidP="00D33D7B">
            <w:pPr>
              <w:jc w:val="center"/>
              <w:rPr>
                <w:rFonts w:cstheme="minorHAnsi"/>
                <w:b/>
                <w:bCs/>
                <w:color w:val="000000"/>
                <w:szCs w:val="20"/>
              </w:rPr>
            </w:pPr>
            <w:r w:rsidRPr="00773417">
              <w:rPr>
                <w:rFonts w:cstheme="minorHAnsi"/>
                <w:b/>
                <w:bCs/>
                <w:color w:val="000000"/>
                <w:szCs w:val="20"/>
              </w:rPr>
              <w:t>Definition / Comments / Guideline</w:t>
            </w:r>
          </w:p>
        </w:tc>
      </w:tr>
      <w:tr w:rsidR="000A04DD" w:rsidRPr="00773417" w14:paraId="5576C33B" w14:textId="77777777" w:rsidTr="000A04DD">
        <w:trPr>
          <w:cantSplit/>
        </w:trPr>
        <w:tc>
          <w:tcPr>
            <w:tcW w:w="794" w:type="pct"/>
          </w:tcPr>
          <w:p w14:paraId="7F1C28F5" w14:textId="77777777" w:rsidR="007261CC" w:rsidRPr="00773417" w:rsidRDefault="007261CC" w:rsidP="008C6DEF">
            <w:pPr>
              <w:rPr>
                <w:rFonts w:cstheme="minorHAnsi"/>
                <w:bCs/>
                <w:color w:val="000000"/>
                <w:szCs w:val="20"/>
              </w:rPr>
            </w:pPr>
            <w:r w:rsidRPr="00773417">
              <w:rPr>
                <w:rFonts w:cstheme="minorHAnsi"/>
                <w:bCs/>
                <w:color w:val="000000"/>
                <w:szCs w:val="20"/>
              </w:rPr>
              <w:t>MPatID</w:t>
            </w:r>
          </w:p>
        </w:tc>
        <w:tc>
          <w:tcPr>
            <w:tcW w:w="530" w:type="pct"/>
          </w:tcPr>
          <w:p w14:paraId="765C334A" w14:textId="0494A978" w:rsidR="007261CC" w:rsidRPr="00773417" w:rsidRDefault="000A04DD" w:rsidP="008C6DEF">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4A289A7D" w14:textId="56361664" w:rsidR="007261CC" w:rsidRPr="00773417" w:rsidRDefault="007261CC" w:rsidP="008C6DEF">
            <w:pPr>
              <w:rPr>
                <w:rFonts w:cstheme="minorHAnsi"/>
                <w:color w:val="000000"/>
                <w:szCs w:val="20"/>
              </w:rPr>
            </w:pPr>
            <w:r w:rsidRPr="00773417">
              <w:rPr>
                <w:rFonts w:cstheme="minorHAnsi"/>
                <w:color w:val="000000"/>
                <w:szCs w:val="20"/>
              </w:rPr>
              <w:t>##.</w:t>
            </w:r>
          </w:p>
        </w:tc>
        <w:tc>
          <w:tcPr>
            <w:tcW w:w="576" w:type="pct"/>
          </w:tcPr>
          <w:p w14:paraId="12BB89F3" w14:textId="77777777" w:rsidR="007261CC" w:rsidRPr="00773417" w:rsidRDefault="007261CC" w:rsidP="008C6DEF">
            <w:pPr>
              <w:rPr>
                <w:rFonts w:cstheme="minorHAnsi"/>
                <w:color w:val="000000"/>
                <w:szCs w:val="20"/>
              </w:rPr>
            </w:pPr>
            <w:r w:rsidRPr="00773417">
              <w:rPr>
                <w:rFonts w:cstheme="minorHAnsi"/>
                <w:color w:val="000000"/>
                <w:szCs w:val="20"/>
              </w:rPr>
              <w:t>Mother patient ID</w:t>
            </w:r>
          </w:p>
        </w:tc>
        <w:tc>
          <w:tcPr>
            <w:tcW w:w="885" w:type="pct"/>
          </w:tcPr>
          <w:p w14:paraId="3FA7EF44" w14:textId="19FBDB7F" w:rsidR="007261CC" w:rsidRPr="00773417" w:rsidRDefault="007261CC" w:rsidP="008C6DEF">
            <w:pPr>
              <w:rPr>
                <w:rFonts w:cstheme="minorHAnsi"/>
                <w:color w:val="000000"/>
                <w:szCs w:val="20"/>
              </w:rPr>
            </w:pPr>
            <w:r w:rsidRPr="00773417">
              <w:rPr>
                <w:rFonts w:cstheme="minorHAnsi"/>
                <w:color w:val="000000"/>
                <w:szCs w:val="20"/>
              </w:rPr>
              <w:t>Unique member identifier</w:t>
            </w:r>
          </w:p>
        </w:tc>
        <w:tc>
          <w:tcPr>
            <w:tcW w:w="1771" w:type="pct"/>
          </w:tcPr>
          <w:p w14:paraId="25FC2727" w14:textId="67DE5583" w:rsidR="007261CC" w:rsidRPr="00773417" w:rsidRDefault="007261CC" w:rsidP="000A04DD">
            <w:pPr>
              <w:rPr>
                <w:rFonts w:cstheme="minorHAnsi"/>
                <w:color w:val="000000"/>
                <w:szCs w:val="20"/>
              </w:rPr>
            </w:pPr>
            <w:r w:rsidRPr="00773417">
              <w:rPr>
                <w:rFonts w:cstheme="minorHAnsi"/>
                <w:color w:val="000000"/>
                <w:szCs w:val="20"/>
              </w:rPr>
              <w:t>Arbitrary person-level identifier. Used to link across t</w:t>
            </w:r>
            <w:r w:rsidR="004224CD">
              <w:rPr>
                <w:rFonts w:cstheme="minorHAnsi"/>
                <w:color w:val="000000"/>
                <w:szCs w:val="20"/>
              </w:rPr>
              <w:t xml:space="preserve">ables. Length is DP specific.  </w:t>
            </w:r>
            <w:r w:rsidRPr="00773417">
              <w:rPr>
                <w:rFonts w:cstheme="minorHAnsi"/>
                <w:color w:val="000000"/>
                <w:szCs w:val="20"/>
              </w:rPr>
              <w:t>Must match mo</w:t>
            </w:r>
            <w:r w:rsidR="000A04DD">
              <w:rPr>
                <w:rFonts w:cstheme="minorHAnsi"/>
                <w:color w:val="000000"/>
                <w:szCs w:val="20"/>
              </w:rPr>
              <w:t>ther</w:t>
            </w:r>
            <w:r w:rsidRPr="00773417">
              <w:rPr>
                <w:rFonts w:cstheme="minorHAnsi"/>
                <w:color w:val="000000"/>
                <w:szCs w:val="20"/>
              </w:rPr>
              <w:t xml:space="preserve"> “PatID” value in all other SCDM tables.</w:t>
            </w:r>
            <w:r w:rsidR="000A04DD">
              <w:rPr>
                <w:rFonts w:cstheme="minorHAnsi"/>
                <w:color w:val="000000"/>
                <w:szCs w:val="20"/>
              </w:rPr>
              <w:t xml:space="preserve"> </w:t>
            </w:r>
            <w:r w:rsidRPr="00773417">
              <w:rPr>
                <w:rFonts w:cstheme="minorHAnsi"/>
                <w:color w:val="000000"/>
                <w:szCs w:val="20"/>
              </w:rPr>
              <w:t>Blank for child-only records.</w:t>
            </w:r>
          </w:p>
        </w:tc>
      </w:tr>
      <w:tr w:rsidR="000A04DD" w:rsidRPr="00773417" w14:paraId="00D38F07" w14:textId="77777777" w:rsidTr="000A04DD">
        <w:trPr>
          <w:cantSplit/>
          <w:trHeight w:val="255"/>
        </w:trPr>
        <w:tc>
          <w:tcPr>
            <w:tcW w:w="794" w:type="pct"/>
            <w:noWrap/>
            <w:hideMark/>
          </w:tcPr>
          <w:p w14:paraId="482C93E3" w14:textId="77777777" w:rsidR="007261CC" w:rsidRPr="00773417" w:rsidRDefault="007261CC" w:rsidP="008C6DEF">
            <w:pPr>
              <w:rPr>
                <w:rFonts w:cstheme="minorHAnsi"/>
                <w:color w:val="000000"/>
                <w:szCs w:val="20"/>
              </w:rPr>
            </w:pPr>
            <w:r w:rsidRPr="00773417">
              <w:rPr>
                <w:rFonts w:cstheme="minorHAnsi"/>
                <w:color w:val="000000"/>
                <w:szCs w:val="20"/>
              </w:rPr>
              <w:t>MBirth_Date</w:t>
            </w:r>
          </w:p>
        </w:tc>
        <w:tc>
          <w:tcPr>
            <w:tcW w:w="530" w:type="pct"/>
            <w:noWrap/>
            <w:hideMark/>
          </w:tcPr>
          <w:p w14:paraId="7132430E" w14:textId="77777777" w:rsidR="007261CC" w:rsidRPr="00773417" w:rsidRDefault="007261CC" w:rsidP="008C6DEF">
            <w:pPr>
              <w:rPr>
                <w:rFonts w:cstheme="minorHAnsi"/>
                <w:color w:val="000000"/>
                <w:szCs w:val="20"/>
              </w:rPr>
            </w:pPr>
            <w:r w:rsidRPr="00773417">
              <w:rPr>
                <w:rFonts w:cstheme="minorHAnsi"/>
                <w:color w:val="000000"/>
                <w:szCs w:val="20"/>
              </w:rPr>
              <w:t>Num(4)</w:t>
            </w:r>
          </w:p>
        </w:tc>
        <w:tc>
          <w:tcPr>
            <w:tcW w:w="444" w:type="pct"/>
            <w:noWrap/>
            <w:hideMark/>
          </w:tcPr>
          <w:p w14:paraId="304356E4" w14:textId="77777777" w:rsidR="007261CC" w:rsidRPr="00773417" w:rsidRDefault="007261CC" w:rsidP="008C6DEF">
            <w:pPr>
              <w:rPr>
                <w:rFonts w:cstheme="minorHAnsi"/>
                <w:color w:val="000000"/>
                <w:szCs w:val="20"/>
              </w:rPr>
            </w:pPr>
            <w:r w:rsidRPr="00773417">
              <w:rPr>
                <w:rFonts w:cstheme="minorHAnsi"/>
                <w:color w:val="000000"/>
                <w:szCs w:val="20"/>
              </w:rPr>
              <w:t>mmddyy10.</w:t>
            </w:r>
          </w:p>
        </w:tc>
        <w:tc>
          <w:tcPr>
            <w:tcW w:w="576" w:type="pct"/>
            <w:noWrap/>
            <w:hideMark/>
          </w:tcPr>
          <w:p w14:paraId="22692466" w14:textId="77777777" w:rsidR="007261CC" w:rsidRPr="00773417" w:rsidRDefault="007261CC" w:rsidP="008C6DEF">
            <w:pPr>
              <w:rPr>
                <w:rFonts w:cstheme="minorHAnsi"/>
                <w:color w:val="000000"/>
                <w:szCs w:val="20"/>
              </w:rPr>
            </w:pPr>
            <w:r w:rsidRPr="00773417">
              <w:rPr>
                <w:rFonts w:cstheme="minorHAnsi"/>
                <w:color w:val="000000"/>
                <w:szCs w:val="20"/>
              </w:rPr>
              <w:t>Mother birth date</w:t>
            </w:r>
          </w:p>
        </w:tc>
        <w:tc>
          <w:tcPr>
            <w:tcW w:w="885" w:type="pct"/>
            <w:hideMark/>
          </w:tcPr>
          <w:p w14:paraId="36A6200B"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hideMark/>
          </w:tcPr>
          <w:p w14:paraId="1E28084F" w14:textId="77777777" w:rsidR="007261CC" w:rsidRPr="00773417" w:rsidRDefault="007261CC" w:rsidP="008C6DEF">
            <w:pPr>
              <w:rPr>
                <w:rFonts w:cstheme="minorHAnsi"/>
                <w:color w:val="000000"/>
                <w:szCs w:val="20"/>
              </w:rPr>
            </w:pPr>
            <w:r w:rsidRPr="00773417">
              <w:rPr>
                <w:rFonts w:cstheme="minorHAnsi"/>
                <w:color w:val="000000"/>
                <w:szCs w:val="20"/>
              </w:rPr>
              <w:t>Mother Birth_Date value from SCDM Demographic table.</w:t>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56569518" w14:textId="77777777" w:rsidTr="000A04DD">
        <w:trPr>
          <w:cantSplit/>
          <w:trHeight w:val="255"/>
        </w:trPr>
        <w:tc>
          <w:tcPr>
            <w:tcW w:w="794" w:type="pct"/>
            <w:noWrap/>
          </w:tcPr>
          <w:p w14:paraId="4F22A83A" w14:textId="77777777" w:rsidR="007261CC" w:rsidRPr="00773417" w:rsidRDefault="007261CC" w:rsidP="008C6DEF">
            <w:pPr>
              <w:rPr>
                <w:rFonts w:cstheme="minorHAnsi"/>
                <w:color w:val="000000"/>
                <w:szCs w:val="20"/>
              </w:rPr>
            </w:pPr>
            <w:r w:rsidRPr="00773417">
              <w:rPr>
                <w:rFonts w:cstheme="minorHAnsi"/>
                <w:color w:val="000000"/>
                <w:szCs w:val="20"/>
              </w:rPr>
              <w:t>Age</w:t>
            </w:r>
          </w:p>
        </w:tc>
        <w:tc>
          <w:tcPr>
            <w:tcW w:w="530" w:type="pct"/>
            <w:noWrap/>
          </w:tcPr>
          <w:p w14:paraId="7F9CAB1C" w14:textId="77777777" w:rsidR="007261CC" w:rsidRPr="00773417" w:rsidRDefault="007261CC" w:rsidP="008C6DEF">
            <w:pPr>
              <w:rPr>
                <w:rFonts w:cstheme="minorHAnsi"/>
                <w:color w:val="000000"/>
                <w:szCs w:val="20"/>
              </w:rPr>
            </w:pPr>
            <w:r w:rsidRPr="00773417">
              <w:rPr>
                <w:rFonts w:cstheme="minorHAnsi"/>
                <w:color w:val="000000"/>
                <w:szCs w:val="20"/>
              </w:rPr>
              <w:t>Num(3)</w:t>
            </w:r>
          </w:p>
        </w:tc>
        <w:tc>
          <w:tcPr>
            <w:tcW w:w="444" w:type="pct"/>
            <w:noWrap/>
          </w:tcPr>
          <w:p w14:paraId="385D4802" w14:textId="77777777" w:rsidR="007261CC" w:rsidRPr="00773417" w:rsidRDefault="007261CC" w:rsidP="008C6DEF">
            <w:pPr>
              <w:rPr>
                <w:rFonts w:cstheme="minorHAnsi"/>
                <w:color w:val="000000"/>
                <w:szCs w:val="20"/>
              </w:rPr>
            </w:pPr>
            <w:r w:rsidRPr="00773417">
              <w:rPr>
                <w:rFonts w:cstheme="minorHAnsi"/>
                <w:color w:val="000000"/>
                <w:szCs w:val="20"/>
              </w:rPr>
              <w:t>2.</w:t>
            </w:r>
          </w:p>
        </w:tc>
        <w:tc>
          <w:tcPr>
            <w:tcW w:w="576" w:type="pct"/>
            <w:noWrap/>
          </w:tcPr>
          <w:p w14:paraId="6DA051DC" w14:textId="77777777" w:rsidR="007261CC" w:rsidRPr="00773417" w:rsidRDefault="007261CC" w:rsidP="008C6DEF">
            <w:pPr>
              <w:rPr>
                <w:rFonts w:cstheme="minorHAnsi"/>
                <w:color w:val="000000"/>
                <w:szCs w:val="20"/>
              </w:rPr>
            </w:pPr>
            <w:r w:rsidRPr="00773417">
              <w:rPr>
                <w:rFonts w:cstheme="minorHAnsi"/>
                <w:color w:val="000000"/>
                <w:szCs w:val="20"/>
              </w:rPr>
              <w:t>Mother’s age</w:t>
            </w:r>
          </w:p>
        </w:tc>
        <w:tc>
          <w:tcPr>
            <w:tcW w:w="885" w:type="pct"/>
          </w:tcPr>
          <w:p w14:paraId="3A715CA8"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tcPr>
          <w:p w14:paraId="29FC7D10" w14:textId="77777777" w:rsidR="007261CC" w:rsidRPr="00773417" w:rsidRDefault="007261CC" w:rsidP="008C6DEF">
            <w:pPr>
              <w:rPr>
                <w:rFonts w:cstheme="minorHAnsi"/>
                <w:color w:val="000000"/>
                <w:szCs w:val="20"/>
              </w:rPr>
            </w:pPr>
            <w:r w:rsidRPr="00773417">
              <w:rPr>
                <w:rFonts w:cstheme="minorHAnsi"/>
                <w:color w:val="000000"/>
                <w:szCs w:val="20"/>
              </w:rPr>
              <w:t>Mother’s age in years as of delivery Encounter.ADate</w:t>
            </w:r>
          </w:p>
        </w:tc>
      </w:tr>
      <w:tr w:rsidR="000A04DD" w:rsidRPr="00263441" w14:paraId="389C3F2D" w14:textId="77777777" w:rsidTr="000A04DD">
        <w:trPr>
          <w:cantSplit/>
        </w:trPr>
        <w:tc>
          <w:tcPr>
            <w:tcW w:w="794" w:type="pct"/>
          </w:tcPr>
          <w:p w14:paraId="52A2A218" w14:textId="77777777" w:rsidR="007261CC" w:rsidRPr="00773417" w:rsidRDefault="007261CC" w:rsidP="008C6DEF">
            <w:pPr>
              <w:rPr>
                <w:rFonts w:cstheme="minorHAnsi"/>
                <w:bCs/>
                <w:color w:val="000000"/>
                <w:szCs w:val="20"/>
              </w:rPr>
            </w:pPr>
            <w:r w:rsidRPr="00773417">
              <w:rPr>
                <w:rFonts w:cstheme="minorHAnsi"/>
                <w:bCs/>
                <w:color w:val="000000"/>
                <w:szCs w:val="20"/>
              </w:rPr>
              <w:t>EncounterID</w:t>
            </w:r>
          </w:p>
        </w:tc>
        <w:tc>
          <w:tcPr>
            <w:tcW w:w="530" w:type="pct"/>
          </w:tcPr>
          <w:p w14:paraId="44314D88" w14:textId="01B18044" w:rsidR="007261CC" w:rsidRPr="00773417" w:rsidRDefault="000A04DD" w:rsidP="008C6DEF">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327839F1" w14:textId="11925067" w:rsidR="007261CC" w:rsidRPr="00773417" w:rsidRDefault="007261CC" w:rsidP="008C6DEF">
            <w:pPr>
              <w:rPr>
                <w:rFonts w:cstheme="minorHAnsi"/>
                <w:color w:val="000000"/>
                <w:szCs w:val="20"/>
              </w:rPr>
            </w:pPr>
            <w:r w:rsidRPr="00773417">
              <w:rPr>
                <w:rFonts w:cstheme="minorHAnsi"/>
                <w:color w:val="000000"/>
                <w:szCs w:val="20"/>
              </w:rPr>
              <w:t>##.</w:t>
            </w:r>
          </w:p>
        </w:tc>
        <w:tc>
          <w:tcPr>
            <w:tcW w:w="576" w:type="pct"/>
          </w:tcPr>
          <w:p w14:paraId="49539CBB" w14:textId="77777777" w:rsidR="007261CC" w:rsidRPr="00773417" w:rsidRDefault="007261CC" w:rsidP="008C6DEF">
            <w:pPr>
              <w:rPr>
                <w:rFonts w:cstheme="minorHAnsi"/>
                <w:color w:val="000000"/>
                <w:szCs w:val="20"/>
              </w:rPr>
            </w:pPr>
            <w:r w:rsidRPr="00773417">
              <w:rPr>
                <w:rFonts w:cstheme="minorHAnsi"/>
                <w:color w:val="000000"/>
                <w:szCs w:val="20"/>
              </w:rPr>
              <w:t>Mother’s delivery EncounterID</w:t>
            </w:r>
          </w:p>
        </w:tc>
        <w:tc>
          <w:tcPr>
            <w:tcW w:w="885" w:type="pct"/>
          </w:tcPr>
          <w:p w14:paraId="27B08508" w14:textId="68F311CC" w:rsidR="007261CC" w:rsidRPr="00773417" w:rsidRDefault="007261CC" w:rsidP="008C6DEF">
            <w:pPr>
              <w:rPr>
                <w:rFonts w:cstheme="minorHAnsi"/>
                <w:color w:val="000000"/>
                <w:szCs w:val="20"/>
              </w:rPr>
            </w:pPr>
            <w:r w:rsidRPr="00773417">
              <w:rPr>
                <w:rFonts w:cstheme="minorHAnsi"/>
                <w:color w:val="000000"/>
                <w:szCs w:val="20"/>
              </w:rPr>
              <w:t>Unique encounter identifier.</w:t>
            </w:r>
          </w:p>
        </w:tc>
        <w:tc>
          <w:tcPr>
            <w:tcW w:w="1771" w:type="pct"/>
          </w:tcPr>
          <w:p w14:paraId="39EC483E" w14:textId="77777777" w:rsidR="007261CC" w:rsidRPr="00263441" w:rsidRDefault="007261CC" w:rsidP="008C6DEF">
            <w:pPr>
              <w:rPr>
                <w:szCs w:val="20"/>
              </w:rPr>
            </w:pPr>
            <w:r w:rsidRPr="00773417">
              <w:rPr>
                <w:rFonts w:cstheme="minorHAnsi"/>
                <w:color w:val="000000"/>
                <w:szCs w:val="20"/>
              </w:rPr>
              <w:t>EncounterID value from SCDM Encounter table, for mother’s delivery encounter.</w:t>
            </w:r>
            <w:r>
              <w:rPr>
                <w:szCs w:val="20"/>
              </w:rPr>
              <w:t xml:space="preserve">   </w:t>
            </w:r>
            <w:r w:rsidRPr="00773417">
              <w:rPr>
                <w:szCs w:val="20"/>
              </w:rPr>
              <w:t>Bl</w:t>
            </w:r>
            <w:r w:rsidRPr="00773417">
              <w:rPr>
                <w:rFonts w:cstheme="minorHAnsi"/>
                <w:color w:val="000000"/>
                <w:szCs w:val="20"/>
              </w:rPr>
              <w:t>ank for child-only records.</w:t>
            </w:r>
          </w:p>
        </w:tc>
      </w:tr>
      <w:tr w:rsidR="000A04DD" w:rsidRPr="00773417" w14:paraId="330C4192" w14:textId="77777777" w:rsidTr="000A04DD">
        <w:trPr>
          <w:cantSplit/>
        </w:trPr>
        <w:tc>
          <w:tcPr>
            <w:tcW w:w="794" w:type="pct"/>
          </w:tcPr>
          <w:p w14:paraId="5D307438" w14:textId="77777777" w:rsidR="007261CC" w:rsidRPr="00773417" w:rsidRDefault="007261CC" w:rsidP="008C6DEF">
            <w:pPr>
              <w:rPr>
                <w:rFonts w:cstheme="minorHAnsi"/>
                <w:bCs/>
                <w:color w:val="000000"/>
                <w:szCs w:val="20"/>
              </w:rPr>
            </w:pPr>
            <w:r w:rsidRPr="00773417">
              <w:rPr>
                <w:rFonts w:cstheme="minorHAnsi"/>
                <w:bCs/>
                <w:color w:val="000000"/>
                <w:szCs w:val="20"/>
              </w:rPr>
              <w:t>EncType</w:t>
            </w:r>
          </w:p>
        </w:tc>
        <w:tc>
          <w:tcPr>
            <w:tcW w:w="530" w:type="pct"/>
          </w:tcPr>
          <w:p w14:paraId="26E75E23" w14:textId="77777777" w:rsidR="007261CC" w:rsidRPr="00773417" w:rsidRDefault="007261CC" w:rsidP="008C6DEF">
            <w:pPr>
              <w:rPr>
                <w:rFonts w:cstheme="minorHAnsi"/>
                <w:color w:val="000000"/>
                <w:szCs w:val="20"/>
              </w:rPr>
            </w:pPr>
            <w:r w:rsidRPr="00773417">
              <w:rPr>
                <w:rFonts w:cstheme="minorHAnsi"/>
                <w:color w:val="000000"/>
                <w:szCs w:val="20"/>
              </w:rPr>
              <w:t>Char(2)</w:t>
            </w:r>
          </w:p>
        </w:tc>
        <w:tc>
          <w:tcPr>
            <w:tcW w:w="444" w:type="pct"/>
          </w:tcPr>
          <w:p w14:paraId="15133DBC" w14:textId="77777777" w:rsidR="007261CC" w:rsidRPr="00773417" w:rsidRDefault="007261CC" w:rsidP="008C6DEF">
            <w:pPr>
              <w:rPr>
                <w:rFonts w:cstheme="minorHAnsi"/>
                <w:color w:val="000000"/>
                <w:szCs w:val="20"/>
              </w:rPr>
            </w:pPr>
            <w:r w:rsidRPr="00773417">
              <w:rPr>
                <w:rFonts w:cstheme="minorHAnsi"/>
                <w:color w:val="000000"/>
                <w:szCs w:val="20"/>
              </w:rPr>
              <w:t>$2.</w:t>
            </w:r>
          </w:p>
        </w:tc>
        <w:tc>
          <w:tcPr>
            <w:tcW w:w="576" w:type="pct"/>
          </w:tcPr>
          <w:p w14:paraId="1E3400AF" w14:textId="77777777" w:rsidR="007261CC" w:rsidRPr="00773417" w:rsidRDefault="007261CC" w:rsidP="008C6DEF">
            <w:pPr>
              <w:rPr>
                <w:rFonts w:cstheme="minorHAnsi"/>
                <w:color w:val="000000"/>
                <w:szCs w:val="20"/>
              </w:rPr>
            </w:pPr>
            <w:r w:rsidRPr="00773417">
              <w:rPr>
                <w:rFonts w:cstheme="minorHAnsi"/>
                <w:color w:val="000000"/>
                <w:szCs w:val="20"/>
              </w:rPr>
              <w:t>Encounter type</w:t>
            </w:r>
          </w:p>
        </w:tc>
        <w:tc>
          <w:tcPr>
            <w:tcW w:w="885" w:type="pct"/>
          </w:tcPr>
          <w:p w14:paraId="4C0AF391" w14:textId="77777777" w:rsidR="007261CC" w:rsidRPr="00773417" w:rsidRDefault="007261CC" w:rsidP="008C6DEF">
            <w:pPr>
              <w:rPr>
                <w:rFonts w:cstheme="minorHAnsi"/>
                <w:color w:val="000000"/>
                <w:szCs w:val="20"/>
              </w:rPr>
            </w:pPr>
            <w:r w:rsidRPr="00773417">
              <w:rPr>
                <w:rFonts w:cstheme="minorHAnsi"/>
                <w:color w:val="000000"/>
                <w:szCs w:val="20"/>
              </w:rPr>
              <w:t>IP, ED, AV, IS, or OA</w:t>
            </w:r>
          </w:p>
        </w:tc>
        <w:tc>
          <w:tcPr>
            <w:tcW w:w="1771" w:type="pct"/>
          </w:tcPr>
          <w:p w14:paraId="5B2EF224" w14:textId="4FFEBB91" w:rsidR="007261CC" w:rsidRPr="00773417" w:rsidRDefault="007261CC" w:rsidP="004224CD">
            <w:pPr>
              <w:rPr>
                <w:rFonts w:cstheme="minorHAnsi"/>
                <w:color w:val="000000"/>
                <w:szCs w:val="20"/>
              </w:rPr>
            </w:pPr>
            <w:r w:rsidRPr="00773417">
              <w:rPr>
                <w:rFonts w:cstheme="minorHAnsi"/>
                <w:color w:val="000000"/>
                <w:szCs w:val="20"/>
              </w:rPr>
              <w:t>EncType value from SCDM Encounter table, for mother’s delivery encounter.</w:t>
            </w:r>
            <w:r w:rsidRPr="00773417">
              <w:rPr>
                <w:rStyle w:val="FootnoteReference"/>
                <w:rFonts w:cstheme="minorHAnsi"/>
                <w:color w:val="000000"/>
                <w:szCs w:val="20"/>
              </w:rPr>
              <w:footnoteReference w:id="1"/>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6776F81F" w14:textId="77777777" w:rsidTr="000A04DD">
        <w:trPr>
          <w:cantSplit/>
        </w:trPr>
        <w:tc>
          <w:tcPr>
            <w:tcW w:w="794" w:type="pct"/>
          </w:tcPr>
          <w:p w14:paraId="783C467E" w14:textId="77777777" w:rsidR="007261CC" w:rsidRPr="00773417" w:rsidRDefault="007261CC" w:rsidP="008C6DEF">
            <w:pPr>
              <w:rPr>
                <w:rFonts w:cstheme="minorHAnsi"/>
                <w:bCs/>
                <w:color w:val="000000"/>
                <w:szCs w:val="20"/>
              </w:rPr>
            </w:pPr>
            <w:r w:rsidRPr="00773417">
              <w:rPr>
                <w:rFonts w:cstheme="minorHAnsi"/>
                <w:bCs/>
                <w:color w:val="000000"/>
                <w:szCs w:val="20"/>
              </w:rPr>
              <w:t>ADate</w:t>
            </w:r>
          </w:p>
        </w:tc>
        <w:tc>
          <w:tcPr>
            <w:tcW w:w="530" w:type="pct"/>
          </w:tcPr>
          <w:p w14:paraId="3B69426A" w14:textId="77777777" w:rsidR="007261CC" w:rsidRPr="00773417" w:rsidRDefault="007261CC" w:rsidP="008C6DEF">
            <w:pPr>
              <w:rPr>
                <w:rFonts w:cstheme="minorHAnsi"/>
                <w:color w:val="000000"/>
                <w:szCs w:val="20"/>
              </w:rPr>
            </w:pPr>
            <w:r w:rsidRPr="00773417">
              <w:rPr>
                <w:rFonts w:cstheme="minorHAnsi"/>
                <w:color w:val="000000"/>
                <w:szCs w:val="20"/>
              </w:rPr>
              <w:t>Num(4)</w:t>
            </w:r>
          </w:p>
        </w:tc>
        <w:tc>
          <w:tcPr>
            <w:tcW w:w="444" w:type="pct"/>
          </w:tcPr>
          <w:p w14:paraId="5025B30D" w14:textId="77777777" w:rsidR="007261CC" w:rsidRPr="00773417" w:rsidRDefault="007261CC" w:rsidP="008C6DEF">
            <w:pPr>
              <w:rPr>
                <w:rFonts w:cstheme="minorHAnsi"/>
                <w:color w:val="000000"/>
                <w:szCs w:val="20"/>
              </w:rPr>
            </w:pPr>
            <w:r w:rsidRPr="00773417">
              <w:rPr>
                <w:rFonts w:cstheme="minorHAnsi"/>
                <w:color w:val="000000"/>
                <w:szCs w:val="20"/>
              </w:rPr>
              <w:t>mmddyy10.</w:t>
            </w:r>
          </w:p>
        </w:tc>
        <w:tc>
          <w:tcPr>
            <w:tcW w:w="576" w:type="pct"/>
          </w:tcPr>
          <w:p w14:paraId="5152CBB2" w14:textId="77777777" w:rsidR="007261CC" w:rsidRPr="00773417" w:rsidRDefault="007261CC" w:rsidP="008C6DEF">
            <w:pPr>
              <w:rPr>
                <w:rFonts w:cstheme="minorHAnsi"/>
                <w:color w:val="000000"/>
                <w:szCs w:val="20"/>
              </w:rPr>
            </w:pPr>
            <w:r w:rsidRPr="00773417">
              <w:rPr>
                <w:rFonts w:cstheme="minorHAnsi"/>
                <w:color w:val="000000"/>
                <w:szCs w:val="20"/>
              </w:rPr>
              <w:t>Admission date for mother’s delivery encounter</w:t>
            </w:r>
          </w:p>
        </w:tc>
        <w:tc>
          <w:tcPr>
            <w:tcW w:w="885" w:type="pct"/>
          </w:tcPr>
          <w:p w14:paraId="705D3A90" w14:textId="77777777" w:rsidR="007261CC" w:rsidRPr="00773417" w:rsidRDefault="007261CC" w:rsidP="008C6DEF">
            <w:pPr>
              <w:rPr>
                <w:rFonts w:cstheme="minorHAnsi"/>
                <w:color w:val="000000"/>
                <w:szCs w:val="20"/>
              </w:rPr>
            </w:pPr>
            <w:r w:rsidRPr="00773417">
              <w:rPr>
                <w:rFonts w:cstheme="minorHAnsi"/>
                <w:color w:val="000000"/>
                <w:szCs w:val="20"/>
              </w:rPr>
              <w:t>SAS Date</w:t>
            </w:r>
          </w:p>
        </w:tc>
        <w:tc>
          <w:tcPr>
            <w:tcW w:w="1771" w:type="pct"/>
          </w:tcPr>
          <w:p w14:paraId="439C8A6B" w14:textId="77777777" w:rsidR="007261CC" w:rsidRPr="00773417" w:rsidRDefault="007261CC" w:rsidP="008C6DEF">
            <w:pPr>
              <w:rPr>
                <w:rFonts w:cstheme="minorHAnsi"/>
                <w:color w:val="000000"/>
                <w:szCs w:val="20"/>
              </w:rPr>
            </w:pPr>
            <w:r w:rsidRPr="00773417">
              <w:rPr>
                <w:rFonts w:cstheme="minorHAnsi"/>
                <w:color w:val="000000"/>
                <w:szCs w:val="20"/>
              </w:rPr>
              <w:t>ADate value from SCDM Encounter table, for mother’s delivery encounter.</w:t>
            </w:r>
            <w:r w:rsidRPr="00263441">
              <w:rPr>
                <w:szCs w:val="20"/>
                <w:vertAlign w:val="superscript"/>
              </w:rPr>
              <w:fldChar w:fldCharType="begin"/>
            </w:r>
            <w:r w:rsidRPr="00263441">
              <w:rPr>
                <w:szCs w:val="20"/>
                <w:vertAlign w:val="superscript"/>
              </w:rPr>
              <w:instrText xml:space="preserve"> NOTEREF _Ref503009509 \h  \* MERGEFORMAT </w:instrText>
            </w:r>
            <w:r w:rsidRPr="00263441">
              <w:rPr>
                <w:szCs w:val="20"/>
                <w:vertAlign w:val="superscript"/>
              </w:rPr>
            </w:r>
            <w:r w:rsidRPr="00263441">
              <w:rPr>
                <w:szCs w:val="20"/>
                <w:vertAlign w:val="superscript"/>
              </w:rPr>
              <w:fldChar w:fldCharType="separate"/>
            </w:r>
            <w:r w:rsidRPr="00263441">
              <w:rPr>
                <w:szCs w:val="20"/>
                <w:vertAlign w:val="superscript"/>
              </w:rPr>
              <w:t>1</w:t>
            </w:r>
            <w:r w:rsidRPr="00263441">
              <w:rPr>
                <w:szCs w:val="20"/>
                <w:vertAlign w:val="superscript"/>
              </w:rPr>
              <w:fldChar w:fldCharType="end"/>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18AF19CA" w14:textId="77777777" w:rsidTr="000A04DD">
        <w:trPr>
          <w:cantSplit/>
        </w:trPr>
        <w:tc>
          <w:tcPr>
            <w:tcW w:w="794" w:type="pct"/>
          </w:tcPr>
          <w:p w14:paraId="1D3A7368" w14:textId="2060659F" w:rsidR="007261CC" w:rsidRPr="00773417" w:rsidRDefault="007261CC" w:rsidP="007261CC">
            <w:pPr>
              <w:rPr>
                <w:rFonts w:cstheme="minorHAnsi"/>
                <w:bCs/>
                <w:color w:val="000000"/>
                <w:szCs w:val="20"/>
              </w:rPr>
            </w:pPr>
            <w:r w:rsidRPr="00773417">
              <w:rPr>
                <w:rFonts w:cstheme="minorHAnsi"/>
                <w:bCs/>
                <w:color w:val="000000"/>
                <w:szCs w:val="20"/>
              </w:rPr>
              <w:t>DDate</w:t>
            </w:r>
          </w:p>
        </w:tc>
        <w:tc>
          <w:tcPr>
            <w:tcW w:w="530" w:type="pct"/>
          </w:tcPr>
          <w:p w14:paraId="666A1952" w14:textId="2D27408E" w:rsidR="007261CC" w:rsidRPr="00773417" w:rsidRDefault="007261CC" w:rsidP="007261CC">
            <w:pPr>
              <w:rPr>
                <w:rFonts w:cstheme="minorHAnsi"/>
                <w:color w:val="000000"/>
                <w:szCs w:val="20"/>
              </w:rPr>
            </w:pPr>
            <w:r w:rsidRPr="00773417">
              <w:rPr>
                <w:rFonts w:cstheme="minorHAnsi"/>
                <w:color w:val="000000"/>
                <w:szCs w:val="20"/>
              </w:rPr>
              <w:t>Num(4)</w:t>
            </w:r>
          </w:p>
        </w:tc>
        <w:tc>
          <w:tcPr>
            <w:tcW w:w="444" w:type="pct"/>
          </w:tcPr>
          <w:p w14:paraId="0F5A5601" w14:textId="55E45F7A" w:rsidR="007261CC" w:rsidRPr="00773417" w:rsidRDefault="007261CC" w:rsidP="007261CC">
            <w:pPr>
              <w:rPr>
                <w:rFonts w:cstheme="minorHAnsi"/>
                <w:color w:val="000000"/>
                <w:szCs w:val="20"/>
              </w:rPr>
            </w:pPr>
            <w:r w:rsidRPr="00773417">
              <w:rPr>
                <w:rFonts w:cstheme="minorHAnsi"/>
                <w:color w:val="000000"/>
                <w:szCs w:val="20"/>
              </w:rPr>
              <w:t>mmddyy10.</w:t>
            </w:r>
          </w:p>
        </w:tc>
        <w:tc>
          <w:tcPr>
            <w:tcW w:w="576" w:type="pct"/>
          </w:tcPr>
          <w:p w14:paraId="17A21778" w14:textId="352FA7A2" w:rsidR="007261CC" w:rsidRPr="00773417" w:rsidRDefault="007261CC" w:rsidP="007261CC">
            <w:pPr>
              <w:rPr>
                <w:rFonts w:cstheme="minorHAnsi"/>
                <w:color w:val="000000"/>
                <w:szCs w:val="20"/>
              </w:rPr>
            </w:pPr>
            <w:r w:rsidRPr="00773417">
              <w:rPr>
                <w:rFonts w:cstheme="minorHAnsi"/>
                <w:color w:val="000000"/>
                <w:szCs w:val="20"/>
              </w:rPr>
              <w:t>Discharge date for mother’s delivery encounter</w:t>
            </w:r>
          </w:p>
        </w:tc>
        <w:tc>
          <w:tcPr>
            <w:tcW w:w="885" w:type="pct"/>
          </w:tcPr>
          <w:p w14:paraId="406B056D" w14:textId="003EC34E" w:rsidR="007261CC" w:rsidRPr="00773417" w:rsidRDefault="007261CC" w:rsidP="007261CC">
            <w:pPr>
              <w:rPr>
                <w:rFonts w:cstheme="minorHAnsi"/>
                <w:color w:val="000000"/>
                <w:szCs w:val="20"/>
              </w:rPr>
            </w:pPr>
            <w:r w:rsidRPr="00773417">
              <w:rPr>
                <w:rFonts w:cstheme="minorHAnsi"/>
                <w:color w:val="000000"/>
                <w:szCs w:val="20"/>
              </w:rPr>
              <w:t>SAS Date; may be null</w:t>
            </w:r>
          </w:p>
        </w:tc>
        <w:tc>
          <w:tcPr>
            <w:tcW w:w="1771" w:type="pct"/>
          </w:tcPr>
          <w:p w14:paraId="64BBEE3A" w14:textId="02D72576" w:rsidR="007261CC" w:rsidRPr="00773417" w:rsidRDefault="007261CC" w:rsidP="007261CC">
            <w:pPr>
              <w:rPr>
                <w:rFonts w:cstheme="minorHAnsi"/>
                <w:color w:val="000000"/>
                <w:szCs w:val="20"/>
              </w:rPr>
            </w:pPr>
            <w:r w:rsidRPr="00773417">
              <w:rPr>
                <w:rFonts w:cstheme="minorHAnsi"/>
                <w:color w:val="000000"/>
                <w:szCs w:val="20"/>
              </w:rPr>
              <w:t>DDate value from SCDM Encounter table, for mother’s delivery encounter.</w:t>
            </w:r>
            <w:r w:rsidRPr="00263441">
              <w:rPr>
                <w:szCs w:val="20"/>
                <w:vertAlign w:val="superscript"/>
              </w:rPr>
              <w:fldChar w:fldCharType="begin"/>
            </w:r>
            <w:r w:rsidRPr="00263441">
              <w:rPr>
                <w:szCs w:val="20"/>
                <w:vertAlign w:val="superscript"/>
              </w:rPr>
              <w:instrText xml:space="preserve"> NOTEREF _Ref503009509 \h  \* MERGEFORMAT </w:instrText>
            </w:r>
            <w:r w:rsidRPr="00263441">
              <w:rPr>
                <w:szCs w:val="20"/>
                <w:vertAlign w:val="superscript"/>
              </w:rPr>
            </w:r>
            <w:r w:rsidRPr="00263441">
              <w:rPr>
                <w:szCs w:val="20"/>
                <w:vertAlign w:val="superscript"/>
              </w:rPr>
              <w:fldChar w:fldCharType="separate"/>
            </w:r>
            <w:r w:rsidRPr="00263441">
              <w:rPr>
                <w:szCs w:val="20"/>
                <w:vertAlign w:val="superscript"/>
              </w:rPr>
              <w:t>1</w:t>
            </w:r>
            <w:r w:rsidRPr="00263441">
              <w:rPr>
                <w:szCs w:val="20"/>
                <w:vertAlign w:val="superscript"/>
              </w:rPr>
              <w:fldChar w:fldCharType="end"/>
            </w:r>
            <w:r>
              <w:rPr>
                <w:rFonts w:cstheme="minorHAnsi"/>
                <w:color w:val="000000"/>
                <w:szCs w:val="20"/>
              </w:rPr>
              <w:t xml:space="preserve">  </w:t>
            </w:r>
            <w:r w:rsidRPr="00773417">
              <w:rPr>
                <w:rFonts w:cstheme="minorHAnsi"/>
                <w:color w:val="000000"/>
                <w:szCs w:val="20"/>
              </w:rPr>
              <w:t>Blank for child-only records.</w:t>
            </w:r>
          </w:p>
        </w:tc>
      </w:tr>
      <w:tr w:rsidR="000A04DD" w:rsidRPr="00773417" w14:paraId="4FC8A5DC" w14:textId="77777777" w:rsidTr="000A04DD">
        <w:trPr>
          <w:cantSplit/>
        </w:trPr>
        <w:tc>
          <w:tcPr>
            <w:tcW w:w="794" w:type="pct"/>
          </w:tcPr>
          <w:p w14:paraId="560A13DA" w14:textId="12C4D419" w:rsidR="007261CC" w:rsidRPr="00773417" w:rsidRDefault="007261CC" w:rsidP="007261CC">
            <w:pPr>
              <w:rPr>
                <w:rFonts w:cstheme="minorHAnsi"/>
                <w:bCs/>
                <w:color w:val="000000"/>
                <w:szCs w:val="20"/>
              </w:rPr>
            </w:pPr>
            <w:r w:rsidRPr="00773417">
              <w:rPr>
                <w:rFonts w:cstheme="minorHAnsi"/>
                <w:bCs/>
                <w:color w:val="000000"/>
                <w:szCs w:val="20"/>
              </w:rPr>
              <w:t>CPatID</w:t>
            </w:r>
          </w:p>
        </w:tc>
        <w:tc>
          <w:tcPr>
            <w:tcW w:w="530" w:type="pct"/>
          </w:tcPr>
          <w:p w14:paraId="5BA882BC" w14:textId="57547FC2" w:rsidR="007261CC" w:rsidRPr="00773417" w:rsidRDefault="000A04DD" w:rsidP="007261CC">
            <w:pPr>
              <w:rPr>
                <w:rFonts w:cstheme="minorHAnsi"/>
                <w:color w:val="000000"/>
                <w:szCs w:val="20"/>
              </w:rPr>
            </w:pPr>
            <w:r>
              <w:rPr>
                <w:rFonts w:cstheme="minorHAnsi"/>
                <w:color w:val="000000"/>
                <w:szCs w:val="20"/>
              </w:rPr>
              <w:t>Num</w:t>
            </w:r>
            <w:r w:rsidR="007261CC" w:rsidRPr="00773417">
              <w:rPr>
                <w:rFonts w:cstheme="minorHAnsi"/>
                <w:color w:val="000000"/>
                <w:szCs w:val="20"/>
              </w:rPr>
              <w:t>(Site specific length)</w:t>
            </w:r>
          </w:p>
        </w:tc>
        <w:tc>
          <w:tcPr>
            <w:tcW w:w="444" w:type="pct"/>
          </w:tcPr>
          <w:p w14:paraId="6AAC5FC1" w14:textId="5FB60A25" w:rsidR="007261CC" w:rsidRPr="00773417" w:rsidRDefault="007261CC" w:rsidP="007261CC">
            <w:pPr>
              <w:rPr>
                <w:rFonts w:cstheme="minorHAnsi"/>
                <w:color w:val="000000"/>
                <w:szCs w:val="20"/>
              </w:rPr>
            </w:pPr>
            <w:r w:rsidRPr="00773417">
              <w:rPr>
                <w:rFonts w:cstheme="minorHAnsi"/>
                <w:color w:val="000000"/>
                <w:szCs w:val="20"/>
              </w:rPr>
              <w:t>##.</w:t>
            </w:r>
          </w:p>
        </w:tc>
        <w:tc>
          <w:tcPr>
            <w:tcW w:w="576" w:type="pct"/>
          </w:tcPr>
          <w:p w14:paraId="71E259CF" w14:textId="0F39BFCF" w:rsidR="007261CC" w:rsidRPr="00773417" w:rsidRDefault="007261CC" w:rsidP="007261CC">
            <w:pPr>
              <w:rPr>
                <w:rFonts w:cstheme="minorHAnsi"/>
                <w:color w:val="000000"/>
                <w:szCs w:val="20"/>
              </w:rPr>
            </w:pPr>
            <w:r w:rsidRPr="00773417">
              <w:rPr>
                <w:rFonts w:cstheme="minorHAnsi"/>
                <w:color w:val="000000"/>
                <w:szCs w:val="20"/>
              </w:rPr>
              <w:t>Child patient ID</w:t>
            </w:r>
          </w:p>
        </w:tc>
        <w:tc>
          <w:tcPr>
            <w:tcW w:w="885" w:type="pct"/>
          </w:tcPr>
          <w:p w14:paraId="139C4D38" w14:textId="2E89D604" w:rsidR="007261CC" w:rsidRPr="00773417" w:rsidRDefault="007261CC" w:rsidP="007261CC">
            <w:pPr>
              <w:rPr>
                <w:rFonts w:cstheme="minorHAnsi"/>
                <w:color w:val="000000"/>
                <w:szCs w:val="20"/>
              </w:rPr>
            </w:pPr>
            <w:r w:rsidRPr="00773417">
              <w:rPr>
                <w:rFonts w:cstheme="minorHAnsi"/>
                <w:color w:val="000000"/>
                <w:szCs w:val="20"/>
              </w:rPr>
              <w:t xml:space="preserve">Unique member identifier. </w:t>
            </w:r>
          </w:p>
        </w:tc>
        <w:tc>
          <w:tcPr>
            <w:tcW w:w="1771" w:type="pct"/>
          </w:tcPr>
          <w:p w14:paraId="0E49A23E" w14:textId="77777777" w:rsidR="007261CC" w:rsidRPr="00773417" w:rsidRDefault="007261CC" w:rsidP="007261CC">
            <w:pPr>
              <w:rPr>
                <w:rFonts w:cstheme="minorHAnsi"/>
                <w:color w:val="000000"/>
                <w:szCs w:val="20"/>
              </w:rPr>
            </w:pPr>
            <w:r w:rsidRPr="00773417">
              <w:rPr>
                <w:rFonts w:cstheme="minorHAnsi"/>
                <w:color w:val="000000"/>
                <w:szCs w:val="20"/>
              </w:rPr>
              <w:t>Arbitrary person-level identifier. Used to link across tables. Length is DP specific.  Must match child “PatID” value in all other SCDM tables.</w:t>
            </w:r>
          </w:p>
          <w:p w14:paraId="6E4B09EC" w14:textId="39E1E7A9" w:rsidR="007261CC" w:rsidRPr="00773417" w:rsidRDefault="007261CC" w:rsidP="007261CC">
            <w:pPr>
              <w:rPr>
                <w:rFonts w:cstheme="minorHAnsi"/>
                <w:color w:val="000000"/>
                <w:szCs w:val="20"/>
              </w:rPr>
            </w:pPr>
            <w:r w:rsidRPr="00773417">
              <w:rPr>
                <w:rFonts w:cstheme="minorHAnsi"/>
                <w:color w:val="000000"/>
                <w:szCs w:val="20"/>
              </w:rPr>
              <w:t>Blank for mother/delivery-only records.</w:t>
            </w:r>
          </w:p>
        </w:tc>
      </w:tr>
      <w:tr w:rsidR="000A04DD" w:rsidRPr="00773417" w14:paraId="529A123A" w14:textId="77777777" w:rsidTr="000A04DD">
        <w:trPr>
          <w:cantSplit/>
        </w:trPr>
        <w:tc>
          <w:tcPr>
            <w:tcW w:w="794" w:type="pct"/>
          </w:tcPr>
          <w:p w14:paraId="78E4E3E9" w14:textId="2A810EA5" w:rsidR="007261CC" w:rsidRPr="00773417" w:rsidRDefault="007261CC" w:rsidP="007261CC">
            <w:pPr>
              <w:rPr>
                <w:rFonts w:cstheme="minorHAnsi"/>
                <w:bCs/>
                <w:color w:val="000000"/>
                <w:szCs w:val="20"/>
              </w:rPr>
            </w:pPr>
            <w:r w:rsidRPr="00773417">
              <w:rPr>
                <w:rFonts w:cstheme="minorHAnsi"/>
                <w:bCs/>
                <w:color w:val="000000"/>
                <w:szCs w:val="20"/>
              </w:rPr>
              <w:t>CBirth_Date</w:t>
            </w:r>
          </w:p>
        </w:tc>
        <w:tc>
          <w:tcPr>
            <w:tcW w:w="530" w:type="pct"/>
          </w:tcPr>
          <w:p w14:paraId="00085B8F" w14:textId="341B9806" w:rsidR="007261CC" w:rsidRPr="00773417" w:rsidRDefault="007261CC" w:rsidP="007261CC">
            <w:pPr>
              <w:rPr>
                <w:rFonts w:cstheme="minorHAnsi"/>
                <w:color w:val="000000"/>
                <w:szCs w:val="20"/>
              </w:rPr>
            </w:pPr>
            <w:r w:rsidRPr="00773417">
              <w:rPr>
                <w:rFonts w:cstheme="minorHAnsi"/>
                <w:color w:val="000000"/>
                <w:szCs w:val="20"/>
              </w:rPr>
              <w:t>Num(4)</w:t>
            </w:r>
          </w:p>
        </w:tc>
        <w:tc>
          <w:tcPr>
            <w:tcW w:w="444" w:type="pct"/>
          </w:tcPr>
          <w:p w14:paraId="5BAD1E71" w14:textId="21A3EDFB" w:rsidR="007261CC" w:rsidRPr="00773417" w:rsidRDefault="007261CC" w:rsidP="007261CC">
            <w:pPr>
              <w:rPr>
                <w:rFonts w:cstheme="minorHAnsi"/>
                <w:color w:val="000000"/>
                <w:szCs w:val="20"/>
              </w:rPr>
            </w:pPr>
            <w:r w:rsidRPr="00773417">
              <w:rPr>
                <w:rFonts w:cstheme="minorHAnsi"/>
                <w:color w:val="000000"/>
                <w:szCs w:val="20"/>
              </w:rPr>
              <w:t>mmddyy10.</w:t>
            </w:r>
          </w:p>
        </w:tc>
        <w:tc>
          <w:tcPr>
            <w:tcW w:w="576" w:type="pct"/>
          </w:tcPr>
          <w:p w14:paraId="1B75B650" w14:textId="28ED7AD2" w:rsidR="007261CC" w:rsidRPr="00773417" w:rsidRDefault="007261CC" w:rsidP="007261CC">
            <w:pPr>
              <w:rPr>
                <w:rFonts w:cstheme="minorHAnsi"/>
                <w:color w:val="000000"/>
                <w:szCs w:val="20"/>
              </w:rPr>
            </w:pPr>
            <w:r w:rsidRPr="00773417">
              <w:rPr>
                <w:rFonts w:cstheme="minorHAnsi"/>
                <w:color w:val="000000"/>
                <w:szCs w:val="20"/>
              </w:rPr>
              <w:t>Child birth date</w:t>
            </w:r>
          </w:p>
        </w:tc>
        <w:tc>
          <w:tcPr>
            <w:tcW w:w="885" w:type="pct"/>
          </w:tcPr>
          <w:p w14:paraId="0DDFD356" w14:textId="398D8C74" w:rsidR="007261CC" w:rsidRPr="00773417" w:rsidRDefault="007261CC" w:rsidP="007261CC">
            <w:pPr>
              <w:rPr>
                <w:rFonts w:cstheme="minorHAnsi"/>
                <w:color w:val="000000"/>
                <w:szCs w:val="20"/>
              </w:rPr>
            </w:pPr>
            <w:r w:rsidRPr="00773417">
              <w:rPr>
                <w:rFonts w:cstheme="minorHAnsi"/>
                <w:color w:val="000000"/>
                <w:szCs w:val="20"/>
              </w:rPr>
              <w:t>SAS Date</w:t>
            </w:r>
          </w:p>
        </w:tc>
        <w:tc>
          <w:tcPr>
            <w:tcW w:w="1771" w:type="pct"/>
          </w:tcPr>
          <w:p w14:paraId="5EBB4D87" w14:textId="06520088" w:rsidR="007261CC" w:rsidRPr="00773417" w:rsidRDefault="007261CC" w:rsidP="007261CC">
            <w:pPr>
              <w:rPr>
                <w:rFonts w:cstheme="minorHAnsi"/>
                <w:color w:val="000000"/>
                <w:szCs w:val="20"/>
              </w:rPr>
            </w:pPr>
            <w:r w:rsidRPr="00773417">
              <w:rPr>
                <w:rFonts w:cstheme="minorHAnsi"/>
                <w:color w:val="000000"/>
                <w:szCs w:val="20"/>
              </w:rPr>
              <w:t>Child Birth_Date value from SCDM Demographic table.</w:t>
            </w:r>
            <w:r>
              <w:rPr>
                <w:rFonts w:cstheme="minorHAnsi"/>
                <w:color w:val="000000"/>
                <w:szCs w:val="20"/>
              </w:rPr>
              <w:t xml:space="preserve"> </w:t>
            </w:r>
            <w:r w:rsidRPr="00773417">
              <w:rPr>
                <w:rFonts w:cstheme="minorHAnsi"/>
                <w:color w:val="000000"/>
                <w:szCs w:val="20"/>
              </w:rPr>
              <w:t>Blank for mother/delivery-only records.</w:t>
            </w:r>
          </w:p>
        </w:tc>
      </w:tr>
      <w:tr w:rsidR="000A04DD" w:rsidRPr="00773417" w14:paraId="78A7A6FD" w14:textId="77777777" w:rsidTr="000A04DD">
        <w:trPr>
          <w:cantSplit/>
        </w:trPr>
        <w:tc>
          <w:tcPr>
            <w:tcW w:w="794" w:type="pct"/>
          </w:tcPr>
          <w:p w14:paraId="71D948EE" w14:textId="12EB1256" w:rsidR="007261CC" w:rsidRPr="00773417" w:rsidRDefault="007261CC" w:rsidP="007261CC">
            <w:pPr>
              <w:rPr>
                <w:rFonts w:cstheme="minorHAnsi"/>
                <w:bCs/>
                <w:color w:val="000000"/>
                <w:szCs w:val="20"/>
              </w:rPr>
            </w:pPr>
            <w:r w:rsidRPr="00773417">
              <w:rPr>
                <w:rFonts w:cstheme="minorHAnsi"/>
                <w:bCs/>
                <w:color w:val="000000"/>
                <w:szCs w:val="20"/>
              </w:rPr>
              <w:t>Sex</w:t>
            </w:r>
          </w:p>
        </w:tc>
        <w:tc>
          <w:tcPr>
            <w:tcW w:w="530" w:type="pct"/>
          </w:tcPr>
          <w:p w14:paraId="37CFB4D8" w14:textId="5F2B382B" w:rsidR="007261CC" w:rsidRPr="00773417" w:rsidRDefault="007261CC" w:rsidP="007261CC">
            <w:pPr>
              <w:rPr>
                <w:rFonts w:cstheme="minorHAnsi"/>
                <w:color w:val="000000"/>
                <w:szCs w:val="20"/>
              </w:rPr>
            </w:pPr>
            <w:r w:rsidRPr="00773417">
              <w:rPr>
                <w:rFonts w:cstheme="minorHAnsi"/>
                <w:color w:val="000000"/>
                <w:szCs w:val="20"/>
              </w:rPr>
              <w:t>Char(1)</w:t>
            </w:r>
          </w:p>
        </w:tc>
        <w:tc>
          <w:tcPr>
            <w:tcW w:w="444" w:type="pct"/>
          </w:tcPr>
          <w:p w14:paraId="365988FA" w14:textId="1816BC0A" w:rsidR="007261CC" w:rsidRPr="00773417" w:rsidRDefault="007261CC" w:rsidP="007261CC">
            <w:pPr>
              <w:rPr>
                <w:rFonts w:cstheme="minorHAnsi"/>
                <w:color w:val="000000"/>
                <w:szCs w:val="20"/>
              </w:rPr>
            </w:pPr>
            <w:r w:rsidRPr="00773417">
              <w:rPr>
                <w:rFonts w:cstheme="minorHAnsi"/>
                <w:color w:val="000000"/>
                <w:szCs w:val="20"/>
              </w:rPr>
              <w:t>$1.</w:t>
            </w:r>
          </w:p>
        </w:tc>
        <w:tc>
          <w:tcPr>
            <w:tcW w:w="576" w:type="pct"/>
          </w:tcPr>
          <w:p w14:paraId="23E8B5BD" w14:textId="3B388D1F" w:rsidR="007261CC" w:rsidRPr="00773417" w:rsidRDefault="007261CC" w:rsidP="007261CC">
            <w:pPr>
              <w:rPr>
                <w:rFonts w:cstheme="minorHAnsi"/>
                <w:color w:val="000000"/>
                <w:szCs w:val="20"/>
              </w:rPr>
            </w:pPr>
            <w:r w:rsidRPr="00773417">
              <w:rPr>
                <w:rFonts w:cstheme="minorHAnsi"/>
                <w:color w:val="000000"/>
                <w:szCs w:val="20"/>
              </w:rPr>
              <w:t>Child sex</w:t>
            </w:r>
          </w:p>
        </w:tc>
        <w:tc>
          <w:tcPr>
            <w:tcW w:w="885" w:type="pct"/>
          </w:tcPr>
          <w:p w14:paraId="038AAEAA" w14:textId="77777777" w:rsidR="007261CC" w:rsidRPr="00773417" w:rsidRDefault="007261CC" w:rsidP="007261CC">
            <w:pPr>
              <w:rPr>
                <w:rFonts w:cstheme="minorHAnsi"/>
                <w:color w:val="000000"/>
                <w:szCs w:val="20"/>
              </w:rPr>
            </w:pPr>
            <w:r w:rsidRPr="00773417">
              <w:rPr>
                <w:rFonts w:cstheme="minorHAnsi"/>
                <w:color w:val="000000"/>
                <w:szCs w:val="20"/>
              </w:rPr>
              <w:t>A = Ambiguous</w:t>
            </w:r>
          </w:p>
          <w:p w14:paraId="7A5B5F69" w14:textId="77777777" w:rsidR="007261CC" w:rsidRPr="00773417" w:rsidRDefault="007261CC" w:rsidP="007261CC">
            <w:pPr>
              <w:rPr>
                <w:rFonts w:cstheme="minorHAnsi"/>
                <w:color w:val="000000"/>
                <w:szCs w:val="20"/>
              </w:rPr>
            </w:pPr>
            <w:r w:rsidRPr="00773417">
              <w:rPr>
                <w:rFonts w:cstheme="minorHAnsi"/>
                <w:color w:val="000000"/>
                <w:szCs w:val="20"/>
              </w:rPr>
              <w:t>F = Female</w:t>
            </w:r>
          </w:p>
          <w:p w14:paraId="1E682D11" w14:textId="77777777" w:rsidR="007261CC" w:rsidRPr="00773417" w:rsidRDefault="007261CC" w:rsidP="007261CC">
            <w:pPr>
              <w:rPr>
                <w:rFonts w:cstheme="minorHAnsi"/>
                <w:color w:val="000000"/>
                <w:szCs w:val="20"/>
              </w:rPr>
            </w:pPr>
            <w:r w:rsidRPr="00773417">
              <w:rPr>
                <w:rFonts w:cstheme="minorHAnsi"/>
                <w:color w:val="000000"/>
                <w:szCs w:val="20"/>
              </w:rPr>
              <w:t>M = Male</w:t>
            </w:r>
          </w:p>
          <w:p w14:paraId="1D95AAA3" w14:textId="77777777" w:rsidR="007261CC" w:rsidRPr="00773417" w:rsidRDefault="007261CC" w:rsidP="007261CC">
            <w:pPr>
              <w:rPr>
                <w:rFonts w:cstheme="minorHAnsi"/>
                <w:color w:val="000000"/>
                <w:szCs w:val="20"/>
              </w:rPr>
            </w:pPr>
            <w:r w:rsidRPr="00773417">
              <w:rPr>
                <w:rFonts w:cstheme="minorHAnsi"/>
                <w:color w:val="000000"/>
                <w:szCs w:val="20"/>
              </w:rPr>
              <w:t>U = Unknown</w:t>
            </w:r>
          </w:p>
          <w:p w14:paraId="3190E21C" w14:textId="11BFF14E" w:rsidR="007261CC" w:rsidRPr="00773417" w:rsidRDefault="007261CC" w:rsidP="007261CC">
            <w:pPr>
              <w:rPr>
                <w:rFonts w:cstheme="minorHAnsi"/>
                <w:color w:val="000000"/>
                <w:szCs w:val="20"/>
              </w:rPr>
            </w:pPr>
            <w:r w:rsidRPr="00773417">
              <w:rPr>
                <w:rFonts w:cstheme="minorHAnsi"/>
                <w:color w:val="000000"/>
                <w:szCs w:val="20"/>
              </w:rPr>
              <w:t>O = Either Ambiguous or Unknown</w:t>
            </w:r>
            <w:bookmarkStart w:id="35" w:name="Reference"/>
            <w:bookmarkEnd w:id="35"/>
          </w:p>
        </w:tc>
        <w:tc>
          <w:tcPr>
            <w:tcW w:w="1771" w:type="pct"/>
          </w:tcPr>
          <w:p w14:paraId="0B98F8C2" w14:textId="77777777" w:rsidR="007261CC" w:rsidRPr="00773417" w:rsidRDefault="007261CC" w:rsidP="007261CC">
            <w:pPr>
              <w:rPr>
                <w:rFonts w:cstheme="minorHAnsi"/>
                <w:color w:val="000000"/>
                <w:szCs w:val="20"/>
              </w:rPr>
            </w:pPr>
            <w:r w:rsidRPr="00773417">
              <w:rPr>
                <w:rFonts w:cstheme="minorHAnsi"/>
                <w:color w:val="000000"/>
                <w:szCs w:val="20"/>
              </w:rPr>
              <w:t>Child Sex value from SCDM Demographic table</w:t>
            </w:r>
          </w:p>
          <w:p w14:paraId="1E3F2CD5" w14:textId="068BDF88" w:rsidR="007261CC" w:rsidRPr="00773417" w:rsidRDefault="007261CC" w:rsidP="007261CC">
            <w:pPr>
              <w:rPr>
                <w:rFonts w:cstheme="minorHAnsi"/>
                <w:color w:val="000000"/>
                <w:szCs w:val="20"/>
              </w:rPr>
            </w:pPr>
            <w:r w:rsidRPr="00773417">
              <w:rPr>
                <w:rFonts w:cstheme="minorHAnsi"/>
                <w:color w:val="000000"/>
                <w:szCs w:val="20"/>
              </w:rPr>
              <w:t>Blank for mother/delivery-only records.</w:t>
            </w:r>
          </w:p>
        </w:tc>
      </w:tr>
      <w:tr w:rsidR="000A04DD" w:rsidRPr="00773417" w14:paraId="6CC7F44B" w14:textId="77777777" w:rsidTr="000A04DD">
        <w:trPr>
          <w:cantSplit/>
        </w:trPr>
        <w:tc>
          <w:tcPr>
            <w:tcW w:w="794" w:type="pct"/>
          </w:tcPr>
          <w:p w14:paraId="2C349554" w14:textId="3F0B0899" w:rsidR="007261CC" w:rsidRPr="00773417" w:rsidRDefault="007261CC" w:rsidP="007261CC">
            <w:pPr>
              <w:rPr>
                <w:rFonts w:cstheme="minorHAnsi"/>
                <w:bCs/>
                <w:color w:val="000000"/>
                <w:szCs w:val="20"/>
              </w:rPr>
            </w:pPr>
            <w:r w:rsidRPr="00773417">
              <w:rPr>
                <w:rFonts w:cstheme="minorHAnsi"/>
                <w:bCs/>
                <w:color w:val="000000"/>
                <w:szCs w:val="20"/>
              </w:rPr>
              <w:t>CEnr_Start</w:t>
            </w:r>
          </w:p>
        </w:tc>
        <w:tc>
          <w:tcPr>
            <w:tcW w:w="530" w:type="pct"/>
          </w:tcPr>
          <w:p w14:paraId="785173E8" w14:textId="2555A528" w:rsidR="007261CC" w:rsidRPr="00773417" w:rsidRDefault="007261CC" w:rsidP="007261CC">
            <w:pPr>
              <w:rPr>
                <w:rFonts w:cstheme="minorHAnsi"/>
                <w:color w:val="000000"/>
                <w:szCs w:val="20"/>
              </w:rPr>
            </w:pPr>
            <w:r w:rsidRPr="00773417">
              <w:rPr>
                <w:rFonts w:cstheme="minorHAnsi"/>
                <w:bCs/>
                <w:color w:val="000000"/>
                <w:szCs w:val="20"/>
              </w:rPr>
              <w:t>Num(4)</w:t>
            </w:r>
          </w:p>
        </w:tc>
        <w:tc>
          <w:tcPr>
            <w:tcW w:w="444" w:type="pct"/>
          </w:tcPr>
          <w:p w14:paraId="67D8748E" w14:textId="61ADC59F" w:rsidR="007261CC" w:rsidRPr="00773417" w:rsidRDefault="007261CC" w:rsidP="007261CC">
            <w:pPr>
              <w:rPr>
                <w:rFonts w:cstheme="minorHAnsi"/>
                <w:color w:val="000000"/>
                <w:szCs w:val="20"/>
              </w:rPr>
            </w:pPr>
            <w:r w:rsidRPr="00773417">
              <w:rPr>
                <w:rFonts w:cstheme="minorHAnsi"/>
                <w:bCs/>
                <w:color w:val="000000"/>
                <w:szCs w:val="20"/>
              </w:rPr>
              <w:t>mmddyy10.</w:t>
            </w:r>
          </w:p>
        </w:tc>
        <w:tc>
          <w:tcPr>
            <w:tcW w:w="576" w:type="pct"/>
          </w:tcPr>
          <w:p w14:paraId="75FC4D5D" w14:textId="628359A6" w:rsidR="007261CC" w:rsidRPr="00773417" w:rsidRDefault="007261CC" w:rsidP="007261CC">
            <w:pPr>
              <w:rPr>
                <w:rFonts w:cstheme="minorHAnsi"/>
                <w:color w:val="000000"/>
                <w:szCs w:val="20"/>
              </w:rPr>
            </w:pPr>
            <w:r w:rsidRPr="00773417">
              <w:rPr>
                <w:rFonts w:cstheme="minorHAnsi"/>
                <w:bCs/>
                <w:color w:val="000000"/>
                <w:szCs w:val="20"/>
              </w:rPr>
              <w:t>Earliest infant enrollment start date</w:t>
            </w:r>
          </w:p>
        </w:tc>
        <w:tc>
          <w:tcPr>
            <w:tcW w:w="885" w:type="pct"/>
          </w:tcPr>
          <w:p w14:paraId="6B30EA8F" w14:textId="64131CEE" w:rsidR="007261CC" w:rsidRPr="00773417" w:rsidRDefault="007261CC" w:rsidP="007261CC">
            <w:pPr>
              <w:rPr>
                <w:rFonts w:cstheme="minorHAnsi"/>
                <w:color w:val="000000"/>
                <w:szCs w:val="20"/>
              </w:rPr>
            </w:pPr>
            <w:r w:rsidRPr="00773417">
              <w:rPr>
                <w:rFonts w:cstheme="minorHAnsi"/>
                <w:bCs/>
                <w:color w:val="000000"/>
                <w:szCs w:val="20"/>
              </w:rPr>
              <w:t>SAS Date</w:t>
            </w:r>
          </w:p>
        </w:tc>
        <w:tc>
          <w:tcPr>
            <w:tcW w:w="1771" w:type="pct"/>
          </w:tcPr>
          <w:p w14:paraId="4EA360DE" w14:textId="4C49B851" w:rsidR="007261CC" w:rsidRPr="00773417" w:rsidRDefault="007261CC" w:rsidP="007261CC">
            <w:pPr>
              <w:rPr>
                <w:rFonts w:cstheme="minorHAnsi"/>
                <w:color w:val="000000"/>
                <w:szCs w:val="20"/>
              </w:rPr>
            </w:pPr>
            <w:r w:rsidRPr="00773417">
              <w:rPr>
                <w:rFonts w:cstheme="minorHAnsi"/>
                <w:bCs/>
                <w:color w:val="000000"/>
                <w:szCs w:val="20"/>
              </w:rPr>
              <w:t>Earliest Enr_Start from Enrollment table</w:t>
            </w:r>
          </w:p>
        </w:tc>
      </w:tr>
      <w:tr w:rsidR="000A04DD" w:rsidRPr="00773417" w14:paraId="165349EF" w14:textId="77777777" w:rsidTr="000A04DD">
        <w:trPr>
          <w:cantSplit/>
        </w:trPr>
        <w:tc>
          <w:tcPr>
            <w:tcW w:w="794" w:type="pct"/>
          </w:tcPr>
          <w:p w14:paraId="39E330B6" w14:textId="34F3195F" w:rsidR="007261CC" w:rsidRPr="00773417" w:rsidRDefault="00FE14EB" w:rsidP="007261CC">
            <w:pPr>
              <w:rPr>
                <w:rFonts w:cstheme="minorHAnsi"/>
                <w:bCs/>
                <w:color w:val="000000"/>
                <w:szCs w:val="20"/>
              </w:rPr>
            </w:pPr>
            <w:r>
              <w:rPr>
                <w:rFonts w:cstheme="minorHAnsi"/>
                <w:bCs/>
                <w:color w:val="000000"/>
                <w:szCs w:val="20"/>
              </w:rPr>
              <w:t>M</w:t>
            </w:r>
            <w:r w:rsidR="007261CC" w:rsidRPr="00773417">
              <w:rPr>
                <w:rFonts w:cstheme="minorHAnsi"/>
                <w:bCs/>
                <w:color w:val="000000"/>
                <w:szCs w:val="20"/>
              </w:rPr>
              <w:t>atchMethod</w:t>
            </w:r>
          </w:p>
        </w:tc>
        <w:tc>
          <w:tcPr>
            <w:tcW w:w="530" w:type="pct"/>
          </w:tcPr>
          <w:p w14:paraId="5BD08A43" w14:textId="6BAEE289" w:rsidR="007261CC" w:rsidRPr="00773417" w:rsidRDefault="007261CC" w:rsidP="007261CC">
            <w:pPr>
              <w:rPr>
                <w:rFonts w:cstheme="minorHAnsi"/>
                <w:bCs/>
                <w:color w:val="000000"/>
                <w:szCs w:val="20"/>
              </w:rPr>
            </w:pPr>
            <w:r w:rsidRPr="00773417">
              <w:rPr>
                <w:rFonts w:cstheme="minorHAnsi"/>
                <w:color w:val="000000"/>
                <w:szCs w:val="20"/>
              </w:rPr>
              <w:t>Char(2)</w:t>
            </w:r>
          </w:p>
        </w:tc>
        <w:tc>
          <w:tcPr>
            <w:tcW w:w="444" w:type="pct"/>
          </w:tcPr>
          <w:p w14:paraId="6A550581" w14:textId="2F358653" w:rsidR="007261CC" w:rsidRPr="00773417" w:rsidRDefault="007261CC" w:rsidP="007261CC">
            <w:pPr>
              <w:rPr>
                <w:rFonts w:cstheme="minorHAnsi"/>
                <w:bCs/>
                <w:color w:val="000000"/>
                <w:szCs w:val="20"/>
              </w:rPr>
            </w:pPr>
            <w:r w:rsidRPr="00773417">
              <w:rPr>
                <w:rFonts w:cstheme="minorHAnsi"/>
                <w:color w:val="000000"/>
                <w:szCs w:val="20"/>
              </w:rPr>
              <w:t>$2.</w:t>
            </w:r>
          </w:p>
        </w:tc>
        <w:tc>
          <w:tcPr>
            <w:tcW w:w="576" w:type="pct"/>
          </w:tcPr>
          <w:p w14:paraId="5AC1058C" w14:textId="336EEF00" w:rsidR="007261CC" w:rsidRPr="00773417" w:rsidRDefault="007261CC" w:rsidP="007261CC">
            <w:pPr>
              <w:rPr>
                <w:rFonts w:cstheme="minorHAnsi"/>
                <w:bCs/>
                <w:color w:val="000000"/>
                <w:szCs w:val="20"/>
              </w:rPr>
            </w:pPr>
            <w:r w:rsidRPr="00773417">
              <w:rPr>
                <w:rFonts w:cstheme="minorHAnsi"/>
                <w:color w:val="000000"/>
                <w:szCs w:val="20"/>
              </w:rPr>
              <w:t>Prioritized method of linkage for mom-baby match</w:t>
            </w:r>
          </w:p>
        </w:tc>
        <w:tc>
          <w:tcPr>
            <w:tcW w:w="885" w:type="pct"/>
          </w:tcPr>
          <w:p w14:paraId="41D3AC77" w14:textId="77777777" w:rsidR="007261CC" w:rsidRPr="00773417" w:rsidRDefault="007261CC" w:rsidP="007261CC">
            <w:pPr>
              <w:rPr>
                <w:rFonts w:cstheme="minorHAnsi"/>
                <w:color w:val="000000"/>
                <w:szCs w:val="20"/>
              </w:rPr>
            </w:pPr>
            <w:r w:rsidRPr="00773417">
              <w:rPr>
                <w:rFonts w:cstheme="minorHAnsi"/>
                <w:color w:val="000000"/>
                <w:szCs w:val="20"/>
              </w:rPr>
              <w:t>BC = Birth Certificate</w:t>
            </w:r>
          </w:p>
          <w:p w14:paraId="708C266C" w14:textId="77777777" w:rsidR="007261CC" w:rsidRPr="00773417" w:rsidRDefault="007261CC" w:rsidP="007261CC">
            <w:pPr>
              <w:rPr>
                <w:rFonts w:cstheme="minorHAnsi"/>
                <w:color w:val="000000"/>
                <w:szCs w:val="20"/>
              </w:rPr>
            </w:pPr>
            <w:r w:rsidRPr="00773417">
              <w:rPr>
                <w:rFonts w:cstheme="minorHAnsi"/>
                <w:color w:val="000000"/>
                <w:szCs w:val="20"/>
              </w:rPr>
              <w:t>RE = DP maintained birth registry</w:t>
            </w:r>
          </w:p>
          <w:p w14:paraId="4BAAEB3B" w14:textId="77777777" w:rsidR="007261CC" w:rsidRPr="00773417" w:rsidRDefault="007261CC" w:rsidP="007261CC">
            <w:pPr>
              <w:rPr>
                <w:rFonts w:cstheme="minorHAnsi"/>
                <w:color w:val="000000"/>
                <w:szCs w:val="20"/>
              </w:rPr>
            </w:pPr>
            <w:r w:rsidRPr="00773417">
              <w:rPr>
                <w:rFonts w:cstheme="minorHAnsi"/>
                <w:color w:val="000000"/>
                <w:szCs w:val="20"/>
              </w:rPr>
              <w:t>SI = health plan subscriber or family number</w:t>
            </w:r>
          </w:p>
          <w:p w14:paraId="770F02C8" w14:textId="77777777" w:rsidR="007261CC" w:rsidRPr="00773417" w:rsidRDefault="007261CC" w:rsidP="007261CC">
            <w:pPr>
              <w:rPr>
                <w:rFonts w:cstheme="minorHAnsi"/>
                <w:color w:val="000000"/>
                <w:szCs w:val="20"/>
              </w:rPr>
            </w:pPr>
            <w:r w:rsidRPr="00773417">
              <w:rPr>
                <w:rFonts w:cstheme="minorHAnsi"/>
                <w:color w:val="000000"/>
                <w:szCs w:val="20"/>
              </w:rPr>
              <w:t>LA = exact or probabilistic last name and address match based upon health plan administrative data</w:t>
            </w:r>
          </w:p>
          <w:p w14:paraId="15EAB662" w14:textId="77777777" w:rsidR="007261CC" w:rsidRPr="00773417" w:rsidRDefault="007261CC" w:rsidP="007261CC">
            <w:pPr>
              <w:rPr>
                <w:rFonts w:cstheme="minorHAnsi"/>
                <w:color w:val="000000"/>
                <w:szCs w:val="20"/>
              </w:rPr>
            </w:pPr>
            <w:r w:rsidRPr="00773417">
              <w:rPr>
                <w:rFonts w:cstheme="minorHAnsi"/>
                <w:color w:val="000000"/>
                <w:szCs w:val="20"/>
              </w:rPr>
              <w:t>N1 = No subscriber/family IDs available for linkage</w:t>
            </w:r>
          </w:p>
          <w:p w14:paraId="68638DAA" w14:textId="77777777" w:rsidR="007261CC" w:rsidRPr="00773417" w:rsidRDefault="007261CC" w:rsidP="007261CC">
            <w:pPr>
              <w:rPr>
                <w:rFonts w:cstheme="minorHAnsi"/>
                <w:color w:val="000000"/>
                <w:szCs w:val="20"/>
              </w:rPr>
            </w:pPr>
            <w:r w:rsidRPr="00773417">
              <w:rPr>
                <w:rFonts w:cstheme="minorHAnsi"/>
                <w:color w:val="000000"/>
                <w:szCs w:val="20"/>
              </w:rPr>
              <w:t>N2 = No name/address available for linkage</w:t>
            </w:r>
          </w:p>
          <w:p w14:paraId="4E3E9836" w14:textId="77777777" w:rsidR="007261CC" w:rsidRPr="00773417" w:rsidRDefault="007261CC" w:rsidP="007261CC">
            <w:pPr>
              <w:rPr>
                <w:rFonts w:cstheme="minorHAnsi"/>
                <w:color w:val="000000"/>
                <w:szCs w:val="20"/>
              </w:rPr>
            </w:pPr>
            <w:r w:rsidRPr="00773417">
              <w:rPr>
                <w:rFonts w:cstheme="minorHAnsi"/>
                <w:color w:val="000000"/>
                <w:szCs w:val="20"/>
              </w:rPr>
              <w:t>N3 = Neither subscriber/family IDs nor name/address available for linkage</w:t>
            </w:r>
          </w:p>
          <w:p w14:paraId="52622735" w14:textId="77777777" w:rsidR="007261CC" w:rsidRPr="00773417" w:rsidRDefault="007261CC" w:rsidP="007261CC">
            <w:pPr>
              <w:rPr>
                <w:rFonts w:cstheme="minorHAnsi"/>
                <w:color w:val="000000"/>
                <w:szCs w:val="20"/>
              </w:rPr>
            </w:pPr>
            <w:r w:rsidRPr="00773417">
              <w:rPr>
                <w:rFonts w:cstheme="minorHAnsi"/>
                <w:color w:val="000000"/>
                <w:szCs w:val="20"/>
              </w:rPr>
              <w:t>NA = no linkage made; any other reasons</w:t>
            </w:r>
          </w:p>
          <w:p w14:paraId="39FEA3FA" w14:textId="435B2147" w:rsidR="007261CC" w:rsidRPr="00773417" w:rsidRDefault="007261CC">
            <w:pPr>
              <w:rPr>
                <w:rFonts w:cstheme="minorHAnsi"/>
                <w:bCs/>
                <w:color w:val="000000"/>
                <w:szCs w:val="20"/>
              </w:rPr>
            </w:pPr>
            <w:r w:rsidRPr="00773417">
              <w:rPr>
                <w:rFonts w:cstheme="minorHAnsi"/>
                <w:color w:val="000000"/>
                <w:szCs w:val="20"/>
              </w:rPr>
              <w:t>OT = other</w:t>
            </w:r>
          </w:p>
        </w:tc>
        <w:tc>
          <w:tcPr>
            <w:tcW w:w="1771" w:type="pct"/>
          </w:tcPr>
          <w:p w14:paraId="66F90CCD" w14:textId="77777777" w:rsidR="007261CC" w:rsidRPr="00773417" w:rsidRDefault="007261CC" w:rsidP="007261CC">
            <w:pPr>
              <w:rPr>
                <w:rFonts w:cstheme="minorHAnsi"/>
                <w:color w:val="000000"/>
                <w:szCs w:val="20"/>
              </w:rPr>
            </w:pPr>
            <w:r w:rsidRPr="00773417">
              <w:rPr>
                <w:rFonts w:cstheme="minorHAnsi"/>
                <w:color w:val="000000"/>
                <w:szCs w:val="20"/>
              </w:rPr>
              <w:t>Note - Prioritize so that only one method listed:</w:t>
            </w:r>
          </w:p>
          <w:p w14:paraId="7B6CFD25" w14:textId="77777777" w:rsidR="007261CC" w:rsidRPr="00773417" w:rsidRDefault="007261CC" w:rsidP="007261CC">
            <w:pPr>
              <w:rPr>
                <w:rFonts w:cstheme="minorHAnsi"/>
                <w:color w:val="000000"/>
                <w:szCs w:val="20"/>
              </w:rPr>
            </w:pPr>
          </w:p>
          <w:p w14:paraId="1F386B21" w14:textId="77777777" w:rsidR="007261CC" w:rsidRPr="00773417" w:rsidRDefault="007261CC" w:rsidP="007261CC">
            <w:pPr>
              <w:rPr>
                <w:rFonts w:cstheme="minorHAnsi"/>
                <w:color w:val="000000"/>
                <w:szCs w:val="20"/>
              </w:rPr>
            </w:pPr>
            <w:r w:rsidRPr="00773417">
              <w:rPr>
                <w:rFonts w:cstheme="minorHAnsi"/>
                <w:color w:val="000000"/>
                <w:szCs w:val="20"/>
              </w:rPr>
              <w:t>RE &gt; SI &gt; LA &gt; BC &gt; OT.</w:t>
            </w:r>
          </w:p>
          <w:p w14:paraId="5272A009" w14:textId="77777777" w:rsidR="007261CC" w:rsidRPr="00773417" w:rsidRDefault="007261CC" w:rsidP="007261CC">
            <w:pPr>
              <w:rPr>
                <w:rFonts w:cstheme="minorHAnsi"/>
                <w:color w:val="000000"/>
                <w:szCs w:val="20"/>
              </w:rPr>
            </w:pPr>
          </w:p>
          <w:p w14:paraId="12726B50" w14:textId="68C13134" w:rsidR="007261CC" w:rsidRPr="00773417" w:rsidRDefault="007261CC" w:rsidP="007261CC">
            <w:pPr>
              <w:rPr>
                <w:rFonts w:cstheme="minorHAnsi"/>
                <w:color w:val="000000"/>
                <w:szCs w:val="20"/>
              </w:rPr>
            </w:pPr>
            <w:r w:rsidRPr="00773417">
              <w:rPr>
                <w:rFonts w:cstheme="minorHAnsi"/>
                <w:color w:val="000000"/>
                <w:szCs w:val="20"/>
              </w:rPr>
              <w:t xml:space="preserve">For cases where a mother/delivery is not linked to a child OR a child enrolled is not linked to a mother/delivery, the value of this variable should be </w:t>
            </w:r>
            <w:r w:rsidR="001B0821">
              <w:rPr>
                <w:rFonts w:cstheme="minorHAnsi"/>
                <w:color w:val="000000"/>
                <w:szCs w:val="20"/>
              </w:rPr>
              <w:t xml:space="preserve">one of: </w:t>
            </w:r>
            <w:r w:rsidRPr="00773417">
              <w:rPr>
                <w:rFonts w:cstheme="minorHAnsi"/>
                <w:color w:val="000000"/>
                <w:szCs w:val="20"/>
              </w:rPr>
              <w:t>NA</w:t>
            </w:r>
            <w:r w:rsidR="001B0821">
              <w:rPr>
                <w:rFonts w:cstheme="minorHAnsi"/>
                <w:color w:val="000000"/>
                <w:szCs w:val="20"/>
              </w:rPr>
              <w:t>, N1, N2</w:t>
            </w:r>
            <w:r w:rsidR="008E0393">
              <w:rPr>
                <w:rFonts w:cstheme="minorHAnsi"/>
                <w:color w:val="000000"/>
                <w:szCs w:val="20"/>
              </w:rPr>
              <w:t>, or N3</w:t>
            </w:r>
            <w:r w:rsidRPr="00773417">
              <w:rPr>
                <w:rFonts w:cstheme="minorHAnsi"/>
                <w:color w:val="000000"/>
                <w:szCs w:val="20"/>
              </w:rPr>
              <w:t>.</w:t>
            </w:r>
          </w:p>
          <w:p w14:paraId="78E578AC" w14:textId="4A8BA112" w:rsidR="007261CC" w:rsidRPr="00773417" w:rsidRDefault="007261CC" w:rsidP="007261CC">
            <w:pPr>
              <w:rPr>
                <w:rFonts w:cstheme="minorHAnsi"/>
                <w:bCs/>
                <w:color w:val="000000"/>
                <w:szCs w:val="20"/>
              </w:rPr>
            </w:pPr>
            <w:r w:rsidRPr="00773417">
              <w:rPr>
                <w:rFonts w:cstheme="minorHAnsi"/>
                <w:color w:val="000000"/>
                <w:szCs w:val="20"/>
              </w:rPr>
              <w:t>Cannot be blank.</w:t>
            </w:r>
          </w:p>
        </w:tc>
      </w:tr>
      <w:tr w:rsidR="000A04DD" w:rsidRPr="00773417" w14:paraId="133D131B" w14:textId="77777777" w:rsidTr="000A04DD">
        <w:trPr>
          <w:cantSplit/>
        </w:trPr>
        <w:tc>
          <w:tcPr>
            <w:tcW w:w="794" w:type="pct"/>
          </w:tcPr>
          <w:p w14:paraId="6E1F0BC8" w14:textId="0BCCC5EF" w:rsidR="007261CC" w:rsidRPr="00773417" w:rsidRDefault="007261CC" w:rsidP="007261CC">
            <w:pPr>
              <w:rPr>
                <w:rFonts w:cstheme="minorHAnsi"/>
                <w:bCs/>
                <w:color w:val="000000"/>
                <w:szCs w:val="20"/>
              </w:rPr>
            </w:pPr>
            <w:r w:rsidRPr="00773417">
              <w:rPr>
                <w:rFonts w:cstheme="minorHAnsi"/>
                <w:color w:val="000000"/>
                <w:szCs w:val="20"/>
              </w:rPr>
              <w:t>Birth_Type</w:t>
            </w:r>
          </w:p>
        </w:tc>
        <w:tc>
          <w:tcPr>
            <w:tcW w:w="530" w:type="pct"/>
          </w:tcPr>
          <w:p w14:paraId="3813F636" w14:textId="49D218E5" w:rsidR="007261CC" w:rsidRPr="00773417" w:rsidRDefault="007261CC" w:rsidP="007261CC">
            <w:pPr>
              <w:rPr>
                <w:rFonts w:cstheme="minorHAnsi"/>
                <w:color w:val="000000"/>
                <w:szCs w:val="20"/>
              </w:rPr>
            </w:pPr>
            <w:r w:rsidRPr="00773417">
              <w:rPr>
                <w:rFonts w:cstheme="minorHAnsi"/>
                <w:color w:val="000000"/>
                <w:szCs w:val="20"/>
              </w:rPr>
              <w:t>Num(3)</w:t>
            </w:r>
          </w:p>
        </w:tc>
        <w:tc>
          <w:tcPr>
            <w:tcW w:w="444" w:type="pct"/>
          </w:tcPr>
          <w:p w14:paraId="70D94783" w14:textId="385EE7F0" w:rsidR="007261CC" w:rsidRPr="00773417" w:rsidRDefault="008E0393" w:rsidP="008E0393">
            <w:pPr>
              <w:rPr>
                <w:rFonts w:cstheme="minorHAnsi"/>
                <w:color w:val="000000"/>
                <w:szCs w:val="20"/>
              </w:rPr>
            </w:pPr>
            <w:r>
              <w:rPr>
                <w:rFonts w:cstheme="minorHAnsi"/>
                <w:color w:val="000000"/>
                <w:szCs w:val="20"/>
              </w:rPr>
              <w:t>1</w:t>
            </w:r>
            <w:r w:rsidR="007261CC" w:rsidRPr="00773417">
              <w:rPr>
                <w:rFonts w:cstheme="minorHAnsi"/>
                <w:color w:val="000000"/>
                <w:szCs w:val="20"/>
              </w:rPr>
              <w:t>.</w:t>
            </w:r>
          </w:p>
        </w:tc>
        <w:tc>
          <w:tcPr>
            <w:tcW w:w="576" w:type="pct"/>
          </w:tcPr>
          <w:p w14:paraId="5A995AE2" w14:textId="7827FA14" w:rsidR="007261CC" w:rsidRPr="00773417" w:rsidRDefault="007261CC" w:rsidP="007261CC">
            <w:pPr>
              <w:rPr>
                <w:rFonts w:cstheme="minorHAnsi"/>
                <w:color w:val="000000"/>
                <w:szCs w:val="20"/>
              </w:rPr>
            </w:pPr>
            <w:r w:rsidRPr="00773417">
              <w:rPr>
                <w:rFonts w:cstheme="minorHAnsi"/>
                <w:color w:val="000000"/>
                <w:szCs w:val="20"/>
              </w:rPr>
              <w:t>Singleton vs. multiple</w:t>
            </w:r>
          </w:p>
        </w:tc>
        <w:tc>
          <w:tcPr>
            <w:tcW w:w="885" w:type="pct"/>
          </w:tcPr>
          <w:p w14:paraId="30B1D7D7" w14:textId="77777777" w:rsidR="007261CC" w:rsidRPr="00773417" w:rsidRDefault="007261CC" w:rsidP="007261CC">
            <w:pPr>
              <w:rPr>
                <w:rFonts w:cstheme="minorHAnsi"/>
                <w:color w:val="000000"/>
                <w:szCs w:val="20"/>
              </w:rPr>
            </w:pPr>
            <w:r w:rsidRPr="00773417">
              <w:rPr>
                <w:rFonts w:cstheme="minorHAnsi"/>
                <w:color w:val="000000"/>
                <w:szCs w:val="20"/>
              </w:rPr>
              <w:t>0 = Unspecified # of live births</w:t>
            </w:r>
          </w:p>
          <w:p w14:paraId="31B20F46" w14:textId="77777777" w:rsidR="007261CC" w:rsidRPr="00773417" w:rsidRDefault="007261CC" w:rsidP="007261CC">
            <w:pPr>
              <w:rPr>
                <w:rFonts w:cstheme="minorHAnsi"/>
                <w:color w:val="000000"/>
                <w:szCs w:val="20"/>
              </w:rPr>
            </w:pPr>
            <w:r w:rsidRPr="00773417">
              <w:rPr>
                <w:rFonts w:cstheme="minorHAnsi"/>
                <w:color w:val="000000"/>
                <w:szCs w:val="20"/>
              </w:rPr>
              <w:t>1 = 1 live birth</w:t>
            </w:r>
          </w:p>
          <w:p w14:paraId="1700C4CD" w14:textId="77777777" w:rsidR="007261CC" w:rsidRPr="00773417" w:rsidRDefault="007261CC" w:rsidP="007261CC">
            <w:pPr>
              <w:rPr>
                <w:rFonts w:cstheme="minorHAnsi"/>
                <w:color w:val="000000"/>
                <w:szCs w:val="20"/>
              </w:rPr>
            </w:pPr>
            <w:r w:rsidRPr="00773417">
              <w:rPr>
                <w:rFonts w:cstheme="minorHAnsi"/>
                <w:color w:val="000000"/>
                <w:szCs w:val="20"/>
              </w:rPr>
              <w:t>2 = 2 live births</w:t>
            </w:r>
          </w:p>
          <w:p w14:paraId="138AB42F" w14:textId="77777777" w:rsidR="007261CC" w:rsidRPr="00773417" w:rsidRDefault="007261CC" w:rsidP="007261CC">
            <w:pPr>
              <w:rPr>
                <w:rFonts w:cstheme="minorHAnsi"/>
                <w:color w:val="000000"/>
                <w:szCs w:val="20"/>
              </w:rPr>
            </w:pPr>
            <w:r w:rsidRPr="00773417">
              <w:rPr>
                <w:rFonts w:cstheme="minorHAnsi"/>
                <w:color w:val="000000"/>
                <w:szCs w:val="20"/>
              </w:rPr>
              <w:t>3 = 3 live births</w:t>
            </w:r>
          </w:p>
          <w:p w14:paraId="4B2F1C08" w14:textId="77777777" w:rsidR="007261CC" w:rsidRPr="00773417" w:rsidRDefault="007261CC" w:rsidP="007261CC">
            <w:pPr>
              <w:rPr>
                <w:rFonts w:cstheme="minorHAnsi"/>
                <w:color w:val="000000"/>
                <w:szCs w:val="20"/>
              </w:rPr>
            </w:pPr>
            <w:r w:rsidRPr="00773417">
              <w:rPr>
                <w:rFonts w:cstheme="minorHAnsi"/>
                <w:color w:val="000000"/>
                <w:szCs w:val="20"/>
              </w:rPr>
              <w:t>4 = 4 live births</w:t>
            </w:r>
          </w:p>
          <w:p w14:paraId="69533825" w14:textId="77777777" w:rsidR="007261CC" w:rsidRPr="00773417" w:rsidRDefault="007261CC" w:rsidP="007261CC">
            <w:pPr>
              <w:rPr>
                <w:rFonts w:cstheme="minorHAnsi"/>
                <w:color w:val="000000"/>
                <w:szCs w:val="20"/>
              </w:rPr>
            </w:pPr>
            <w:r w:rsidRPr="00773417">
              <w:rPr>
                <w:rFonts w:cstheme="minorHAnsi"/>
                <w:color w:val="000000"/>
                <w:szCs w:val="20"/>
              </w:rPr>
              <w:t>5 = 5 live births</w:t>
            </w:r>
          </w:p>
          <w:p w14:paraId="389DCA18" w14:textId="77777777" w:rsidR="007261CC" w:rsidRPr="00773417" w:rsidRDefault="007261CC" w:rsidP="007261CC">
            <w:pPr>
              <w:rPr>
                <w:rFonts w:cstheme="minorHAnsi"/>
                <w:color w:val="000000"/>
                <w:szCs w:val="20"/>
              </w:rPr>
            </w:pPr>
            <w:r w:rsidRPr="00773417">
              <w:rPr>
                <w:rFonts w:cstheme="minorHAnsi"/>
                <w:color w:val="000000"/>
                <w:szCs w:val="20"/>
              </w:rPr>
              <w:t>8 = Multiple live births, unspecified number</w:t>
            </w:r>
          </w:p>
          <w:p w14:paraId="48407854" w14:textId="185ECEB7" w:rsidR="007261CC" w:rsidRPr="00773417" w:rsidRDefault="007261CC" w:rsidP="007261CC">
            <w:pPr>
              <w:rPr>
                <w:rFonts w:cstheme="minorHAnsi"/>
                <w:color w:val="000000"/>
                <w:szCs w:val="20"/>
              </w:rPr>
            </w:pPr>
            <w:r w:rsidRPr="00773417">
              <w:rPr>
                <w:rFonts w:cstheme="minorHAnsi"/>
                <w:color w:val="000000"/>
                <w:szCs w:val="20"/>
              </w:rPr>
              <w:t>9 = Conflicting code(s) for number of live births</w:t>
            </w:r>
          </w:p>
        </w:tc>
        <w:tc>
          <w:tcPr>
            <w:tcW w:w="1771" w:type="pct"/>
          </w:tcPr>
          <w:p w14:paraId="082D0DB6" w14:textId="77777777" w:rsidR="007261CC" w:rsidRPr="00773417" w:rsidRDefault="007261CC" w:rsidP="007261CC">
            <w:pPr>
              <w:rPr>
                <w:rFonts w:cstheme="minorHAnsi"/>
                <w:color w:val="000000"/>
                <w:szCs w:val="20"/>
              </w:rPr>
            </w:pPr>
            <w:r w:rsidRPr="00773417">
              <w:rPr>
                <w:rFonts w:cstheme="minorHAnsi"/>
                <w:color w:val="000000"/>
                <w:szCs w:val="20"/>
              </w:rPr>
              <w:t>Based upon ICD-9-CM/ICD-10-CM codes in the health plan data for the delivery admission.</w:t>
            </w:r>
          </w:p>
          <w:p w14:paraId="6C54FB64" w14:textId="4373C0AE" w:rsidR="007261CC" w:rsidRPr="00773417" w:rsidRDefault="007261CC" w:rsidP="007261CC">
            <w:pPr>
              <w:rPr>
                <w:rFonts w:cstheme="minorHAnsi"/>
                <w:color w:val="000000"/>
                <w:szCs w:val="20"/>
              </w:rPr>
            </w:pPr>
            <w:r w:rsidRPr="00773417">
              <w:rPr>
                <w:rFonts w:cstheme="minorHAnsi"/>
                <w:color w:val="000000"/>
                <w:szCs w:val="20"/>
              </w:rPr>
              <w:t>Blank for child-only records</w:t>
            </w:r>
          </w:p>
        </w:tc>
      </w:tr>
      <w:tr w:rsidR="000A04DD" w:rsidRPr="00773417" w14:paraId="63CE5F59" w14:textId="77777777" w:rsidTr="000A04DD">
        <w:trPr>
          <w:cantSplit/>
        </w:trPr>
        <w:tc>
          <w:tcPr>
            <w:tcW w:w="794" w:type="pct"/>
          </w:tcPr>
          <w:p w14:paraId="065CDB4D" w14:textId="4AB3AA94" w:rsidR="007261CC" w:rsidRPr="00773417" w:rsidRDefault="007261CC" w:rsidP="007261CC">
            <w:pPr>
              <w:rPr>
                <w:rFonts w:cstheme="minorHAnsi"/>
                <w:bCs/>
                <w:color w:val="000000"/>
                <w:szCs w:val="20"/>
              </w:rPr>
            </w:pPr>
            <w:r w:rsidRPr="00773417">
              <w:rPr>
                <w:rFonts w:cstheme="minorHAnsi"/>
                <w:color w:val="000000"/>
                <w:szCs w:val="20"/>
              </w:rPr>
              <w:t>Birth_Type_Primes</w:t>
            </w:r>
          </w:p>
        </w:tc>
        <w:tc>
          <w:tcPr>
            <w:tcW w:w="530" w:type="pct"/>
          </w:tcPr>
          <w:p w14:paraId="3355C7A7" w14:textId="69A3C1A9" w:rsidR="007261CC" w:rsidRPr="00773417" w:rsidRDefault="007261CC" w:rsidP="007261CC">
            <w:pPr>
              <w:rPr>
                <w:rFonts w:cstheme="minorHAnsi"/>
                <w:color w:val="000000"/>
                <w:szCs w:val="20"/>
              </w:rPr>
            </w:pPr>
            <w:r w:rsidRPr="00773417">
              <w:rPr>
                <w:rFonts w:cstheme="minorHAnsi"/>
                <w:color w:val="000000"/>
                <w:szCs w:val="20"/>
              </w:rPr>
              <w:t>Num(8)</w:t>
            </w:r>
          </w:p>
        </w:tc>
        <w:tc>
          <w:tcPr>
            <w:tcW w:w="444" w:type="pct"/>
          </w:tcPr>
          <w:p w14:paraId="7CD931B9" w14:textId="4A495EB0" w:rsidR="007261CC" w:rsidRPr="00773417" w:rsidRDefault="007261CC" w:rsidP="007261CC">
            <w:pPr>
              <w:rPr>
                <w:rFonts w:cstheme="minorHAnsi"/>
                <w:color w:val="000000"/>
                <w:szCs w:val="20"/>
              </w:rPr>
            </w:pPr>
            <w:r w:rsidRPr="00773417">
              <w:rPr>
                <w:rFonts w:cstheme="minorHAnsi"/>
                <w:color w:val="000000"/>
                <w:szCs w:val="20"/>
              </w:rPr>
              <w:t>comma15.</w:t>
            </w:r>
          </w:p>
        </w:tc>
        <w:tc>
          <w:tcPr>
            <w:tcW w:w="576" w:type="pct"/>
          </w:tcPr>
          <w:p w14:paraId="3355812A" w14:textId="7BC26E29" w:rsidR="007261CC" w:rsidRPr="00773417" w:rsidRDefault="007261CC" w:rsidP="007261CC">
            <w:pPr>
              <w:rPr>
                <w:rFonts w:cstheme="minorHAnsi"/>
                <w:color w:val="000000"/>
                <w:szCs w:val="20"/>
              </w:rPr>
            </w:pPr>
            <w:r w:rsidRPr="00773417">
              <w:rPr>
                <w:rFonts w:cstheme="minorHAnsi"/>
                <w:color w:val="000000"/>
                <w:szCs w:val="20"/>
              </w:rPr>
              <w:t>All birth types</w:t>
            </w:r>
          </w:p>
        </w:tc>
        <w:tc>
          <w:tcPr>
            <w:tcW w:w="885" w:type="pct"/>
          </w:tcPr>
          <w:p w14:paraId="724904F1" w14:textId="6D090E22" w:rsidR="007261CC" w:rsidRPr="00773417" w:rsidRDefault="007261CC" w:rsidP="007261CC">
            <w:pPr>
              <w:rPr>
                <w:rFonts w:cstheme="minorHAnsi"/>
                <w:color w:val="000000"/>
                <w:szCs w:val="20"/>
              </w:rPr>
            </w:pPr>
            <w:r w:rsidRPr="00773417">
              <w:rPr>
                <w:rFonts w:cstheme="minorHAnsi"/>
                <w:color w:val="000000"/>
                <w:szCs w:val="20"/>
              </w:rPr>
              <w:t>2+</w:t>
            </w:r>
          </w:p>
        </w:tc>
        <w:tc>
          <w:tcPr>
            <w:tcW w:w="1771" w:type="pct"/>
          </w:tcPr>
          <w:p w14:paraId="0F701648" w14:textId="77777777" w:rsidR="007261CC" w:rsidRPr="00773417" w:rsidRDefault="007261CC" w:rsidP="007261CC">
            <w:pPr>
              <w:tabs>
                <w:tab w:val="left" w:pos="1266"/>
              </w:tabs>
              <w:rPr>
                <w:rFonts w:cstheme="minorHAnsi"/>
                <w:color w:val="000000"/>
                <w:szCs w:val="20"/>
              </w:rPr>
            </w:pPr>
            <w:r w:rsidRPr="00773417">
              <w:rPr>
                <w:rFonts w:cstheme="minorHAnsi"/>
                <w:color w:val="000000"/>
                <w:szCs w:val="20"/>
              </w:rPr>
              <w:t>Multiplication of all prime numbers assigned to all Birth_Types found in delivery codes within the selected encounter:</w:t>
            </w:r>
          </w:p>
          <w:p w14:paraId="5A13793C" w14:textId="77777777" w:rsidR="007261CC" w:rsidRPr="00773417" w:rsidRDefault="007261CC" w:rsidP="007261CC">
            <w:pPr>
              <w:tabs>
                <w:tab w:val="left" w:pos="1266"/>
              </w:tabs>
              <w:rPr>
                <w:rFonts w:cstheme="minorHAnsi"/>
                <w:color w:val="000000"/>
                <w:szCs w:val="20"/>
              </w:rPr>
            </w:pPr>
            <w:r w:rsidRPr="00773417">
              <w:rPr>
                <w:rFonts w:cstheme="minorHAnsi"/>
                <w:color w:val="000000"/>
                <w:szCs w:val="20"/>
                <w:u w:val="single"/>
              </w:rPr>
              <w:t>Birth_Type</w:t>
            </w:r>
            <w:r w:rsidRPr="00773417">
              <w:rPr>
                <w:rFonts w:cstheme="minorHAnsi"/>
                <w:color w:val="000000"/>
                <w:szCs w:val="20"/>
                <w:u w:val="single"/>
              </w:rPr>
              <w:tab/>
              <w:t>Prime Number</w:t>
            </w:r>
          </w:p>
          <w:p w14:paraId="381ECBAA"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0</w:t>
            </w:r>
            <w:r w:rsidRPr="00773417">
              <w:rPr>
                <w:rFonts w:cstheme="minorHAnsi"/>
                <w:color w:val="000000"/>
                <w:szCs w:val="20"/>
              </w:rPr>
              <w:tab/>
              <w:t>2</w:t>
            </w:r>
          </w:p>
          <w:p w14:paraId="1077FC92"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1</w:t>
            </w:r>
            <w:r w:rsidRPr="00773417">
              <w:rPr>
                <w:rFonts w:cstheme="minorHAnsi"/>
                <w:color w:val="000000"/>
                <w:szCs w:val="20"/>
              </w:rPr>
              <w:tab/>
              <w:t>3</w:t>
            </w:r>
          </w:p>
          <w:p w14:paraId="66212F46"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2</w:t>
            </w:r>
            <w:r w:rsidRPr="00773417">
              <w:rPr>
                <w:rFonts w:cstheme="minorHAnsi"/>
                <w:color w:val="000000"/>
                <w:szCs w:val="20"/>
              </w:rPr>
              <w:tab/>
              <w:t>5</w:t>
            </w:r>
          </w:p>
          <w:p w14:paraId="221F8026"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3</w:t>
            </w:r>
            <w:r w:rsidRPr="00773417">
              <w:rPr>
                <w:rFonts w:cstheme="minorHAnsi"/>
                <w:color w:val="000000"/>
                <w:szCs w:val="20"/>
              </w:rPr>
              <w:tab/>
              <w:t>7</w:t>
            </w:r>
          </w:p>
          <w:p w14:paraId="2D8404FA"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4</w:t>
            </w:r>
            <w:r w:rsidRPr="00773417">
              <w:rPr>
                <w:rFonts w:cstheme="minorHAnsi"/>
                <w:color w:val="000000"/>
                <w:szCs w:val="20"/>
              </w:rPr>
              <w:tab/>
              <w:t>11</w:t>
            </w:r>
          </w:p>
          <w:p w14:paraId="3CBFB620"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5</w:t>
            </w:r>
            <w:r w:rsidRPr="00773417">
              <w:rPr>
                <w:rFonts w:cstheme="minorHAnsi"/>
                <w:color w:val="000000"/>
                <w:szCs w:val="20"/>
              </w:rPr>
              <w:tab/>
              <w:t>13</w:t>
            </w:r>
          </w:p>
          <w:p w14:paraId="21BAB228" w14:textId="77777777" w:rsidR="007261CC" w:rsidRPr="00773417" w:rsidRDefault="007261CC" w:rsidP="007261CC">
            <w:pPr>
              <w:tabs>
                <w:tab w:val="right" w:pos="1359"/>
              </w:tabs>
              <w:ind w:left="245"/>
              <w:rPr>
                <w:rFonts w:cstheme="minorHAnsi"/>
                <w:color w:val="000000"/>
                <w:szCs w:val="20"/>
              </w:rPr>
            </w:pPr>
            <w:r w:rsidRPr="00773417">
              <w:rPr>
                <w:rFonts w:cstheme="minorHAnsi"/>
                <w:color w:val="000000"/>
                <w:szCs w:val="20"/>
              </w:rPr>
              <w:t>8</w:t>
            </w:r>
            <w:r w:rsidRPr="00773417">
              <w:rPr>
                <w:rFonts w:cstheme="minorHAnsi"/>
                <w:color w:val="000000"/>
                <w:szCs w:val="20"/>
              </w:rPr>
              <w:tab/>
              <w:t>17</w:t>
            </w:r>
          </w:p>
          <w:p w14:paraId="764F85D6" w14:textId="12517BC8" w:rsidR="007261CC" w:rsidRPr="00773417" w:rsidRDefault="007261CC" w:rsidP="007261CC">
            <w:pPr>
              <w:rPr>
                <w:rFonts w:cstheme="minorHAnsi"/>
                <w:color w:val="000000"/>
                <w:szCs w:val="20"/>
              </w:rPr>
            </w:pPr>
            <w:r w:rsidRPr="00773417">
              <w:rPr>
                <w:rFonts w:cstheme="minorHAnsi"/>
                <w:color w:val="000000"/>
                <w:szCs w:val="20"/>
              </w:rPr>
              <w:t>Blank for child-only records</w:t>
            </w:r>
          </w:p>
        </w:tc>
      </w:tr>
    </w:tbl>
    <w:p w14:paraId="5D64BAE2" w14:textId="3DDF8338" w:rsidR="007261CC" w:rsidRDefault="007261CC" w:rsidP="007261CC"/>
    <w:p w14:paraId="5554CEE5" w14:textId="77777777" w:rsidR="006A1323" w:rsidRDefault="006A1323">
      <w:pPr>
        <w:spacing w:line="259" w:lineRule="auto"/>
        <w:sectPr w:rsidR="006A1323" w:rsidSect="006A1323">
          <w:pgSz w:w="15840" w:h="12240" w:orient="landscape"/>
          <w:pgMar w:top="1440" w:right="1440" w:bottom="1440" w:left="1440" w:header="432" w:footer="432" w:gutter="0"/>
          <w:pgNumType w:start="1"/>
          <w:cols w:space="720"/>
          <w:docGrid w:linePitch="360"/>
        </w:sectPr>
      </w:pPr>
    </w:p>
    <w:p w14:paraId="42B9BEEE" w14:textId="31920813" w:rsidR="000B765B" w:rsidRDefault="000B765B">
      <w:pPr>
        <w:spacing w:line="259" w:lineRule="auto"/>
      </w:pPr>
    </w:p>
    <w:p w14:paraId="37059ECB" w14:textId="0F91B463" w:rsidR="007261CC" w:rsidRDefault="007261CC" w:rsidP="007261CC">
      <w:pPr>
        <w:pStyle w:val="Heading1"/>
      </w:pPr>
      <w:bookmarkStart w:id="36" w:name="_Toc66377160"/>
      <w:r>
        <w:t>Output Datasets</w:t>
      </w:r>
      <w:bookmarkEnd w:id="36"/>
    </w:p>
    <w:p w14:paraId="177A9361" w14:textId="2E48E755" w:rsidR="007261CC" w:rsidRPr="00773417" w:rsidRDefault="007261CC" w:rsidP="007261CC">
      <w:r w:rsidRPr="00773417">
        <w:t>This process will output one version of each of the following files per package execution. All patient-level results will remain local with DPs always. Only aggregate tables based on the MIL table will be provided to SOC for review based on abort status and module flow.</w:t>
      </w:r>
    </w:p>
    <w:p w14:paraId="5FE7BD3C" w14:textId="73F34006" w:rsidR="007261CC" w:rsidRDefault="007261CC" w:rsidP="007261CC">
      <w:pPr>
        <w:pStyle w:val="Heading2"/>
      </w:pPr>
      <w:bookmarkStart w:id="37" w:name="_Toc66377161"/>
      <w:r>
        <w:t>Level 1</w:t>
      </w:r>
      <w:bookmarkEnd w:id="37"/>
    </w:p>
    <w:p w14:paraId="55EC2688" w14:textId="616C010D" w:rsidR="007261CC" w:rsidRDefault="007261CC" w:rsidP="007261CC">
      <w:pPr>
        <w:pStyle w:val="Heading3"/>
      </w:pPr>
      <w:bookmarkStart w:id="38" w:name="_Toc66377162"/>
      <w:r>
        <w:t>Patient-Level Level 1 Flags (output filename</w:t>
      </w:r>
      <w:r w:rsidR="007A048F">
        <w:t>:</w:t>
      </w:r>
      <w:r>
        <w:t xml:space="preserve"> </w:t>
      </w:r>
      <w:r>
        <w:rPr>
          <w:b/>
          <w:bCs/>
        </w:rPr>
        <w:t>all_l1_flags_mstr</w:t>
      </w:r>
      <w:r>
        <w:t>)</w:t>
      </w:r>
      <w:bookmarkEnd w:id="38"/>
    </w:p>
    <w:p w14:paraId="57079450" w14:textId="77777777" w:rsidR="00FE14EB" w:rsidRDefault="00FE14EB" w:rsidP="007261CC"/>
    <w:p w14:paraId="49E69C88" w14:textId="2CFBE832" w:rsidR="007261CC" w:rsidRPr="00773417" w:rsidRDefault="007261CC" w:rsidP="007261CC">
      <w:r w:rsidRPr="003D1C0E">
        <w:t>This is conditionally created if at least one L1 flag is generated.</w:t>
      </w:r>
      <w:r>
        <w:t xml:space="preserve">  The </w:t>
      </w:r>
      <w:r w:rsidRPr="00773417">
        <w:t>table will be saved to the “dplocal” folder and will remain local with DPs.</w:t>
      </w:r>
    </w:p>
    <w:p w14:paraId="4B2756F2" w14:textId="55BCAD53" w:rsidR="007261CC" w:rsidRPr="007261CC" w:rsidRDefault="007261CC" w:rsidP="007261CC">
      <w:r w:rsidRPr="00773417">
        <w:t>This table will include data related to the following check(s):</w:t>
      </w:r>
      <w:r>
        <w:t xml:space="preserve">  </w:t>
      </w:r>
      <w:r>
        <w:rPr>
          <w:b/>
          <w:bCs/>
        </w:rPr>
        <w:t>Values Check</w:t>
      </w:r>
    </w:p>
    <w:tbl>
      <w:tblPr>
        <w:tblStyle w:val="TableGrid"/>
        <w:tblW w:w="9625" w:type="dxa"/>
        <w:tblLayout w:type="fixed"/>
        <w:tblLook w:val="04A0" w:firstRow="1" w:lastRow="0" w:firstColumn="1" w:lastColumn="0" w:noHBand="0" w:noVBand="1"/>
      </w:tblPr>
      <w:tblGrid>
        <w:gridCol w:w="1075"/>
        <w:gridCol w:w="1800"/>
        <w:gridCol w:w="1170"/>
        <w:gridCol w:w="720"/>
        <w:gridCol w:w="1260"/>
        <w:gridCol w:w="720"/>
        <w:gridCol w:w="882"/>
        <w:gridCol w:w="1188"/>
        <w:gridCol w:w="810"/>
      </w:tblGrid>
      <w:tr w:rsidR="007261CC" w:rsidRPr="00773417" w14:paraId="795206BE" w14:textId="77777777" w:rsidTr="004F658D">
        <w:trPr>
          <w:tblHeader/>
        </w:trPr>
        <w:tc>
          <w:tcPr>
            <w:tcW w:w="1075" w:type="dxa"/>
            <w:noWrap/>
            <w:hideMark/>
          </w:tcPr>
          <w:p w14:paraId="44B929DA" w14:textId="77777777" w:rsidR="007261CC" w:rsidRPr="00773417" w:rsidRDefault="007261CC" w:rsidP="008C6DEF">
            <w:pPr>
              <w:keepNext/>
              <w:jc w:val="center"/>
              <w:rPr>
                <w:b/>
                <w:bCs/>
                <w:sz w:val="18"/>
                <w:szCs w:val="18"/>
              </w:rPr>
            </w:pPr>
            <w:r w:rsidRPr="00773417">
              <w:rPr>
                <w:b/>
                <w:bCs/>
                <w:sz w:val="18"/>
                <w:szCs w:val="18"/>
              </w:rPr>
              <w:t>VARIABLE</w:t>
            </w:r>
          </w:p>
        </w:tc>
        <w:tc>
          <w:tcPr>
            <w:tcW w:w="1800" w:type="dxa"/>
            <w:noWrap/>
            <w:hideMark/>
          </w:tcPr>
          <w:p w14:paraId="0E8765D7" w14:textId="77777777" w:rsidR="007261CC" w:rsidRPr="00773417" w:rsidRDefault="007261CC" w:rsidP="008C6DEF">
            <w:pPr>
              <w:keepNext/>
              <w:jc w:val="center"/>
              <w:rPr>
                <w:b/>
                <w:bCs/>
                <w:sz w:val="18"/>
                <w:szCs w:val="18"/>
              </w:rPr>
            </w:pPr>
            <w:r w:rsidRPr="00773417">
              <w:rPr>
                <w:b/>
                <w:bCs/>
                <w:sz w:val="18"/>
                <w:szCs w:val="18"/>
              </w:rPr>
              <w:t>DESCRIPTION</w:t>
            </w:r>
          </w:p>
        </w:tc>
        <w:tc>
          <w:tcPr>
            <w:tcW w:w="1170" w:type="dxa"/>
            <w:noWrap/>
            <w:hideMark/>
          </w:tcPr>
          <w:p w14:paraId="7B5AB42E" w14:textId="77777777" w:rsidR="007261CC" w:rsidRPr="00773417" w:rsidRDefault="007261CC" w:rsidP="008C6DEF">
            <w:pPr>
              <w:keepNext/>
              <w:jc w:val="center"/>
              <w:rPr>
                <w:b/>
                <w:bCs/>
                <w:sz w:val="18"/>
                <w:szCs w:val="18"/>
              </w:rPr>
            </w:pPr>
            <w:r w:rsidRPr="00773417">
              <w:rPr>
                <w:b/>
                <w:bCs/>
                <w:sz w:val="18"/>
                <w:szCs w:val="18"/>
              </w:rPr>
              <w:t>LENGTH</w:t>
            </w:r>
          </w:p>
        </w:tc>
        <w:tc>
          <w:tcPr>
            <w:tcW w:w="720" w:type="dxa"/>
            <w:noWrap/>
            <w:hideMark/>
          </w:tcPr>
          <w:p w14:paraId="61BF4910" w14:textId="77777777" w:rsidR="007261CC" w:rsidRPr="00773417" w:rsidRDefault="007261CC" w:rsidP="008C6DEF">
            <w:pPr>
              <w:keepNext/>
              <w:jc w:val="center"/>
              <w:rPr>
                <w:b/>
                <w:bCs/>
                <w:sz w:val="18"/>
                <w:szCs w:val="18"/>
              </w:rPr>
            </w:pPr>
            <w:r w:rsidRPr="00773417">
              <w:rPr>
                <w:b/>
                <w:bCs/>
                <w:sz w:val="18"/>
                <w:szCs w:val="18"/>
              </w:rPr>
              <w:t>TYPE</w:t>
            </w:r>
          </w:p>
        </w:tc>
        <w:tc>
          <w:tcPr>
            <w:tcW w:w="1260" w:type="dxa"/>
            <w:noWrap/>
            <w:hideMark/>
          </w:tcPr>
          <w:p w14:paraId="0262CA80" w14:textId="77777777" w:rsidR="007261CC" w:rsidRPr="00773417" w:rsidRDefault="007261CC" w:rsidP="008C6DEF">
            <w:pPr>
              <w:keepNext/>
              <w:jc w:val="center"/>
              <w:rPr>
                <w:b/>
                <w:bCs/>
                <w:sz w:val="18"/>
                <w:szCs w:val="18"/>
              </w:rPr>
            </w:pPr>
            <w:r w:rsidRPr="00773417">
              <w:rPr>
                <w:b/>
                <w:bCs/>
                <w:sz w:val="18"/>
                <w:szCs w:val="18"/>
              </w:rPr>
              <w:t>FORMAT</w:t>
            </w:r>
          </w:p>
        </w:tc>
        <w:tc>
          <w:tcPr>
            <w:tcW w:w="720" w:type="dxa"/>
            <w:noWrap/>
            <w:hideMark/>
          </w:tcPr>
          <w:p w14:paraId="22FF4241" w14:textId="77777777" w:rsidR="007261CC" w:rsidRPr="00773417" w:rsidRDefault="007261CC" w:rsidP="008C6DEF">
            <w:pPr>
              <w:keepNext/>
              <w:jc w:val="center"/>
              <w:rPr>
                <w:b/>
                <w:bCs/>
                <w:sz w:val="18"/>
                <w:szCs w:val="18"/>
              </w:rPr>
            </w:pPr>
            <w:r w:rsidRPr="00773417">
              <w:rPr>
                <w:b/>
                <w:bCs/>
                <w:sz w:val="18"/>
                <w:szCs w:val="18"/>
              </w:rPr>
              <w:t>LABEL</w:t>
            </w:r>
          </w:p>
        </w:tc>
        <w:tc>
          <w:tcPr>
            <w:tcW w:w="882" w:type="dxa"/>
            <w:noWrap/>
            <w:hideMark/>
          </w:tcPr>
          <w:p w14:paraId="359D8278" w14:textId="77777777" w:rsidR="007261CC" w:rsidRPr="00773417" w:rsidRDefault="007261CC" w:rsidP="008C6DEF">
            <w:pPr>
              <w:keepNext/>
              <w:jc w:val="center"/>
              <w:rPr>
                <w:b/>
                <w:bCs/>
                <w:sz w:val="18"/>
                <w:szCs w:val="18"/>
              </w:rPr>
            </w:pPr>
            <w:r w:rsidRPr="00773417">
              <w:rPr>
                <w:b/>
                <w:bCs/>
                <w:sz w:val="18"/>
                <w:szCs w:val="18"/>
              </w:rPr>
              <w:t>SOURCE</w:t>
            </w:r>
          </w:p>
        </w:tc>
        <w:tc>
          <w:tcPr>
            <w:tcW w:w="1188" w:type="dxa"/>
            <w:noWrap/>
            <w:hideMark/>
          </w:tcPr>
          <w:p w14:paraId="76A311AD" w14:textId="77777777" w:rsidR="007261CC" w:rsidRPr="00773417" w:rsidRDefault="007261CC" w:rsidP="008C6DEF">
            <w:pPr>
              <w:keepNext/>
              <w:jc w:val="center"/>
              <w:rPr>
                <w:b/>
                <w:bCs/>
                <w:sz w:val="18"/>
                <w:szCs w:val="18"/>
              </w:rPr>
            </w:pPr>
            <w:r w:rsidRPr="00773417">
              <w:rPr>
                <w:b/>
                <w:bCs/>
                <w:sz w:val="18"/>
                <w:szCs w:val="18"/>
              </w:rPr>
              <w:t>DERIVATION</w:t>
            </w:r>
          </w:p>
        </w:tc>
        <w:tc>
          <w:tcPr>
            <w:tcW w:w="810" w:type="dxa"/>
            <w:noWrap/>
            <w:hideMark/>
          </w:tcPr>
          <w:p w14:paraId="68EA231D" w14:textId="77777777" w:rsidR="007261CC" w:rsidRPr="00773417" w:rsidRDefault="007261CC" w:rsidP="008C6DEF">
            <w:pPr>
              <w:keepNext/>
              <w:jc w:val="center"/>
              <w:rPr>
                <w:b/>
                <w:bCs/>
                <w:sz w:val="18"/>
                <w:szCs w:val="18"/>
              </w:rPr>
            </w:pPr>
            <w:r w:rsidRPr="00773417">
              <w:rPr>
                <w:b/>
                <w:bCs/>
                <w:sz w:val="18"/>
                <w:szCs w:val="18"/>
              </w:rPr>
              <w:t>ORDER</w:t>
            </w:r>
          </w:p>
        </w:tc>
      </w:tr>
      <w:tr w:rsidR="007261CC" w:rsidRPr="00773417" w14:paraId="4B876843" w14:textId="77777777" w:rsidTr="004F658D">
        <w:tc>
          <w:tcPr>
            <w:tcW w:w="1075" w:type="dxa"/>
            <w:hideMark/>
          </w:tcPr>
          <w:p w14:paraId="5AD9A6DA" w14:textId="77777777" w:rsidR="007261CC" w:rsidRPr="00773417" w:rsidRDefault="007261CC" w:rsidP="008C6DEF">
            <w:pPr>
              <w:rPr>
                <w:bCs/>
                <w:sz w:val="18"/>
                <w:szCs w:val="18"/>
              </w:rPr>
            </w:pPr>
            <w:r w:rsidRPr="00773417">
              <w:rPr>
                <w:bCs/>
                <w:sz w:val="18"/>
                <w:szCs w:val="18"/>
              </w:rPr>
              <w:t>FlagID</w:t>
            </w:r>
          </w:p>
        </w:tc>
        <w:tc>
          <w:tcPr>
            <w:tcW w:w="1800" w:type="dxa"/>
            <w:hideMark/>
          </w:tcPr>
          <w:p w14:paraId="6AE2CE89" w14:textId="77777777" w:rsidR="007261CC" w:rsidRPr="00773417" w:rsidRDefault="007261CC" w:rsidP="008C6DEF">
            <w:pPr>
              <w:rPr>
                <w:sz w:val="18"/>
                <w:szCs w:val="18"/>
              </w:rPr>
            </w:pPr>
            <w:r w:rsidRPr="00773417">
              <w:rPr>
                <w:sz w:val="18"/>
                <w:szCs w:val="18"/>
              </w:rPr>
              <w:t>Flag identifier</w:t>
            </w:r>
          </w:p>
        </w:tc>
        <w:tc>
          <w:tcPr>
            <w:tcW w:w="1170" w:type="dxa"/>
            <w:hideMark/>
          </w:tcPr>
          <w:p w14:paraId="1A1A59B4" w14:textId="77777777" w:rsidR="007261CC" w:rsidRPr="00773417" w:rsidRDefault="007261CC" w:rsidP="008C6DEF">
            <w:pPr>
              <w:rPr>
                <w:sz w:val="18"/>
                <w:szCs w:val="18"/>
              </w:rPr>
            </w:pPr>
            <w:r w:rsidRPr="00773417">
              <w:rPr>
                <w:sz w:val="18"/>
                <w:szCs w:val="18"/>
              </w:rPr>
              <w:t>21</w:t>
            </w:r>
          </w:p>
        </w:tc>
        <w:tc>
          <w:tcPr>
            <w:tcW w:w="720" w:type="dxa"/>
            <w:hideMark/>
          </w:tcPr>
          <w:p w14:paraId="7FF012A6" w14:textId="77777777" w:rsidR="007261CC" w:rsidRPr="00773417" w:rsidRDefault="007261CC" w:rsidP="008C6DEF">
            <w:pPr>
              <w:rPr>
                <w:sz w:val="18"/>
                <w:szCs w:val="18"/>
              </w:rPr>
            </w:pPr>
            <w:r w:rsidRPr="00773417">
              <w:rPr>
                <w:sz w:val="18"/>
                <w:szCs w:val="18"/>
              </w:rPr>
              <w:t>Char</w:t>
            </w:r>
          </w:p>
        </w:tc>
        <w:tc>
          <w:tcPr>
            <w:tcW w:w="1260" w:type="dxa"/>
          </w:tcPr>
          <w:p w14:paraId="3808565A" w14:textId="77777777" w:rsidR="007261CC" w:rsidRPr="00773417" w:rsidRDefault="007261CC" w:rsidP="008C6DEF">
            <w:pPr>
              <w:rPr>
                <w:sz w:val="18"/>
                <w:szCs w:val="18"/>
              </w:rPr>
            </w:pPr>
            <w:r w:rsidRPr="00773417">
              <w:rPr>
                <w:sz w:val="18"/>
                <w:szCs w:val="18"/>
              </w:rPr>
              <w:t>$21.</w:t>
            </w:r>
          </w:p>
        </w:tc>
        <w:tc>
          <w:tcPr>
            <w:tcW w:w="720" w:type="dxa"/>
          </w:tcPr>
          <w:p w14:paraId="32E591D7" w14:textId="77777777" w:rsidR="007261CC" w:rsidRPr="00773417" w:rsidRDefault="007261CC" w:rsidP="008C6DEF">
            <w:pPr>
              <w:rPr>
                <w:sz w:val="18"/>
                <w:szCs w:val="18"/>
              </w:rPr>
            </w:pPr>
          </w:p>
        </w:tc>
        <w:tc>
          <w:tcPr>
            <w:tcW w:w="882" w:type="dxa"/>
          </w:tcPr>
          <w:p w14:paraId="2C18A219" w14:textId="77777777" w:rsidR="007261CC" w:rsidRPr="00773417" w:rsidRDefault="007261CC" w:rsidP="008C6DEF">
            <w:pPr>
              <w:rPr>
                <w:sz w:val="18"/>
                <w:szCs w:val="18"/>
              </w:rPr>
            </w:pPr>
          </w:p>
        </w:tc>
        <w:tc>
          <w:tcPr>
            <w:tcW w:w="1188" w:type="dxa"/>
          </w:tcPr>
          <w:p w14:paraId="480F6D60" w14:textId="77777777" w:rsidR="007261CC" w:rsidRPr="00773417" w:rsidRDefault="007261CC" w:rsidP="008C6DEF">
            <w:pPr>
              <w:rPr>
                <w:sz w:val="18"/>
                <w:szCs w:val="18"/>
              </w:rPr>
            </w:pPr>
          </w:p>
        </w:tc>
        <w:tc>
          <w:tcPr>
            <w:tcW w:w="810" w:type="dxa"/>
            <w:hideMark/>
          </w:tcPr>
          <w:p w14:paraId="12E3E2FB" w14:textId="77777777" w:rsidR="007261CC" w:rsidRPr="00773417" w:rsidRDefault="007261CC" w:rsidP="008C6DEF">
            <w:pPr>
              <w:jc w:val="right"/>
              <w:rPr>
                <w:sz w:val="18"/>
                <w:szCs w:val="18"/>
              </w:rPr>
            </w:pPr>
            <w:r>
              <w:rPr>
                <w:sz w:val="18"/>
                <w:szCs w:val="18"/>
              </w:rPr>
              <w:t>1</w:t>
            </w:r>
          </w:p>
        </w:tc>
      </w:tr>
      <w:tr w:rsidR="007261CC" w:rsidRPr="00773417" w14:paraId="2B9B03B2" w14:textId="77777777" w:rsidTr="004F658D">
        <w:tc>
          <w:tcPr>
            <w:tcW w:w="1075" w:type="dxa"/>
            <w:hideMark/>
          </w:tcPr>
          <w:p w14:paraId="24B7AB35" w14:textId="77777777" w:rsidR="007261CC" w:rsidRPr="00773417" w:rsidRDefault="007261CC" w:rsidP="008C6DEF">
            <w:pPr>
              <w:rPr>
                <w:bCs/>
                <w:sz w:val="18"/>
                <w:szCs w:val="18"/>
              </w:rPr>
            </w:pPr>
            <w:r w:rsidRPr="00773417">
              <w:rPr>
                <w:bCs/>
                <w:sz w:val="18"/>
                <w:szCs w:val="18"/>
              </w:rPr>
              <w:t>Flag_Descr</w:t>
            </w:r>
          </w:p>
        </w:tc>
        <w:tc>
          <w:tcPr>
            <w:tcW w:w="1800" w:type="dxa"/>
            <w:hideMark/>
          </w:tcPr>
          <w:p w14:paraId="352FD411" w14:textId="77777777" w:rsidR="007261CC" w:rsidRPr="00773417" w:rsidRDefault="007261CC" w:rsidP="008C6DEF">
            <w:pPr>
              <w:rPr>
                <w:sz w:val="18"/>
                <w:szCs w:val="18"/>
              </w:rPr>
            </w:pPr>
            <w:r w:rsidRPr="00773417">
              <w:rPr>
                <w:sz w:val="18"/>
                <w:szCs w:val="18"/>
              </w:rPr>
              <w:t>Flag description</w:t>
            </w:r>
          </w:p>
        </w:tc>
        <w:tc>
          <w:tcPr>
            <w:tcW w:w="1170" w:type="dxa"/>
            <w:hideMark/>
          </w:tcPr>
          <w:p w14:paraId="06E7526B" w14:textId="77777777" w:rsidR="007261CC" w:rsidRPr="00773417" w:rsidRDefault="007261CC" w:rsidP="008C6DEF">
            <w:pPr>
              <w:rPr>
                <w:sz w:val="18"/>
                <w:szCs w:val="18"/>
              </w:rPr>
            </w:pPr>
            <w:r w:rsidRPr="00773417">
              <w:rPr>
                <w:sz w:val="18"/>
                <w:szCs w:val="18"/>
              </w:rPr>
              <w:t>255</w:t>
            </w:r>
          </w:p>
        </w:tc>
        <w:tc>
          <w:tcPr>
            <w:tcW w:w="720" w:type="dxa"/>
            <w:hideMark/>
          </w:tcPr>
          <w:p w14:paraId="735175DC" w14:textId="77777777" w:rsidR="007261CC" w:rsidRPr="00773417" w:rsidRDefault="007261CC" w:rsidP="008C6DEF">
            <w:pPr>
              <w:rPr>
                <w:sz w:val="18"/>
                <w:szCs w:val="18"/>
              </w:rPr>
            </w:pPr>
            <w:r w:rsidRPr="00773417">
              <w:rPr>
                <w:sz w:val="18"/>
                <w:szCs w:val="18"/>
              </w:rPr>
              <w:t>Char</w:t>
            </w:r>
          </w:p>
        </w:tc>
        <w:tc>
          <w:tcPr>
            <w:tcW w:w="1260" w:type="dxa"/>
            <w:hideMark/>
          </w:tcPr>
          <w:p w14:paraId="17237275" w14:textId="77777777" w:rsidR="007261CC" w:rsidRPr="00773417" w:rsidRDefault="007261CC" w:rsidP="008C6DEF">
            <w:pPr>
              <w:rPr>
                <w:sz w:val="18"/>
                <w:szCs w:val="18"/>
              </w:rPr>
            </w:pPr>
            <w:r w:rsidRPr="00773417">
              <w:rPr>
                <w:sz w:val="18"/>
                <w:szCs w:val="18"/>
              </w:rPr>
              <w:t>$255.</w:t>
            </w:r>
          </w:p>
        </w:tc>
        <w:tc>
          <w:tcPr>
            <w:tcW w:w="720" w:type="dxa"/>
            <w:hideMark/>
          </w:tcPr>
          <w:p w14:paraId="45EABDF5" w14:textId="77777777" w:rsidR="007261CC" w:rsidRPr="00773417" w:rsidRDefault="007261CC" w:rsidP="008C6DEF">
            <w:pPr>
              <w:rPr>
                <w:sz w:val="18"/>
                <w:szCs w:val="18"/>
              </w:rPr>
            </w:pPr>
          </w:p>
        </w:tc>
        <w:tc>
          <w:tcPr>
            <w:tcW w:w="882" w:type="dxa"/>
          </w:tcPr>
          <w:p w14:paraId="59863678" w14:textId="77777777" w:rsidR="007261CC" w:rsidRPr="00773417" w:rsidRDefault="007261CC" w:rsidP="008C6DEF">
            <w:pPr>
              <w:rPr>
                <w:sz w:val="18"/>
                <w:szCs w:val="18"/>
              </w:rPr>
            </w:pPr>
          </w:p>
        </w:tc>
        <w:tc>
          <w:tcPr>
            <w:tcW w:w="1188" w:type="dxa"/>
          </w:tcPr>
          <w:p w14:paraId="0CE48AF7" w14:textId="77777777" w:rsidR="007261CC" w:rsidRPr="00773417" w:rsidRDefault="007261CC" w:rsidP="008C6DEF">
            <w:pPr>
              <w:rPr>
                <w:sz w:val="18"/>
                <w:szCs w:val="18"/>
              </w:rPr>
            </w:pPr>
          </w:p>
        </w:tc>
        <w:tc>
          <w:tcPr>
            <w:tcW w:w="810" w:type="dxa"/>
            <w:hideMark/>
          </w:tcPr>
          <w:p w14:paraId="36B3D263" w14:textId="77777777" w:rsidR="007261CC" w:rsidRPr="00773417" w:rsidRDefault="007261CC" w:rsidP="008C6DEF">
            <w:pPr>
              <w:jc w:val="right"/>
              <w:rPr>
                <w:sz w:val="18"/>
                <w:szCs w:val="18"/>
              </w:rPr>
            </w:pPr>
            <w:r>
              <w:rPr>
                <w:sz w:val="18"/>
                <w:szCs w:val="18"/>
              </w:rPr>
              <w:t>2</w:t>
            </w:r>
          </w:p>
        </w:tc>
      </w:tr>
      <w:tr w:rsidR="007261CC" w:rsidRPr="00773417" w14:paraId="76CCB36E" w14:textId="77777777" w:rsidTr="004F658D">
        <w:tc>
          <w:tcPr>
            <w:tcW w:w="1075" w:type="dxa"/>
            <w:hideMark/>
          </w:tcPr>
          <w:p w14:paraId="74E9946F" w14:textId="77777777" w:rsidR="007261CC" w:rsidRPr="00773417" w:rsidRDefault="007261CC" w:rsidP="008C6DEF">
            <w:pPr>
              <w:rPr>
                <w:bCs/>
                <w:sz w:val="18"/>
                <w:szCs w:val="18"/>
              </w:rPr>
            </w:pPr>
            <w:r w:rsidRPr="00773417">
              <w:rPr>
                <w:bCs/>
                <w:sz w:val="18"/>
                <w:szCs w:val="18"/>
              </w:rPr>
              <w:t>FlagType</w:t>
            </w:r>
          </w:p>
        </w:tc>
        <w:tc>
          <w:tcPr>
            <w:tcW w:w="1800" w:type="dxa"/>
            <w:hideMark/>
          </w:tcPr>
          <w:p w14:paraId="3FF05F2F" w14:textId="77777777" w:rsidR="007261CC" w:rsidRPr="00773417" w:rsidRDefault="007261CC" w:rsidP="008C6DEF">
            <w:pPr>
              <w:rPr>
                <w:sz w:val="18"/>
                <w:szCs w:val="18"/>
              </w:rPr>
            </w:pPr>
            <w:r w:rsidRPr="00773417">
              <w:rPr>
                <w:sz w:val="18"/>
                <w:szCs w:val="18"/>
              </w:rPr>
              <w:t>Flag type</w:t>
            </w:r>
          </w:p>
        </w:tc>
        <w:tc>
          <w:tcPr>
            <w:tcW w:w="1170" w:type="dxa"/>
            <w:hideMark/>
          </w:tcPr>
          <w:p w14:paraId="03806778" w14:textId="77777777" w:rsidR="007261CC" w:rsidRPr="00773417" w:rsidRDefault="007261CC" w:rsidP="008C6DEF">
            <w:pPr>
              <w:rPr>
                <w:sz w:val="18"/>
                <w:szCs w:val="18"/>
              </w:rPr>
            </w:pPr>
            <w:r w:rsidRPr="00773417">
              <w:rPr>
                <w:sz w:val="18"/>
                <w:szCs w:val="18"/>
              </w:rPr>
              <w:t>4</w:t>
            </w:r>
          </w:p>
        </w:tc>
        <w:tc>
          <w:tcPr>
            <w:tcW w:w="720" w:type="dxa"/>
            <w:hideMark/>
          </w:tcPr>
          <w:p w14:paraId="700E0E74" w14:textId="77777777" w:rsidR="007261CC" w:rsidRPr="00773417" w:rsidRDefault="007261CC" w:rsidP="008C6DEF">
            <w:pPr>
              <w:rPr>
                <w:sz w:val="18"/>
                <w:szCs w:val="18"/>
              </w:rPr>
            </w:pPr>
            <w:r w:rsidRPr="00773417">
              <w:rPr>
                <w:sz w:val="18"/>
                <w:szCs w:val="18"/>
              </w:rPr>
              <w:t>Char</w:t>
            </w:r>
          </w:p>
        </w:tc>
        <w:tc>
          <w:tcPr>
            <w:tcW w:w="1260" w:type="dxa"/>
            <w:hideMark/>
          </w:tcPr>
          <w:p w14:paraId="664D6A41" w14:textId="77777777" w:rsidR="007261CC" w:rsidRPr="00773417" w:rsidRDefault="007261CC" w:rsidP="008C6DEF">
            <w:pPr>
              <w:rPr>
                <w:sz w:val="18"/>
                <w:szCs w:val="18"/>
              </w:rPr>
            </w:pPr>
            <w:r w:rsidRPr="00773417">
              <w:rPr>
                <w:sz w:val="18"/>
                <w:szCs w:val="18"/>
              </w:rPr>
              <w:t>$4.</w:t>
            </w:r>
          </w:p>
        </w:tc>
        <w:tc>
          <w:tcPr>
            <w:tcW w:w="720" w:type="dxa"/>
            <w:hideMark/>
          </w:tcPr>
          <w:p w14:paraId="42F23207" w14:textId="77777777" w:rsidR="007261CC" w:rsidRPr="00773417" w:rsidRDefault="007261CC" w:rsidP="008C6DEF">
            <w:pPr>
              <w:rPr>
                <w:sz w:val="18"/>
                <w:szCs w:val="18"/>
              </w:rPr>
            </w:pPr>
          </w:p>
        </w:tc>
        <w:tc>
          <w:tcPr>
            <w:tcW w:w="882" w:type="dxa"/>
          </w:tcPr>
          <w:p w14:paraId="60761E64" w14:textId="77777777" w:rsidR="007261CC" w:rsidRPr="00773417" w:rsidRDefault="007261CC" w:rsidP="008C6DEF">
            <w:pPr>
              <w:rPr>
                <w:sz w:val="18"/>
                <w:szCs w:val="18"/>
              </w:rPr>
            </w:pPr>
          </w:p>
        </w:tc>
        <w:tc>
          <w:tcPr>
            <w:tcW w:w="1188" w:type="dxa"/>
          </w:tcPr>
          <w:p w14:paraId="2E78D917" w14:textId="77777777" w:rsidR="007261CC" w:rsidRPr="00773417" w:rsidRDefault="007261CC" w:rsidP="008C6DEF">
            <w:pPr>
              <w:rPr>
                <w:sz w:val="18"/>
                <w:szCs w:val="18"/>
              </w:rPr>
            </w:pPr>
          </w:p>
        </w:tc>
        <w:tc>
          <w:tcPr>
            <w:tcW w:w="810" w:type="dxa"/>
            <w:hideMark/>
          </w:tcPr>
          <w:p w14:paraId="6D2D1D5F" w14:textId="77777777" w:rsidR="007261CC" w:rsidRPr="00773417" w:rsidRDefault="007261CC" w:rsidP="008C6DEF">
            <w:pPr>
              <w:jc w:val="right"/>
              <w:rPr>
                <w:sz w:val="18"/>
                <w:szCs w:val="18"/>
              </w:rPr>
            </w:pPr>
            <w:r>
              <w:rPr>
                <w:sz w:val="18"/>
                <w:szCs w:val="18"/>
              </w:rPr>
              <w:t>3</w:t>
            </w:r>
          </w:p>
        </w:tc>
      </w:tr>
      <w:tr w:rsidR="007261CC" w:rsidRPr="00773417" w14:paraId="53A33793" w14:textId="77777777" w:rsidTr="004F658D">
        <w:tc>
          <w:tcPr>
            <w:tcW w:w="1075" w:type="dxa"/>
            <w:hideMark/>
          </w:tcPr>
          <w:p w14:paraId="260C6EC9" w14:textId="77777777" w:rsidR="007261CC" w:rsidRPr="00773417" w:rsidRDefault="007261CC" w:rsidP="008C6DEF">
            <w:pPr>
              <w:rPr>
                <w:bCs/>
                <w:sz w:val="18"/>
                <w:szCs w:val="18"/>
              </w:rPr>
            </w:pPr>
            <w:r w:rsidRPr="00773417">
              <w:rPr>
                <w:bCs/>
                <w:sz w:val="18"/>
                <w:szCs w:val="18"/>
              </w:rPr>
              <w:t>AbortYN</w:t>
            </w:r>
          </w:p>
        </w:tc>
        <w:tc>
          <w:tcPr>
            <w:tcW w:w="1800" w:type="dxa"/>
            <w:hideMark/>
          </w:tcPr>
          <w:p w14:paraId="4602D72E" w14:textId="77777777" w:rsidR="007261CC" w:rsidRPr="00773417" w:rsidRDefault="007261CC" w:rsidP="008C6DEF">
            <w:pPr>
              <w:rPr>
                <w:sz w:val="18"/>
                <w:szCs w:val="18"/>
              </w:rPr>
            </w:pPr>
            <w:r w:rsidRPr="00773417">
              <w:rPr>
                <w:sz w:val="18"/>
                <w:szCs w:val="18"/>
              </w:rPr>
              <w:t>Indicates QA package abort status (Y or N) for each FlagID</w:t>
            </w:r>
          </w:p>
        </w:tc>
        <w:tc>
          <w:tcPr>
            <w:tcW w:w="1170" w:type="dxa"/>
            <w:hideMark/>
          </w:tcPr>
          <w:p w14:paraId="7605E875" w14:textId="77777777" w:rsidR="007261CC" w:rsidRPr="00773417" w:rsidRDefault="007261CC" w:rsidP="008C6DEF">
            <w:pPr>
              <w:rPr>
                <w:sz w:val="18"/>
                <w:szCs w:val="18"/>
              </w:rPr>
            </w:pPr>
            <w:r w:rsidRPr="00773417">
              <w:rPr>
                <w:sz w:val="18"/>
                <w:szCs w:val="18"/>
              </w:rPr>
              <w:t>1</w:t>
            </w:r>
          </w:p>
        </w:tc>
        <w:tc>
          <w:tcPr>
            <w:tcW w:w="720" w:type="dxa"/>
            <w:hideMark/>
          </w:tcPr>
          <w:p w14:paraId="5BB3CE28" w14:textId="77777777" w:rsidR="007261CC" w:rsidRPr="00773417" w:rsidRDefault="007261CC" w:rsidP="008C6DEF">
            <w:pPr>
              <w:rPr>
                <w:sz w:val="18"/>
                <w:szCs w:val="18"/>
              </w:rPr>
            </w:pPr>
            <w:r w:rsidRPr="00773417">
              <w:rPr>
                <w:sz w:val="18"/>
                <w:szCs w:val="18"/>
              </w:rPr>
              <w:t>Char</w:t>
            </w:r>
          </w:p>
        </w:tc>
        <w:tc>
          <w:tcPr>
            <w:tcW w:w="1260" w:type="dxa"/>
            <w:hideMark/>
          </w:tcPr>
          <w:p w14:paraId="1BF8C5E6" w14:textId="77777777" w:rsidR="007261CC" w:rsidRPr="00773417" w:rsidRDefault="007261CC" w:rsidP="008C6DEF">
            <w:pPr>
              <w:rPr>
                <w:sz w:val="18"/>
                <w:szCs w:val="18"/>
              </w:rPr>
            </w:pPr>
            <w:r w:rsidRPr="00773417">
              <w:rPr>
                <w:sz w:val="18"/>
                <w:szCs w:val="18"/>
              </w:rPr>
              <w:t>$1.</w:t>
            </w:r>
          </w:p>
        </w:tc>
        <w:tc>
          <w:tcPr>
            <w:tcW w:w="720" w:type="dxa"/>
            <w:hideMark/>
          </w:tcPr>
          <w:p w14:paraId="31CCDB94" w14:textId="77777777" w:rsidR="007261CC" w:rsidRPr="00773417" w:rsidRDefault="007261CC" w:rsidP="008C6DEF">
            <w:pPr>
              <w:rPr>
                <w:sz w:val="18"/>
                <w:szCs w:val="18"/>
              </w:rPr>
            </w:pPr>
          </w:p>
        </w:tc>
        <w:tc>
          <w:tcPr>
            <w:tcW w:w="882" w:type="dxa"/>
          </w:tcPr>
          <w:p w14:paraId="1B107A22" w14:textId="77777777" w:rsidR="007261CC" w:rsidRPr="00773417" w:rsidRDefault="007261CC" w:rsidP="008C6DEF">
            <w:pPr>
              <w:rPr>
                <w:sz w:val="18"/>
                <w:szCs w:val="18"/>
              </w:rPr>
            </w:pPr>
          </w:p>
        </w:tc>
        <w:tc>
          <w:tcPr>
            <w:tcW w:w="1188" w:type="dxa"/>
          </w:tcPr>
          <w:p w14:paraId="622A3B1F" w14:textId="77777777" w:rsidR="007261CC" w:rsidRPr="00773417" w:rsidRDefault="007261CC" w:rsidP="008C6DEF">
            <w:pPr>
              <w:rPr>
                <w:sz w:val="18"/>
                <w:szCs w:val="18"/>
              </w:rPr>
            </w:pPr>
          </w:p>
        </w:tc>
        <w:tc>
          <w:tcPr>
            <w:tcW w:w="810" w:type="dxa"/>
            <w:hideMark/>
          </w:tcPr>
          <w:p w14:paraId="092B0D20" w14:textId="77777777" w:rsidR="007261CC" w:rsidRPr="00773417" w:rsidRDefault="007261CC" w:rsidP="008C6DEF">
            <w:pPr>
              <w:jc w:val="right"/>
              <w:rPr>
                <w:sz w:val="18"/>
                <w:szCs w:val="18"/>
              </w:rPr>
            </w:pPr>
            <w:r>
              <w:rPr>
                <w:sz w:val="18"/>
                <w:szCs w:val="18"/>
              </w:rPr>
              <w:t>4</w:t>
            </w:r>
          </w:p>
        </w:tc>
      </w:tr>
      <w:tr w:rsidR="007261CC" w:rsidRPr="00773417" w14:paraId="5A24F659" w14:textId="77777777" w:rsidTr="004F658D">
        <w:tc>
          <w:tcPr>
            <w:tcW w:w="1075" w:type="dxa"/>
            <w:hideMark/>
          </w:tcPr>
          <w:p w14:paraId="3797F006" w14:textId="77777777" w:rsidR="007261CC" w:rsidRPr="00773417" w:rsidRDefault="007261CC" w:rsidP="008C6DEF">
            <w:pPr>
              <w:rPr>
                <w:bCs/>
                <w:sz w:val="18"/>
                <w:szCs w:val="18"/>
              </w:rPr>
            </w:pPr>
            <w:r w:rsidRPr="00773417">
              <w:rPr>
                <w:bCs/>
                <w:sz w:val="18"/>
                <w:szCs w:val="18"/>
              </w:rPr>
              <w:t>Variable1</w:t>
            </w:r>
          </w:p>
        </w:tc>
        <w:tc>
          <w:tcPr>
            <w:tcW w:w="1800" w:type="dxa"/>
            <w:hideMark/>
          </w:tcPr>
          <w:p w14:paraId="5ADFE60D" w14:textId="77777777" w:rsidR="007261CC" w:rsidRPr="00773417" w:rsidRDefault="007261CC" w:rsidP="008C6DEF">
            <w:pPr>
              <w:rPr>
                <w:sz w:val="18"/>
                <w:szCs w:val="18"/>
              </w:rPr>
            </w:pPr>
            <w:r w:rsidRPr="00773417">
              <w:rPr>
                <w:sz w:val="18"/>
                <w:szCs w:val="18"/>
              </w:rPr>
              <w:t>Variable name</w:t>
            </w:r>
          </w:p>
        </w:tc>
        <w:tc>
          <w:tcPr>
            <w:tcW w:w="1170" w:type="dxa"/>
            <w:hideMark/>
          </w:tcPr>
          <w:p w14:paraId="5A8972B0" w14:textId="77777777" w:rsidR="007261CC" w:rsidRPr="00773417" w:rsidRDefault="007261CC" w:rsidP="008C6DEF">
            <w:pPr>
              <w:rPr>
                <w:sz w:val="18"/>
                <w:szCs w:val="18"/>
              </w:rPr>
            </w:pPr>
            <w:r w:rsidRPr="00773417">
              <w:rPr>
                <w:sz w:val="18"/>
                <w:szCs w:val="18"/>
              </w:rPr>
              <w:t>32</w:t>
            </w:r>
          </w:p>
        </w:tc>
        <w:tc>
          <w:tcPr>
            <w:tcW w:w="720" w:type="dxa"/>
            <w:hideMark/>
          </w:tcPr>
          <w:p w14:paraId="6601AE57" w14:textId="77777777" w:rsidR="007261CC" w:rsidRPr="00773417" w:rsidRDefault="007261CC" w:rsidP="008C6DEF">
            <w:pPr>
              <w:rPr>
                <w:sz w:val="18"/>
                <w:szCs w:val="18"/>
              </w:rPr>
            </w:pPr>
            <w:r w:rsidRPr="00773417">
              <w:rPr>
                <w:sz w:val="18"/>
                <w:szCs w:val="18"/>
              </w:rPr>
              <w:t>Char</w:t>
            </w:r>
          </w:p>
        </w:tc>
        <w:tc>
          <w:tcPr>
            <w:tcW w:w="1260" w:type="dxa"/>
            <w:hideMark/>
          </w:tcPr>
          <w:p w14:paraId="698A28BA" w14:textId="77777777" w:rsidR="007261CC" w:rsidRPr="00773417" w:rsidRDefault="007261CC" w:rsidP="008C6DEF">
            <w:pPr>
              <w:rPr>
                <w:sz w:val="18"/>
                <w:szCs w:val="18"/>
              </w:rPr>
            </w:pPr>
            <w:r w:rsidRPr="00773417">
              <w:rPr>
                <w:sz w:val="18"/>
                <w:szCs w:val="18"/>
              </w:rPr>
              <w:t>$32.</w:t>
            </w:r>
          </w:p>
        </w:tc>
        <w:tc>
          <w:tcPr>
            <w:tcW w:w="720" w:type="dxa"/>
            <w:hideMark/>
          </w:tcPr>
          <w:p w14:paraId="744961B3" w14:textId="77777777" w:rsidR="007261CC" w:rsidRPr="00773417" w:rsidRDefault="007261CC" w:rsidP="008C6DEF">
            <w:pPr>
              <w:rPr>
                <w:sz w:val="18"/>
                <w:szCs w:val="18"/>
              </w:rPr>
            </w:pPr>
          </w:p>
        </w:tc>
        <w:tc>
          <w:tcPr>
            <w:tcW w:w="882" w:type="dxa"/>
          </w:tcPr>
          <w:p w14:paraId="3E361314" w14:textId="77777777" w:rsidR="007261CC" w:rsidRPr="00773417" w:rsidRDefault="007261CC" w:rsidP="008C6DEF">
            <w:pPr>
              <w:rPr>
                <w:sz w:val="18"/>
                <w:szCs w:val="18"/>
              </w:rPr>
            </w:pPr>
          </w:p>
        </w:tc>
        <w:tc>
          <w:tcPr>
            <w:tcW w:w="1188" w:type="dxa"/>
          </w:tcPr>
          <w:p w14:paraId="3B86B444" w14:textId="77777777" w:rsidR="007261CC" w:rsidRPr="00773417" w:rsidRDefault="007261CC" w:rsidP="008C6DEF">
            <w:pPr>
              <w:rPr>
                <w:sz w:val="18"/>
                <w:szCs w:val="18"/>
              </w:rPr>
            </w:pPr>
          </w:p>
        </w:tc>
        <w:tc>
          <w:tcPr>
            <w:tcW w:w="810" w:type="dxa"/>
            <w:hideMark/>
          </w:tcPr>
          <w:p w14:paraId="39BE71EA" w14:textId="77777777" w:rsidR="007261CC" w:rsidRPr="00773417" w:rsidRDefault="007261CC" w:rsidP="008C6DEF">
            <w:pPr>
              <w:jc w:val="right"/>
              <w:rPr>
                <w:sz w:val="18"/>
                <w:szCs w:val="18"/>
              </w:rPr>
            </w:pPr>
            <w:r>
              <w:rPr>
                <w:sz w:val="18"/>
                <w:szCs w:val="18"/>
              </w:rPr>
              <w:t>5</w:t>
            </w:r>
          </w:p>
        </w:tc>
      </w:tr>
      <w:tr w:rsidR="007261CC" w:rsidRPr="00773417" w14:paraId="24E7D997" w14:textId="77777777" w:rsidTr="004F658D">
        <w:tc>
          <w:tcPr>
            <w:tcW w:w="1075" w:type="dxa"/>
            <w:hideMark/>
          </w:tcPr>
          <w:p w14:paraId="570B9417" w14:textId="77777777" w:rsidR="007261CC" w:rsidRPr="00773417" w:rsidRDefault="007261CC" w:rsidP="008C6DEF">
            <w:pPr>
              <w:rPr>
                <w:bCs/>
                <w:sz w:val="18"/>
                <w:szCs w:val="18"/>
              </w:rPr>
            </w:pPr>
            <w:r w:rsidRPr="00773417">
              <w:rPr>
                <w:bCs/>
                <w:sz w:val="18"/>
                <w:szCs w:val="18"/>
              </w:rPr>
              <w:t>Value</w:t>
            </w:r>
          </w:p>
        </w:tc>
        <w:tc>
          <w:tcPr>
            <w:tcW w:w="1800" w:type="dxa"/>
            <w:hideMark/>
          </w:tcPr>
          <w:p w14:paraId="723D1570" w14:textId="77777777" w:rsidR="007261CC" w:rsidRPr="00773417" w:rsidRDefault="007261CC" w:rsidP="008C6DEF">
            <w:pPr>
              <w:rPr>
                <w:sz w:val="18"/>
                <w:szCs w:val="18"/>
              </w:rPr>
            </w:pPr>
            <w:r w:rsidRPr="00773417">
              <w:rPr>
                <w:sz w:val="18"/>
                <w:szCs w:val="18"/>
              </w:rPr>
              <w:t>Observed value</w:t>
            </w:r>
          </w:p>
        </w:tc>
        <w:tc>
          <w:tcPr>
            <w:tcW w:w="1170" w:type="dxa"/>
            <w:hideMark/>
          </w:tcPr>
          <w:p w14:paraId="2C6C56C9" w14:textId="77777777" w:rsidR="007261CC" w:rsidRPr="00773417" w:rsidRDefault="007261CC" w:rsidP="008C6DEF">
            <w:pPr>
              <w:rPr>
                <w:sz w:val="18"/>
                <w:szCs w:val="18"/>
              </w:rPr>
            </w:pPr>
            <w:r w:rsidRPr="00773417">
              <w:rPr>
                <w:sz w:val="18"/>
                <w:szCs w:val="18"/>
              </w:rPr>
              <w:t>20</w:t>
            </w:r>
          </w:p>
        </w:tc>
        <w:tc>
          <w:tcPr>
            <w:tcW w:w="720" w:type="dxa"/>
            <w:hideMark/>
          </w:tcPr>
          <w:p w14:paraId="534A227A" w14:textId="77777777" w:rsidR="007261CC" w:rsidRPr="00773417" w:rsidRDefault="007261CC" w:rsidP="008C6DEF">
            <w:pPr>
              <w:rPr>
                <w:sz w:val="18"/>
                <w:szCs w:val="18"/>
              </w:rPr>
            </w:pPr>
            <w:r w:rsidRPr="00773417">
              <w:rPr>
                <w:sz w:val="18"/>
                <w:szCs w:val="18"/>
              </w:rPr>
              <w:t>Char</w:t>
            </w:r>
          </w:p>
        </w:tc>
        <w:tc>
          <w:tcPr>
            <w:tcW w:w="1260" w:type="dxa"/>
            <w:hideMark/>
          </w:tcPr>
          <w:p w14:paraId="5E198AC5" w14:textId="77777777" w:rsidR="007261CC" w:rsidRPr="00773417" w:rsidRDefault="007261CC" w:rsidP="008C6DEF">
            <w:pPr>
              <w:rPr>
                <w:sz w:val="18"/>
                <w:szCs w:val="18"/>
              </w:rPr>
            </w:pPr>
            <w:r w:rsidRPr="00773417">
              <w:rPr>
                <w:sz w:val="18"/>
                <w:szCs w:val="18"/>
              </w:rPr>
              <w:t>$20.</w:t>
            </w:r>
          </w:p>
        </w:tc>
        <w:tc>
          <w:tcPr>
            <w:tcW w:w="720" w:type="dxa"/>
            <w:hideMark/>
          </w:tcPr>
          <w:p w14:paraId="14ED895A" w14:textId="77777777" w:rsidR="007261CC" w:rsidRPr="00773417" w:rsidRDefault="007261CC" w:rsidP="008C6DEF">
            <w:pPr>
              <w:rPr>
                <w:sz w:val="18"/>
                <w:szCs w:val="18"/>
              </w:rPr>
            </w:pPr>
          </w:p>
        </w:tc>
        <w:tc>
          <w:tcPr>
            <w:tcW w:w="882" w:type="dxa"/>
          </w:tcPr>
          <w:p w14:paraId="77BAF6BE" w14:textId="77777777" w:rsidR="007261CC" w:rsidRPr="00773417" w:rsidRDefault="007261CC" w:rsidP="008C6DEF">
            <w:pPr>
              <w:rPr>
                <w:sz w:val="18"/>
                <w:szCs w:val="18"/>
              </w:rPr>
            </w:pPr>
          </w:p>
        </w:tc>
        <w:tc>
          <w:tcPr>
            <w:tcW w:w="1188" w:type="dxa"/>
          </w:tcPr>
          <w:p w14:paraId="5A98C7F0" w14:textId="77777777" w:rsidR="007261CC" w:rsidRPr="00773417" w:rsidRDefault="007261CC" w:rsidP="008C6DEF">
            <w:pPr>
              <w:rPr>
                <w:sz w:val="18"/>
                <w:szCs w:val="18"/>
              </w:rPr>
            </w:pPr>
          </w:p>
        </w:tc>
        <w:tc>
          <w:tcPr>
            <w:tcW w:w="810" w:type="dxa"/>
            <w:hideMark/>
          </w:tcPr>
          <w:p w14:paraId="323B3833" w14:textId="77777777" w:rsidR="007261CC" w:rsidRPr="00773417" w:rsidRDefault="007261CC" w:rsidP="008C6DEF">
            <w:pPr>
              <w:jc w:val="right"/>
              <w:rPr>
                <w:sz w:val="18"/>
                <w:szCs w:val="18"/>
              </w:rPr>
            </w:pPr>
            <w:r>
              <w:rPr>
                <w:sz w:val="18"/>
                <w:szCs w:val="18"/>
              </w:rPr>
              <w:t>6</w:t>
            </w:r>
          </w:p>
        </w:tc>
      </w:tr>
      <w:tr w:rsidR="007261CC" w:rsidRPr="00773417" w14:paraId="26463C07" w14:textId="77777777" w:rsidTr="004F658D">
        <w:tc>
          <w:tcPr>
            <w:tcW w:w="1075" w:type="dxa"/>
            <w:hideMark/>
          </w:tcPr>
          <w:p w14:paraId="6D934042" w14:textId="77777777" w:rsidR="007261CC" w:rsidRPr="00773417" w:rsidRDefault="007261CC" w:rsidP="008C6DEF">
            <w:pPr>
              <w:rPr>
                <w:bCs/>
                <w:sz w:val="18"/>
                <w:szCs w:val="18"/>
              </w:rPr>
            </w:pPr>
            <w:r w:rsidRPr="00773417">
              <w:rPr>
                <w:bCs/>
                <w:sz w:val="18"/>
                <w:szCs w:val="18"/>
              </w:rPr>
              <w:t>MPatID</w:t>
            </w:r>
          </w:p>
        </w:tc>
        <w:tc>
          <w:tcPr>
            <w:tcW w:w="1800" w:type="dxa"/>
            <w:hideMark/>
          </w:tcPr>
          <w:p w14:paraId="45150BFA" w14:textId="77777777" w:rsidR="007261CC" w:rsidRPr="00773417" w:rsidRDefault="007261CC" w:rsidP="008C6DEF">
            <w:pPr>
              <w:rPr>
                <w:sz w:val="18"/>
                <w:szCs w:val="18"/>
              </w:rPr>
            </w:pPr>
            <w:r w:rsidRPr="00773417">
              <w:rPr>
                <w:sz w:val="18"/>
                <w:szCs w:val="18"/>
              </w:rPr>
              <w:t>Mother’s PatID</w:t>
            </w:r>
          </w:p>
        </w:tc>
        <w:tc>
          <w:tcPr>
            <w:tcW w:w="1170" w:type="dxa"/>
            <w:hideMark/>
          </w:tcPr>
          <w:p w14:paraId="53795427" w14:textId="77777777" w:rsidR="007261CC" w:rsidRPr="00773417" w:rsidRDefault="007261CC" w:rsidP="008C6DEF">
            <w:pPr>
              <w:rPr>
                <w:sz w:val="18"/>
                <w:szCs w:val="18"/>
              </w:rPr>
            </w:pPr>
            <w:r w:rsidRPr="00773417">
              <w:rPr>
                <w:sz w:val="18"/>
                <w:szCs w:val="18"/>
              </w:rPr>
              <w:t>Site-specific</w:t>
            </w:r>
          </w:p>
        </w:tc>
        <w:tc>
          <w:tcPr>
            <w:tcW w:w="720" w:type="dxa"/>
            <w:hideMark/>
          </w:tcPr>
          <w:p w14:paraId="709E504E" w14:textId="5530254C" w:rsidR="007261CC" w:rsidRPr="00773417" w:rsidRDefault="004F658D" w:rsidP="008C6DEF">
            <w:pPr>
              <w:rPr>
                <w:sz w:val="18"/>
                <w:szCs w:val="18"/>
              </w:rPr>
            </w:pPr>
            <w:r>
              <w:rPr>
                <w:sz w:val="18"/>
                <w:szCs w:val="18"/>
              </w:rPr>
              <w:t>Num</w:t>
            </w:r>
          </w:p>
        </w:tc>
        <w:tc>
          <w:tcPr>
            <w:tcW w:w="1260" w:type="dxa"/>
            <w:hideMark/>
          </w:tcPr>
          <w:p w14:paraId="047BAF02" w14:textId="740C81EC" w:rsidR="007261CC" w:rsidRPr="00773417" w:rsidRDefault="007261CC" w:rsidP="008C6DEF">
            <w:pPr>
              <w:rPr>
                <w:sz w:val="18"/>
                <w:szCs w:val="18"/>
              </w:rPr>
            </w:pPr>
            <w:r w:rsidRPr="00773417">
              <w:rPr>
                <w:sz w:val="18"/>
                <w:szCs w:val="18"/>
              </w:rPr>
              <w:t>Site-specific</w:t>
            </w:r>
          </w:p>
        </w:tc>
        <w:tc>
          <w:tcPr>
            <w:tcW w:w="720" w:type="dxa"/>
            <w:hideMark/>
          </w:tcPr>
          <w:p w14:paraId="17F59E25" w14:textId="77777777" w:rsidR="007261CC" w:rsidRPr="00773417" w:rsidRDefault="007261CC" w:rsidP="008C6DEF">
            <w:pPr>
              <w:rPr>
                <w:sz w:val="18"/>
                <w:szCs w:val="18"/>
              </w:rPr>
            </w:pPr>
          </w:p>
        </w:tc>
        <w:tc>
          <w:tcPr>
            <w:tcW w:w="882" w:type="dxa"/>
          </w:tcPr>
          <w:p w14:paraId="44C0B0AE" w14:textId="77777777" w:rsidR="007261CC" w:rsidRPr="00773417" w:rsidRDefault="007261CC" w:rsidP="008C6DEF">
            <w:pPr>
              <w:rPr>
                <w:sz w:val="18"/>
                <w:szCs w:val="18"/>
              </w:rPr>
            </w:pPr>
          </w:p>
        </w:tc>
        <w:tc>
          <w:tcPr>
            <w:tcW w:w="1188" w:type="dxa"/>
          </w:tcPr>
          <w:p w14:paraId="2F46E8BD" w14:textId="77777777" w:rsidR="007261CC" w:rsidRPr="00773417" w:rsidRDefault="007261CC" w:rsidP="008C6DEF">
            <w:pPr>
              <w:rPr>
                <w:sz w:val="18"/>
                <w:szCs w:val="18"/>
              </w:rPr>
            </w:pPr>
          </w:p>
        </w:tc>
        <w:tc>
          <w:tcPr>
            <w:tcW w:w="810" w:type="dxa"/>
            <w:hideMark/>
          </w:tcPr>
          <w:p w14:paraId="4E5B7938" w14:textId="77777777" w:rsidR="007261CC" w:rsidRPr="00773417" w:rsidRDefault="007261CC" w:rsidP="008C6DEF">
            <w:pPr>
              <w:jc w:val="right"/>
              <w:rPr>
                <w:sz w:val="18"/>
                <w:szCs w:val="18"/>
              </w:rPr>
            </w:pPr>
            <w:r>
              <w:rPr>
                <w:sz w:val="18"/>
                <w:szCs w:val="18"/>
              </w:rPr>
              <w:t>7</w:t>
            </w:r>
          </w:p>
        </w:tc>
      </w:tr>
      <w:tr w:rsidR="007261CC" w:rsidRPr="00773417" w14:paraId="1165A762" w14:textId="77777777" w:rsidTr="004F658D">
        <w:tc>
          <w:tcPr>
            <w:tcW w:w="1075" w:type="dxa"/>
            <w:hideMark/>
          </w:tcPr>
          <w:p w14:paraId="6F79947C" w14:textId="77777777" w:rsidR="007261CC" w:rsidRPr="00773417" w:rsidRDefault="007261CC" w:rsidP="008C6DEF">
            <w:pPr>
              <w:rPr>
                <w:bCs/>
                <w:sz w:val="18"/>
                <w:szCs w:val="18"/>
              </w:rPr>
            </w:pPr>
            <w:r w:rsidRPr="00773417">
              <w:rPr>
                <w:bCs/>
                <w:sz w:val="18"/>
                <w:szCs w:val="18"/>
              </w:rPr>
              <w:t>CPatID</w:t>
            </w:r>
          </w:p>
        </w:tc>
        <w:tc>
          <w:tcPr>
            <w:tcW w:w="1800" w:type="dxa"/>
            <w:hideMark/>
          </w:tcPr>
          <w:p w14:paraId="26423EE0" w14:textId="242DAF1D" w:rsidR="007261CC" w:rsidRPr="00773417" w:rsidRDefault="005638E3" w:rsidP="008C6DEF">
            <w:pPr>
              <w:rPr>
                <w:sz w:val="18"/>
                <w:szCs w:val="18"/>
              </w:rPr>
            </w:pPr>
            <w:r>
              <w:rPr>
                <w:sz w:val="18"/>
                <w:szCs w:val="18"/>
              </w:rPr>
              <w:t>Child</w:t>
            </w:r>
            <w:r w:rsidRPr="00773417">
              <w:rPr>
                <w:sz w:val="18"/>
                <w:szCs w:val="18"/>
              </w:rPr>
              <w:t xml:space="preserve">’s </w:t>
            </w:r>
            <w:r w:rsidR="007261CC" w:rsidRPr="00773417">
              <w:rPr>
                <w:sz w:val="18"/>
                <w:szCs w:val="18"/>
              </w:rPr>
              <w:t>PatID</w:t>
            </w:r>
          </w:p>
        </w:tc>
        <w:tc>
          <w:tcPr>
            <w:tcW w:w="1170" w:type="dxa"/>
            <w:hideMark/>
          </w:tcPr>
          <w:p w14:paraId="5672EB85" w14:textId="77777777" w:rsidR="007261CC" w:rsidRPr="00773417" w:rsidRDefault="007261CC" w:rsidP="008C6DEF">
            <w:pPr>
              <w:rPr>
                <w:sz w:val="18"/>
                <w:szCs w:val="18"/>
              </w:rPr>
            </w:pPr>
            <w:r w:rsidRPr="00773417">
              <w:rPr>
                <w:sz w:val="18"/>
                <w:szCs w:val="18"/>
              </w:rPr>
              <w:t>Site-specific</w:t>
            </w:r>
          </w:p>
        </w:tc>
        <w:tc>
          <w:tcPr>
            <w:tcW w:w="720" w:type="dxa"/>
            <w:hideMark/>
          </w:tcPr>
          <w:p w14:paraId="11C2267C" w14:textId="3005B2C9" w:rsidR="007261CC" w:rsidRPr="00773417" w:rsidRDefault="004F658D" w:rsidP="008C6DEF">
            <w:pPr>
              <w:rPr>
                <w:sz w:val="18"/>
                <w:szCs w:val="18"/>
              </w:rPr>
            </w:pPr>
            <w:r>
              <w:rPr>
                <w:sz w:val="18"/>
                <w:szCs w:val="18"/>
              </w:rPr>
              <w:t>Num</w:t>
            </w:r>
          </w:p>
        </w:tc>
        <w:tc>
          <w:tcPr>
            <w:tcW w:w="1260" w:type="dxa"/>
            <w:hideMark/>
          </w:tcPr>
          <w:p w14:paraId="604B1C5E" w14:textId="1EE141D5" w:rsidR="007261CC" w:rsidRPr="00773417" w:rsidRDefault="007261CC" w:rsidP="008C6DEF">
            <w:pPr>
              <w:rPr>
                <w:sz w:val="18"/>
                <w:szCs w:val="18"/>
              </w:rPr>
            </w:pPr>
            <w:r w:rsidRPr="00773417">
              <w:rPr>
                <w:sz w:val="18"/>
                <w:szCs w:val="18"/>
              </w:rPr>
              <w:t>Site-specific</w:t>
            </w:r>
          </w:p>
        </w:tc>
        <w:tc>
          <w:tcPr>
            <w:tcW w:w="720" w:type="dxa"/>
            <w:hideMark/>
          </w:tcPr>
          <w:p w14:paraId="3C8C1A44" w14:textId="77777777" w:rsidR="007261CC" w:rsidRPr="00773417" w:rsidRDefault="007261CC" w:rsidP="008C6DEF">
            <w:pPr>
              <w:rPr>
                <w:sz w:val="18"/>
                <w:szCs w:val="18"/>
              </w:rPr>
            </w:pPr>
          </w:p>
        </w:tc>
        <w:tc>
          <w:tcPr>
            <w:tcW w:w="882" w:type="dxa"/>
          </w:tcPr>
          <w:p w14:paraId="65D86D8E" w14:textId="77777777" w:rsidR="007261CC" w:rsidRPr="00773417" w:rsidRDefault="007261CC" w:rsidP="008C6DEF">
            <w:pPr>
              <w:rPr>
                <w:sz w:val="18"/>
                <w:szCs w:val="18"/>
              </w:rPr>
            </w:pPr>
          </w:p>
        </w:tc>
        <w:tc>
          <w:tcPr>
            <w:tcW w:w="1188" w:type="dxa"/>
          </w:tcPr>
          <w:p w14:paraId="3AEFCC09" w14:textId="77777777" w:rsidR="007261CC" w:rsidRPr="00773417" w:rsidRDefault="007261CC" w:rsidP="008C6DEF">
            <w:pPr>
              <w:rPr>
                <w:sz w:val="18"/>
                <w:szCs w:val="18"/>
              </w:rPr>
            </w:pPr>
          </w:p>
        </w:tc>
        <w:tc>
          <w:tcPr>
            <w:tcW w:w="810" w:type="dxa"/>
            <w:hideMark/>
          </w:tcPr>
          <w:p w14:paraId="0BA699C4" w14:textId="2FF08D8F" w:rsidR="007261CC" w:rsidRPr="00773417" w:rsidRDefault="007261CC" w:rsidP="005B03D5">
            <w:pPr>
              <w:jc w:val="right"/>
              <w:rPr>
                <w:sz w:val="18"/>
                <w:szCs w:val="18"/>
              </w:rPr>
            </w:pPr>
            <w:r>
              <w:rPr>
                <w:sz w:val="18"/>
                <w:szCs w:val="18"/>
              </w:rPr>
              <w:t>8</w:t>
            </w:r>
          </w:p>
        </w:tc>
      </w:tr>
    </w:tbl>
    <w:p w14:paraId="664E636F" w14:textId="77777777" w:rsidR="004F658D" w:rsidRDefault="004F658D" w:rsidP="007261CC"/>
    <w:p w14:paraId="159C1F8C" w14:textId="35CED109" w:rsidR="007A048F" w:rsidRDefault="007A048F" w:rsidP="007261CC">
      <w:pPr>
        <w:rPr>
          <w:b/>
          <w:bCs/>
        </w:rPr>
      </w:pPr>
      <w:r>
        <w:rPr>
          <w:b/>
          <w:bCs/>
        </w:rPr>
        <w:t>Example</w:t>
      </w:r>
    </w:p>
    <w:tbl>
      <w:tblPr>
        <w:tblStyle w:val="TableGrid"/>
        <w:tblW w:w="0" w:type="auto"/>
        <w:tblLook w:val="04A0" w:firstRow="1" w:lastRow="0" w:firstColumn="1" w:lastColumn="0" w:noHBand="0" w:noVBand="1"/>
      </w:tblPr>
      <w:tblGrid>
        <w:gridCol w:w="1558"/>
        <w:gridCol w:w="2425"/>
        <w:gridCol w:w="805"/>
        <w:gridCol w:w="786"/>
        <w:gridCol w:w="927"/>
        <w:gridCol w:w="596"/>
        <w:gridCol w:w="784"/>
        <w:gridCol w:w="784"/>
      </w:tblGrid>
      <w:tr w:rsidR="007A048F" w:rsidRPr="00773417" w14:paraId="32A5C20A" w14:textId="77777777" w:rsidTr="008C6DEF">
        <w:trPr>
          <w:tblHeader/>
        </w:trPr>
        <w:tc>
          <w:tcPr>
            <w:tcW w:w="0" w:type="auto"/>
            <w:noWrap/>
            <w:hideMark/>
          </w:tcPr>
          <w:p w14:paraId="147BB367" w14:textId="77777777" w:rsidR="007A048F" w:rsidRPr="00773417" w:rsidRDefault="007A048F" w:rsidP="008C6DEF">
            <w:pPr>
              <w:jc w:val="center"/>
              <w:rPr>
                <w:b/>
                <w:bCs/>
                <w:sz w:val="16"/>
                <w:szCs w:val="16"/>
              </w:rPr>
            </w:pPr>
            <w:r w:rsidRPr="00773417">
              <w:rPr>
                <w:b/>
                <w:bCs/>
                <w:sz w:val="16"/>
                <w:szCs w:val="16"/>
              </w:rPr>
              <w:t>FlagID</w:t>
            </w:r>
          </w:p>
        </w:tc>
        <w:tc>
          <w:tcPr>
            <w:tcW w:w="0" w:type="auto"/>
            <w:noWrap/>
            <w:hideMark/>
          </w:tcPr>
          <w:p w14:paraId="689E2DF0" w14:textId="77777777" w:rsidR="007A048F" w:rsidRPr="00773417" w:rsidRDefault="007A048F" w:rsidP="008C6DEF">
            <w:pPr>
              <w:jc w:val="center"/>
              <w:rPr>
                <w:b/>
                <w:bCs/>
                <w:sz w:val="16"/>
                <w:szCs w:val="16"/>
              </w:rPr>
            </w:pPr>
            <w:r w:rsidRPr="00773417">
              <w:rPr>
                <w:b/>
                <w:bCs/>
                <w:sz w:val="16"/>
                <w:szCs w:val="16"/>
              </w:rPr>
              <w:t>Flag_Descr</w:t>
            </w:r>
          </w:p>
        </w:tc>
        <w:tc>
          <w:tcPr>
            <w:tcW w:w="0" w:type="auto"/>
            <w:noWrap/>
            <w:hideMark/>
          </w:tcPr>
          <w:p w14:paraId="175540E2" w14:textId="77777777" w:rsidR="007A048F" w:rsidRPr="00773417" w:rsidRDefault="007A048F" w:rsidP="008C6DEF">
            <w:pPr>
              <w:jc w:val="center"/>
              <w:rPr>
                <w:b/>
                <w:bCs/>
                <w:sz w:val="16"/>
                <w:szCs w:val="16"/>
              </w:rPr>
            </w:pPr>
            <w:r w:rsidRPr="00773417">
              <w:rPr>
                <w:b/>
                <w:bCs/>
                <w:sz w:val="16"/>
                <w:szCs w:val="16"/>
              </w:rPr>
              <w:t>FlagType</w:t>
            </w:r>
          </w:p>
        </w:tc>
        <w:tc>
          <w:tcPr>
            <w:tcW w:w="0" w:type="auto"/>
            <w:noWrap/>
            <w:hideMark/>
          </w:tcPr>
          <w:p w14:paraId="3CA6D8C5" w14:textId="77777777" w:rsidR="007A048F" w:rsidRPr="00773417" w:rsidRDefault="007A048F" w:rsidP="008C6DEF">
            <w:pPr>
              <w:jc w:val="center"/>
              <w:rPr>
                <w:b/>
                <w:bCs/>
                <w:sz w:val="16"/>
                <w:szCs w:val="16"/>
              </w:rPr>
            </w:pPr>
            <w:r w:rsidRPr="00773417">
              <w:rPr>
                <w:b/>
                <w:bCs/>
                <w:sz w:val="16"/>
                <w:szCs w:val="16"/>
              </w:rPr>
              <w:t>AbortYN</w:t>
            </w:r>
          </w:p>
        </w:tc>
        <w:tc>
          <w:tcPr>
            <w:tcW w:w="0" w:type="auto"/>
            <w:noWrap/>
            <w:hideMark/>
          </w:tcPr>
          <w:p w14:paraId="67D6E005" w14:textId="77777777" w:rsidR="007A048F" w:rsidRPr="00773417" w:rsidRDefault="007A048F" w:rsidP="008C6DEF">
            <w:pPr>
              <w:jc w:val="center"/>
              <w:rPr>
                <w:b/>
                <w:bCs/>
                <w:sz w:val="16"/>
                <w:szCs w:val="16"/>
              </w:rPr>
            </w:pPr>
            <w:r w:rsidRPr="00773417">
              <w:rPr>
                <w:b/>
                <w:bCs/>
                <w:sz w:val="16"/>
                <w:szCs w:val="16"/>
              </w:rPr>
              <w:t>Variable1</w:t>
            </w:r>
          </w:p>
        </w:tc>
        <w:tc>
          <w:tcPr>
            <w:tcW w:w="0" w:type="auto"/>
            <w:noWrap/>
            <w:hideMark/>
          </w:tcPr>
          <w:p w14:paraId="395D1395" w14:textId="77777777" w:rsidR="007A048F" w:rsidRPr="00773417" w:rsidRDefault="007A048F" w:rsidP="008C6DEF">
            <w:pPr>
              <w:jc w:val="center"/>
              <w:rPr>
                <w:b/>
                <w:bCs/>
                <w:sz w:val="16"/>
                <w:szCs w:val="16"/>
              </w:rPr>
            </w:pPr>
            <w:r w:rsidRPr="00773417">
              <w:rPr>
                <w:b/>
                <w:bCs/>
                <w:sz w:val="16"/>
                <w:szCs w:val="16"/>
              </w:rPr>
              <w:t>Value</w:t>
            </w:r>
          </w:p>
        </w:tc>
        <w:tc>
          <w:tcPr>
            <w:tcW w:w="0" w:type="auto"/>
            <w:noWrap/>
            <w:hideMark/>
          </w:tcPr>
          <w:p w14:paraId="42C506F5" w14:textId="77777777" w:rsidR="007A048F" w:rsidRPr="00773417" w:rsidRDefault="007A048F" w:rsidP="008C6DEF">
            <w:pPr>
              <w:jc w:val="center"/>
              <w:rPr>
                <w:b/>
                <w:bCs/>
                <w:sz w:val="16"/>
                <w:szCs w:val="16"/>
              </w:rPr>
            </w:pPr>
            <w:r w:rsidRPr="00773417">
              <w:rPr>
                <w:b/>
                <w:bCs/>
                <w:sz w:val="16"/>
                <w:szCs w:val="16"/>
              </w:rPr>
              <w:t>MPatID</w:t>
            </w:r>
          </w:p>
        </w:tc>
        <w:tc>
          <w:tcPr>
            <w:tcW w:w="0" w:type="auto"/>
            <w:noWrap/>
            <w:hideMark/>
          </w:tcPr>
          <w:p w14:paraId="1BA8B7F4" w14:textId="77777777" w:rsidR="007A048F" w:rsidRPr="00773417" w:rsidRDefault="007A048F" w:rsidP="008C6DEF">
            <w:pPr>
              <w:jc w:val="center"/>
              <w:rPr>
                <w:b/>
                <w:bCs/>
                <w:sz w:val="16"/>
                <w:szCs w:val="16"/>
              </w:rPr>
            </w:pPr>
            <w:r w:rsidRPr="00773417">
              <w:rPr>
                <w:b/>
                <w:bCs/>
                <w:sz w:val="16"/>
                <w:szCs w:val="16"/>
              </w:rPr>
              <w:t>CPatID</w:t>
            </w:r>
          </w:p>
        </w:tc>
      </w:tr>
      <w:tr w:rsidR="007A048F" w:rsidRPr="00773417" w14:paraId="52CB8040" w14:textId="77777777" w:rsidTr="008C6DEF">
        <w:trPr>
          <w:trHeight w:val="288"/>
        </w:trPr>
        <w:tc>
          <w:tcPr>
            <w:tcW w:w="0" w:type="auto"/>
            <w:noWrap/>
            <w:vAlign w:val="center"/>
          </w:tcPr>
          <w:p w14:paraId="1C11CE87"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722CE329" w14:textId="77777777" w:rsidR="007A048F" w:rsidRPr="00221D40" w:rsidRDefault="007A048F" w:rsidP="008C6DEF">
            <w:pPr>
              <w:rPr>
                <w:color w:val="000000"/>
                <w:sz w:val="16"/>
                <w:szCs w:val="16"/>
              </w:rPr>
            </w:pPr>
            <w:r w:rsidRPr="00773417">
              <w:rPr>
                <w:color w:val="000000"/>
                <w:sz w:val="16"/>
                <w:szCs w:val="16"/>
              </w:rPr>
              <w:t>Birth_Type variable does not exist</w:t>
            </w:r>
          </w:p>
        </w:tc>
        <w:tc>
          <w:tcPr>
            <w:tcW w:w="0" w:type="auto"/>
            <w:noWrap/>
            <w:vAlign w:val="center"/>
          </w:tcPr>
          <w:p w14:paraId="3F139F18" w14:textId="77777777" w:rsidR="007A048F" w:rsidRPr="00773417" w:rsidRDefault="007A048F" w:rsidP="008C6DEF">
            <w:pPr>
              <w:rPr>
                <w:sz w:val="16"/>
                <w:szCs w:val="16"/>
              </w:rPr>
            </w:pPr>
            <w:r w:rsidRPr="00773417">
              <w:rPr>
                <w:sz w:val="16"/>
                <w:szCs w:val="16"/>
              </w:rPr>
              <w:t>Fail</w:t>
            </w:r>
          </w:p>
        </w:tc>
        <w:tc>
          <w:tcPr>
            <w:tcW w:w="0" w:type="auto"/>
            <w:noWrap/>
            <w:vAlign w:val="center"/>
          </w:tcPr>
          <w:p w14:paraId="6ECB37A7" w14:textId="77777777" w:rsidR="007A048F" w:rsidRPr="00773417" w:rsidRDefault="007A048F" w:rsidP="008C6DEF">
            <w:pPr>
              <w:rPr>
                <w:sz w:val="16"/>
                <w:szCs w:val="16"/>
              </w:rPr>
            </w:pPr>
            <w:r w:rsidRPr="00773417">
              <w:rPr>
                <w:sz w:val="16"/>
                <w:szCs w:val="16"/>
              </w:rPr>
              <w:t>Y</w:t>
            </w:r>
          </w:p>
        </w:tc>
        <w:tc>
          <w:tcPr>
            <w:tcW w:w="0" w:type="auto"/>
            <w:noWrap/>
            <w:vAlign w:val="center"/>
          </w:tcPr>
          <w:p w14:paraId="0522FD01" w14:textId="77777777" w:rsidR="007A048F" w:rsidRPr="00773417" w:rsidRDefault="007A048F" w:rsidP="008C6DEF">
            <w:pPr>
              <w:rPr>
                <w:sz w:val="16"/>
                <w:szCs w:val="16"/>
              </w:rPr>
            </w:pPr>
            <w:r w:rsidRPr="00773417">
              <w:rPr>
                <w:sz w:val="16"/>
                <w:szCs w:val="16"/>
              </w:rPr>
              <w:t>Birth_Type</w:t>
            </w:r>
          </w:p>
        </w:tc>
        <w:tc>
          <w:tcPr>
            <w:tcW w:w="0" w:type="auto"/>
            <w:noWrap/>
            <w:vAlign w:val="center"/>
          </w:tcPr>
          <w:p w14:paraId="2A50C23E" w14:textId="77777777" w:rsidR="007A048F" w:rsidRPr="00773417" w:rsidRDefault="007A048F" w:rsidP="008C6DEF">
            <w:pPr>
              <w:rPr>
                <w:sz w:val="16"/>
                <w:szCs w:val="16"/>
              </w:rPr>
            </w:pPr>
            <w:r w:rsidRPr="00773417">
              <w:rPr>
                <w:sz w:val="16"/>
                <w:szCs w:val="16"/>
              </w:rPr>
              <w:t>X</w:t>
            </w:r>
          </w:p>
        </w:tc>
        <w:tc>
          <w:tcPr>
            <w:tcW w:w="0" w:type="auto"/>
            <w:noWrap/>
            <w:vAlign w:val="center"/>
          </w:tcPr>
          <w:p w14:paraId="773884CF" w14:textId="77777777" w:rsidR="007A048F" w:rsidRPr="00773417" w:rsidRDefault="007A048F" w:rsidP="008C6DEF">
            <w:pPr>
              <w:rPr>
                <w:sz w:val="16"/>
                <w:szCs w:val="16"/>
              </w:rPr>
            </w:pPr>
            <w:r w:rsidRPr="00773417">
              <w:rPr>
                <w:sz w:val="16"/>
                <w:szCs w:val="16"/>
              </w:rPr>
              <w:t>1234567</w:t>
            </w:r>
          </w:p>
        </w:tc>
        <w:tc>
          <w:tcPr>
            <w:tcW w:w="0" w:type="auto"/>
            <w:noWrap/>
            <w:vAlign w:val="center"/>
          </w:tcPr>
          <w:p w14:paraId="4E4BF38E" w14:textId="77777777" w:rsidR="007A048F" w:rsidRPr="00773417" w:rsidRDefault="007A048F" w:rsidP="008C6DEF">
            <w:pPr>
              <w:rPr>
                <w:sz w:val="16"/>
                <w:szCs w:val="16"/>
              </w:rPr>
            </w:pPr>
            <w:r w:rsidRPr="00773417">
              <w:rPr>
                <w:sz w:val="16"/>
                <w:szCs w:val="16"/>
              </w:rPr>
              <w:t>2234567</w:t>
            </w:r>
          </w:p>
        </w:tc>
      </w:tr>
      <w:tr w:rsidR="007A048F" w:rsidRPr="00773417" w14:paraId="6E2E72F8" w14:textId="77777777" w:rsidTr="008C6DEF">
        <w:trPr>
          <w:trHeight w:val="288"/>
        </w:trPr>
        <w:tc>
          <w:tcPr>
            <w:tcW w:w="0" w:type="auto"/>
            <w:noWrap/>
            <w:vAlign w:val="center"/>
          </w:tcPr>
          <w:p w14:paraId="64040624"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096C8CB1" w14:textId="77777777" w:rsidR="007A048F" w:rsidRPr="00221D40" w:rsidRDefault="007A048F" w:rsidP="008C6DEF">
            <w:pPr>
              <w:rPr>
                <w:color w:val="000000"/>
                <w:sz w:val="16"/>
                <w:szCs w:val="16"/>
              </w:rPr>
            </w:pPr>
            <w:r w:rsidRPr="00773417">
              <w:rPr>
                <w:color w:val="000000"/>
                <w:sz w:val="16"/>
                <w:szCs w:val="16"/>
              </w:rPr>
              <w:t>Birth_Type variable does not exist</w:t>
            </w:r>
          </w:p>
        </w:tc>
        <w:tc>
          <w:tcPr>
            <w:tcW w:w="0" w:type="auto"/>
            <w:noWrap/>
            <w:vAlign w:val="center"/>
          </w:tcPr>
          <w:p w14:paraId="245E0E36" w14:textId="77777777" w:rsidR="007A048F" w:rsidRPr="00773417" w:rsidRDefault="007A048F" w:rsidP="008C6DEF">
            <w:pPr>
              <w:rPr>
                <w:sz w:val="16"/>
                <w:szCs w:val="16"/>
              </w:rPr>
            </w:pPr>
            <w:r w:rsidRPr="00773417">
              <w:rPr>
                <w:sz w:val="16"/>
                <w:szCs w:val="16"/>
              </w:rPr>
              <w:t>Fail</w:t>
            </w:r>
          </w:p>
        </w:tc>
        <w:tc>
          <w:tcPr>
            <w:tcW w:w="0" w:type="auto"/>
            <w:noWrap/>
            <w:vAlign w:val="center"/>
          </w:tcPr>
          <w:p w14:paraId="4753F207" w14:textId="77777777" w:rsidR="007A048F" w:rsidRPr="00773417" w:rsidRDefault="007A048F" w:rsidP="008C6DEF">
            <w:pPr>
              <w:rPr>
                <w:sz w:val="16"/>
                <w:szCs w:val="16"/>
              </w:rPr>
            </w:pPr>
            <w:r w:rsidRPr="00773417">
              <w:rPr>
                <w:sz w:val="16"/>
                <w:szCs w:val="16"/>
              </w:rPr>
              <w:t>Y</w:t>
            </w:r>
          </w:p>
        </w:tc>
        <w:tc>
          <w:tcPr>
            <w:tcW w:w="0" w:type="auto"/>
            <w:noWrap/>
            <w:vAlign w:val="center"/>
          </w:tcPr>
          <w:p w14:paraId="7A78CA29" w14:textId="77777777" w:rsidR="007A048F" w:rsidRPr="00773417" w:rsidRDefault="007A048F" w:rsidP="008C6DEF">
            <w:pPr>
              <w:rPr>
                <w:sz w:val="16"/>
                <w:szCs w:val="16"/>
              </w:rPr>
            </w:pPr>
            <w:r w:rsidRPr="00773417">
              <w:rPr>
                <w:sz w:val="16"/>
                <w:szCs w:val="16"/>
              </w:rPr>
              <w:t>Birth_Type</w:t>
            </w:r>
          </w:p>
        </w:tc>
        <w:tc>
          <w:tcPr>
            <w:tcW w:w="0" w:type="auto"/>
            <w:noWrap/>
            <w:vAlign w:val="center"/>
          </w:tcPr>
          <w:p w14:paraId="06F07C03" w14:textId="77777777" w:rsidR="007A048F" w:rsidRPr="00773417" w:rsidRDefault="007A048F" w:rsidP="008C6DEF">
            <w:pPr>
              <w:rPr>
                <w:sz w:val="16"/>
                <w:szCs w:val="16"/>
              </w:rPr>
            </w:pPr>
            <w:r w:rsidRPr="00773417">
              <w:rPr>
                <w:sz w:val="16"/>
                <w:szCs w:val="16"/>
              </w:rPr>
              <w:t>X</w:t>
            </w:r>
          </w:p>
        </w:tc>
        <w:tc>
          <w:tcPr>
            <w:tcW w:w="0" w:type="auto"/>
            <w:noWrap/>
            <w:vAlign w:val="center"/>
          </w:tcPr>
          <w:p w14:paraId="52D22EF8" w14:textId="77777777" w:rsidR="007A048F" w:rsidRPr="00773417" w:rsidRDefault="007A048F" w:rsidP="008C6DEF">
            <w:pPr>
              <w:rPr>
                <w:sz w:val="16"/>
                <w:szCs w:val="16"/>
              </w:rPr>
            </w:pPr>
            <w:r w:rsidRPr="00773417">
              <w:rPr>
                <w:sz w:val="16"/>
                <w:szCs w:val="16"/>
              </w:rPr>
              <w:t>3234567</w:t>
            </w:r>
          </w:p>
        </w:tc>
        <w:tc>
          <w:tcPr>
            <w:tcW w:w="0" w:type="auto"/>
            <w:noWrap/>
            <w:vAlign w:val="center"/>
          </w:tcPr>
          <w:p w14:paraId="6460BC8E" w14:textId="77777777" w:rsidR="007A048F" w:rsidRPr="00773417" w:rsidRDefault="007A048F" w:rsidP="008C6DEF">
            <w:pPr>
              <w:rPr>
                <w:sz w:val="16"/>
                <w:szCs w:val="16"/>
              </w:rPr>
            </w:pPr>
            <w:r w:rsidRPr="00773417">
              <w:rPr>
                <w:sz w:val="16"/>
                <w:szCs w:val="16"/>
              </w:rPr>
              <w:t>4234567</w:t>
            </w:r>
          </w:p>
        </w:tc>
      </w:tr>
      <w:tr w:rsidR="007A048F" w:rsidRPr="00773417" w14:paraId="6203DFD7" w14:textId="77777777" w:rsidTr="008C6DEF">
        <w:trPr>
          <w:trHeight w:val="288"/>
        </w:trPr>
        <w:tc>
          <w:tcPr>
            <w:tcW w:w="0" w:type="auto"/>
            <w:noWrap/>
            <w:vAlign w:val="center"/>
          </w:tcPr>
          <w:p w14:paraId="06FD76B4" w14:textId="77777777" w:rsidR="007A048F" w:rsidRPr="00773417" w:rsidRDefault="007A048F" w:rsidP="008C6DEF">
            <w:pPr>
              <w:rPr>
                <w:sz w:val="16"/>
                <w:szCs w:val="16"/>
              </w:rPr>
            </w:pPr>
            <w:r w:rsidRPr="00773417">
              <w:rPr>
                <w:sz w:val="16"/>
                <w:szCs w:val="16"/>
              </w:rPr>
              <w:t>MIL_1_13_00-0_110</w:t>
            </w:r>
          </w:p>
        </w:tc>
        <w:tc>
          <w:tcPr>
            <w:tcW w:w="0" w:type="auto"/>
            <w:noWrap/>
            <w:vAlign w:val="center"/>
          </w:tcPr>
          <w:p w14:paraId="44BF8C5D" w14:textId="77777777" w:rsidR="007A048F" w:rsidRPr="00221D40" w:rsidRDefault="007A048F" w:rsidP="008C6DEF">
            <w:pPr>
              <w:rPr>
                <w:color w:val="000000"/>
                <w:sz w:val="16"/>
                <w:szCs w:val="16"/>
              </w:rPr>
            </w:pPr>
            <w:r w:rsidRPr="00773417">
              <w:rPr>
                <w:color w:val="000000"/>
                <w:sz w:val="16"/>
                <w:szCs w:val="16"/>
              </w:rPr>
              <w:t>Birth_Type variable does not exist</w:t>
            </w:r>
          </w:p>
        </w:tc>
        <w:tc>
          <w:tcPr>
            <w:tcW w:w="0" w:type="auto"/>
            <w:noWrap/>
            <w:vAlign w:val="center"/>
          </w:tcPr>
          <w:p w14:paraId="0378B5BD" w14:textId="77777777" w:rsidR="007A048F" w:rsidRPr="00773417" w:rsidRDefault="007A048F" w:rsidP="008C6DEF">
            <w:pPr>
              <w:rPr>
                <w:sz w:val="16"/>
                <w:szCs w:val="16"/>
              </w:rPr>
            </w:pPr>
            <w:r w:rsidRPr="00773417">
              <w:rPr>
                <w:sz w:val="16"/>
                <w:szCs w:val="16"/>
              </w:rPr>
              <w:t>Fail</w:t>
            </w:r>
          </w:p>
        </w:tc>
        <w:tc>
          <w:tcPr>
            <w:tcW w:w="0" w:type="auto"/>
            <w:noWrap/>
            <w:vAlign w:val="center"/>
          </w:tcPr>
          <w:p w14:paraId="48E0C0FE" w14:textId="77777777" w:rsidR="007A048F" w:rsidRPr="00773417" w:rsidRDefault="007A048F" w:rsidP="008C6DEF">
            <w:pPr>
              <w:rPr>
                <w:sz w:val="16"/>
                <w:szCs w:val="16"/>
              </w:rPr>
            </w:pPr>
            <w:r w:rsidRPr="00773417">
              <w:rPr>
                <w:sz w:val="16"/>
                <w:szCs w:val="16"/>
              </w:rPr>
              <w:t>Y</w:t>
            </w:r>
          </w:p>
        </w:tc>
        <w:tc>
          <w:tcPr>
            <w:tcW w:w="0" w:type="auto"/>
            <w:noWrap/>
            <w:vAlign w:val="center"/>
          </w:tcPr>
          <w:p w14:paraId="7158A5FD" w14:textId="77777777" w:rsidR="007A048F" w:rsidRPr="00773417" w:rsidRDefault="007A048F" w:rsidP="008C6DEF">
            <w:pPr>
              <w:rPr>
                <w:sz w:val="16"/>
                <w:szCs w:val="16"/>
              </w:rPr>
            </w:pPr>
            <w:r w:rsidRPr="00773417">
              <w:rPr>
                <w:sz w:val="16"/>
                <w:szCs w:val="16"/>
              </w:rPr>
              <w:t>Birth_Type</w:t>
            </w:r>
          </w:p>
        </w:tc>
        <w:tc>
          <w:tcPr>
            <w:tcW w:w="0" w:type="auto"/>
            <w:noWrap/>
            <w:vAlign w:val="center"/>
          </w:tcPr>
          <w:p w14:paraId="70E4D351" w14:textId="77777777" w:rsidR="007A048F" w:rsidRPr="00773417" w:rsidRDefault="007A048F" w:rsidP="008C6DEF">
            <w:pPr>
              <w:rPr>
                <w:sz w:val="16"/>
                <w:szCs w:val="16"/>
              </w:rPr>
            </w:pPr>
            <w:r w:rsidRPr="00773417">
              <w:rPr>
                <w:sz w:val="16"/>
                <w:szCs w:val="16"/>
              </w:rPr>
              <w:t>X</w:t>
            </w:r>
          </w:p>
        </w:tc>
        <w:tc>
          <w:tcPr>
            <w:tcW w:w="0" w:type="auto"/>
            <w:noWrap/>
            <w:vAlign w:val="center"/>
          </w:tcPr>
          <w:p w14:paraId="158BC6BC" w14:textId="77777777" w:rsidR="007A048F" w:rsidRPr="00773417" w:rsidRDefault="007A048F" w:rsidP="008C6DEF">
            <w:pPr>
              <w:rPr>
                <w:sz w:val="16"/>
                <w:szCs w:val="16"/>
              </w:rPr>
            </w:pPr>
            <w:r w:rsidRPr="00773417">
              <w:rPr>
                <w:sz w:val="16"/>
                <w:szCs w:val="16"/>
              </w:rPr>
              <w:t>3234567</w:t>
            </w:r>
          </w:p>
        </w:tc>
        <w:tc>
          <w:tcPr>
            <w:tcW w:w="0" w:type="auto"/>
            <w:noWrap/>
            <w:vAlign w:val="center"/>
          </w:tcPr>
          <w:p w14:paraId="2E53DAF6" w14:textId="77777777" w:rsidR="007A048F" w:rsidRPr="00773417" w:rsidRDefault="007A048F" w:rsidP="008C6DEF">
            <w:pPr>
              <w:rPr>
                <w:sz w:val="16"/>
                <w:szCs w:val="16"/>
              </w:rPr>
            </w:pPr>
            <w:r w:rsidRPr="00773417">
              <w:rPr>
                <w:sz w:val="16"/>
                <w:szCs w:val="16"/>
              </w:rPr>
              <w:t>4234567</w:t>
            </w:r>
          </w:p>
        </w:tc>
      </w:tr>
    </w:tbl>
    <w:p w14:paraId="5A3603EF" w14:textId="5251C99A" w:rsidR="007A048F" w:rsidRDefault="007A048F" w:rsidP="007261CC"/>
    <w:p w14:paraId="26B006DE" w14:textId="23BE0011" w:rsidR="008F241B" w:rsidRDefault="008F241B" w:rsidP="008F241B">
      <w:pPr>
        <w:pStyle w:val="Heading3"/>
      </w:pPr>
      <w:bookmarkStart w:id="39" w:name="_Toc66377163"/>
      <w:r>
        <w:t>Aggregate Model Adherence (</w:t>
      </w:r>
      <w:r>
        <w:rPr>
          <w:b/>
          <w:bCs/>
        </w:rPr>
        <w:t>output filenames: l1_scdm_comp</w:t>
      </w:r>
      <w:r>
        <w:t>)</w:t>
      </w:r>
      <w:bookmarkEnd w:id="39"/>
    </w:p>
    <w:p w14:paraId="2F94A026" w14:textId="727F6701" w:rsidR="008F241B" w:rsidRPr="00773417" w:rsidRDefault="008F241B" w:rsidP="008F241B">
      <w:pPr>
        <w:spacing w:before="120"/>
      </w:pPr>
      <w:r w:rsidRPr="00773417">
        <w:t xml:space="preserve">This table will be saved to the </w:t>
      </w:r>
      <w:r w:rsidRPr="0052679F">
        <w:rPr>
          <w:b/>
          <w:bCs/>
        </w:rPr>
        <w:t>dplocal</w:t>
      </w:r>
      <w:r w:rsidRPr="00773417">
        <w:t xml:space="preserve"> folder and moved to the </w:t>
      </w:r>
      <w:r w:rsidRPr="0052679F">
        <w:rPr>
          <w:b/>
          <w:bCs/>
        </w:rPr>
        <w:t>msoc</w:t>
      </w:r>
      <w:r w:rsidRPr="00773417">
        <w:t xml:space="preserve"> folder to be shared with SOC </w:t>
      </w:r>
      <w:r w:rsidR="0052679F">
        <w:t xml:space="preserve">if </w:t>
      </w:r>
      <w:r w:rsidRPr="00773417">
        <w:t>the process did not abort during level 1 or 2 checks.</w:t>
      </w:r>
    </w:p>
    <w:p w14:paraId="73D0A99E" w14:textId="58758411" w:rsidR="008F241B" w:rsidRDefault="008F241B" w:rsidP="008F241B">
      <w:pPr>
        <w:spacing w:before="120"/>
        <w:rPr>
          <w:b/>
          <w:bCs/>
        </w:rPr>
      </w:pPr>
      <w:r w:rsidRPr="00773417">
        <w:t>This table will include data related to the following check(s):</w:t>
      </w:r>
      <w:r w:rsidR="005E3C27">
        <w:t xml:space="preserve"> </w:t>
      </w:r>
      <w:r w:rsidR="005E3C27">
        <w:rPr>
          <w:b/>
          <w:bCs/>
        </w:rPr>
        <w:t>Model Adherence</w:t>
      </w:r>
    </w:p>
    <w:tbl>
      <w:tblPr>
        <w:tblStyle w:val="TableGrid"/>
        <w:tblW w:w="5340" w:type="pct"/>
        <w:tblLayout w:type="fixed"/>
        <w:tblLook w:val="04A0" w:firstRow="1" w:lastRow="0" w:firstColumn="1" w:lastColumn="0" w:noHBand="0" w:noVBand="1"/>
      </w:tblPr>
      <w:tblGrid>
        <w:gridCol w:w="1075"/>
        <w:gridCol w:w="1654"/>
        <w:gridCol w:w="867"/>
        <w:gridCol w:w="629"/>
        <w:gridCol w:w="899"/>
        <w:gridCol w:w="901"/>
        <w:gridCol w:w="1620"/>
        <w:gridCol w:w="1530"/>
        <w:gridCol w:w="811"/>
      </w:tblGrid>
      <w:tr w:rsidR="004F658D" w:rsidRPr="00773417" w14:paraId="00B30E24" w14:textId="77777777" w:rsidTr="004F658D">
        <w:trPr>
          <w:tblHeader/>
        </w:trPr>
        <w:tc>
          <w:tcPr>
            <w:tcW w:w="538" w:type="pct"/>
            <w:noWrap/>
            <w:hideMark/>
          </w:tcPr>
          <w:p w14:paraId="0698AAD5" w14:textId="77777777" w:rsidR="005E3C27" w:rsidRPr="00773417" w:rsidRDefault="005E3C27" w:rsidP="008C6DEF">
            <w:pPr>
              <w:jc w:val="center"/>
              <w:rPr>
                <w:b/>
                <w:bCs/>
                <w:sz w:val="18"/>
                <w:szCs w:val="18"/>
              </w:rPr>
            </w:pPr>
            <w:r w:rsidRPr="00773417">
              <w:rPr>
                <w:b/>
                <w:bCs/>
                <w:sz w:val="18"/>
                <w:szCs w:val="18"/>
              </w:rPr>
              <w:t>VARIABLE</w:t>
            </w:r>
          </w:p>
        </w:tc>
        <w:tc>
          <w:tcPr>
            <w:tcW w:w="828" w:type="pct"/>
            <w:noWrap/>
            <w:hideMark/>
          </w:tcPr>
          <w:p w14:paraId="29DE710A" w14:textId="77777777" w:rsidR="005E3C27" w:rsidRPr="00773417" w:rsidRDefault="005E3C27" w:rsidP="008C6DEF">
            <w:pPr>
              <w:jc w:val="center"/>
              <w:rPr>
                <w:b/>
                <w:bCs/>
                <w:sz w:val="18"/>
                <w:szCs w:val="18"/>
              </w:rPr>
            </w:pPr>
            <w:r w:rsidRPr="00773417">
              <w:rPr>
                <w:b/>
                <w:bCs/>
                <w:sz w:val="18"/>
                <w:szCs w:val="18"/>
              </w:rPr>
              <w:t>DESCRIPTION</w:t>
            </w:r>
          </w:p>
        </w:tc>
        <w:tc>
          <w:tcPr>
            <w:tcW w:w="434" w:type="pct"/>
            <w:noWrap/>
            <w:hideMark/>
          </w:tcPr>
          <w:p w14:paraId="55A3674C" w14:textId="77777777" w:rsidR="005E3C27" w:rsidRPr="00773417" w:rsidRDefault="005E3C27" w:rsidP="008C6DEF">
            <w:pPr>
              <w:ind w:right="-18" w:hanging="20"/>
              <w:jc w:val="center"/>
              <w:rPr>
                <w:b/>
                <w:bCs/>
                <w:sz w:val="18"/>
                <w:szCs w:val="18"/>
              </w:rPr>
            </w:pPr>
            <w:r w:rsidRPr="00773417">
              <w:rPr>
                <w:b/>
                <w:bCs/>
                <w:sz w:val="18"/>
                <w:szCs w:val="18"/>
              </w:rPr>
              <w:t>LENGTH</w:t>
            </w:r>
          </w:p>
        </w:tc>
        <w:tc>
          <w:tcPr>
            <w:tcW w:w="315" w:type="pct"/>
            <w:noWrap/>
            <w:hideMark/>
          </w:tcPr>
          <w:p w14:paraId="78BEA034" w14:textId="77777777" w:rsidR="005E3C27" w:rsidRPr="00773417" w:rsidRDefault="005E3C27" w:rsidP="008C6DEF">
            <w:pPr>
              <w:jc w:val="center"/>
              <w:rPr>
                <w:b/>
                <w:bCs/>
                <w:sz w:val="18"/>
                <w:szCs w:val="18"/>
              </w:rPr>
            </w:pPr>
            <w:r w:rsidRPr="00773417">
              <w:rPr>
                <w:b/>
                <w:bCs/>
                <w:sz w:val="18"/>
                <w:szCs w:val="18"/>
              </w:rPr>
              <w:t>TYPE</w:t>
            </w:r>
          </w:p>
        </w:tc>
        <w:tc>
          <w:tcPr>
            <w:tcW w:w="450" w:type="pct"/>
            <w:noWrap/>
            <w:hideMark/>
          </w:tcPr>
          <w:p w14:paraId="4414E3AD" w14:textId="77777777" w:rsidR="005E3C27" w:rsidRPr="00773417" w:rsidRDefault="005E3C27" w:rsidP="008C6DEF">
            <w:pPr>
              <w:jc w:val="center"/>
              <w:rPr>
                <w:b/>
                <w:bCs/>
                <w:sz w:val="18"/>
                <w:szCs w:val="18"/>
              </w:rPr>
            </w:pPr>
            <w:r w:rsidRPr="00773417">
              <w:rPr>
                <w:b/>
                <w:bCs/>
                <w:sz w:val="18"/>
                <w:szCs w:val="18"/>
              </w:rPr>
              <w:t>FORMAT</w:t>
            </w:r>
          </w:p>
        </w:tc>
        <w:tc>
          <w:tcPr>
            <w:tcW w:w="451" w:type="pct"/>
            <w:noWrap/>
            <w:hideMark/>
          </w:tcPr>
          <w:p w14:paraId="706F3631" w14:textId="77777777" w:rsidR="005E3C27" w:rsidRPr="00773417" w:rsidRDefault="005E3C27" w:rsidP="008C6DEF">
            <w:pPr>
              <w:jc w:val="center"/>
              <w:rPr>
                <w:b/>
                <w:bCs/>
                <w:sz w:val="18"/>
                <w:szCs w:val="18"/>
              </w:rPr>
            </w:pPr>
            <w:r w:rsidRPr="00773417">
              <w:rPr>
                <w:b/>
                <w:bCs/>
                <w:sz w:val="18"/>
                <w:szCs w:val="18"/>
              </w:rPr>
              <w:t>LABEL</w:t>
            </w:r>
          </w:p>
        </w:tc>
        <w:tc>
          <w:tcPr>
            <w:tcW w:w="811" w:type="pct"/>
            <w:noWrap/>
            <w:hideMark/>
          </w:tcPr>
          <w:p w14:paraId="757EE78A" w14:textId="77777777" w:rsidR="005E3C27" w:rsidRPr="00773417" w:rsidRDefault="005E3C27" w:rsidP="008C6DEF">
            <w:pPr>
              <w:jc w:val="center"/>
              <w:rPr>
                <w:b/>
                <w:bCs/>
                <w:sz w:val="18"/>
                <w:szCs w:val="18"/>
              </w:rPr>
            </w:pPr>
            <w:r w:rsidRPr="00773417">
              <w:rPr>
                <w:b/>
                <w:bCs/>
                <w:sz w:val="18"/>
                <w:szCs w:val="18"/>
              </w:rPr>
              <w:t>SOURCE</w:t>
            </w:r>
          </w:p>
        </w:tc>
        <w:tc>
          <w:tcPr>
            <w:tcW w:w="766" w:type="pct"/>
            <w:noWrap/>
            <w:hideMark/>
          </w:tcPr>
          <w:p w14:paraId="20858F26" w14:textId="77777777" w:rsidR="005E3C27" w:rsidRPr="00773417" w:rsidRDefault="005E3C27" w:rsidP="008C6DEF">
            <w:pPr>
              <w:jc w:val="center"/>
              <w:rPr>
                <w:b/>
                <w:bCs/>
                <w:sz w:val="18"/>
                <w:szCs w:val="18"/>
              </w:rPr>
            </w:pPr>
            <w:r w:rsidRPr="00773417">
              <w:rPr>
                <w:b/>
                <w:bCs/>
                <w:sz w:val="18"/>
                <w:szCs w:val="18"/>
              </w:rPr>
              <w:t>DERIVATION</w:t>
            </w:r>
          </w:p>
        </w:tc>
        <w:tc>
          <w:tcPr>
            <w:tcW w:w="406" w:type="pct"/>
            <w:noWrap/>
            <w:hideMark/>
          </w:tcPr>
          <w:p w14:paraId="3ED15B94" w14:textId="77777777" w:rsidR="005E3C27" w:rsidRPr="00773417" w:rsidRDefault="005E3C27" w:rsidP="008C6DEF">
            <w:pPr>
              <w:jc w:val="center"/>
              <w:rPr>
                <w:b/>
                <w:bCs/>
                <w:sz w:val="18"/>
                <w:szCs w:val="18"/>
              </w:rPr>
            </w:pPr>
            <w:r w:rsidRPr="00773417">
              <w:rPr>
                <w:b/>
                <w:bCs/>
                <w:sz w:val="18"/>
                <w:szCs w:val="18"/>
              </w:rPr>
              <w:t>ORDER</w:t>
            </w:r>
          </w:p>
        </w:tc>
      </w:tr>
      <w:tr w:rsidR="004F658D" w:rsidRPr="00773417" w14:paraId="3DF9453E" w14:textId="77777777" w:rsidTr="004F658D">
        <w:tc>
          <w:tcPr>
            <w:tcW w:w="538" w:type="pct"/>
            <w:hideMark/>
          </w:tcPr>
          <w:p w14:paraId="70323897" w14:textId="77777777" w:rsidR="005E3C27" w:rsidRPr="00773417" w:rsidRDefault="005E3C27" w:rsidP="008C6DEF">
            <w:pPr>
              <w:rPr>
                <w:bCs/>
                <w:sz w:val="18"/>
                <w:szCs w:val="18"/>
              </w:rPr>
            </w:pPr>
            <w:r>
              <w:rPr>
                <w:bCs/>
                <w:sz w:val="18"/>
                <w:szCs w:val="18"/>
              </w:rPr>
              <w:t>DP</w:t>
            </w:r>
          </w:p>
        </w:tc>
        <w:tc>
          <w:tcPr>
            <w:tcW w:w="828" w:type="pct"/>
            <w:hideMark/>
          </w:tcPr>
          <w:p w14:paraId="51B1FDEE" w14:textId="77777777" w:rsidR="005E3C27" w:rsidRPr="00773417" w:rsidRDefault="005E3C27" w:rsidP="008C6DEF">
            <w:pPr>
              <w:rPr>
                <w:sz w:val="18"/>
                <w:szCs w:val="18"/>
              </w:rPr>
            </w:pPr>
            <w:r>
              <w:rPr>
                <w:sz w:val="18"/>
                <w:szCs w:val="18"/>
              </w:rPr>
              <w:t>6</w:t>
            </w:r>
            <w:r w:rsidRPr="00773417">
              <w:rPr>
                <w:sz w:val="18"/>
                <w:szCs w:val="18"/>
              </w:rPr>
              <w:t xml:space="preserve"> character Data Pa</w:t>
            </w:r>
            <w:r>
              <w:rPr>
                <w:sz w:val="18"/>
                <w:szCs w:val="18"/>
              </w:rPr>
              <w:t>rtner identifier</w:t>
            </w:r>
          </w:p>
        </w:tc>
        <w:tc>
          <w:tcPr>
            <w:tcW w:w="434" w:type="pct"/>
            <w:hideMark/>
          </w:tcPr>
          <w:p w14:paraId="34676941" w14:textId="77777777" w:rsidR="005E3C27" w:rsidRPr="00773417" w:rsidRDefault="005E3C27" w:rsidP="008C6DEF">
            <w:pPr>
              <w:rPr>
                <w:sz w:val="18"/>
                <w:szCs w:val="18"/>
              </w:rPr>
            </w:pPr>
            <w:r>
              <w:rPr>
                <w:sz w:val="18"/>
                <w:szCs w:val="18"/>
              </w:rPr>
              <w:t>6</w:t>
            </w:r>
          </w:p>
        </w:tc>
        <w:tc>
          <w:tcPr>
            <w:tcW w:w="315" w:type="pct"/>
            <w:hideMark/>
          </w:tcPr>
          <w:p w14:paraId="7E3DBBA0" w14:textId="77777777" w:rsidR="005E3C27" w:rsidRPr="00773417" w:rsidRDefault="005E3C27" w:rsidP="008C6DEF">
            <w:pPr>
              <w:rPr>
                <w:sz w:val="18"/>
                <w:szCs w:val="18"/>
              </w:rPr>
            </w:pPr>
            <w:r w:rsidRPr="00773417">
              <w:rPr>
                <w:sz w:val="18"/>
                <w:szCs w:val="18"/>
              </w:rPr>
              <w:t>Char</w:t>
            </w:r>
          </w:p>
        </w:tc>
        <w:tc>
          <w:tcPr>
            <w:tcW w:w="450" w:type="pct"/>
          </w:tcPr>
          <w:p w14:paraId="2153E13D" w14:textId="77777777" w:rsidR="005E3C27" w:rsidRPr="00773417" w:rsidRDefault="005E3C27" w:rsidP="008C6DEF">
            <w:pPr>
              <w:rPr>
                <w:sz w:val="18"/>
                <w:szCs w:val="18"/>
              </w:rPr>
            </w:pPr>
          </w:p>
        </w:tc>
        <w:tc>
          <w:tcPr>
            <w:tcW w:w="451" w:type="pct"/>
          </w:tcPr>
          <w:p w14:paraId="29F49B3B" w14:textId="77777777" w:rsidR="005E3C27" w:rsidRPr="00773417" w:rsidRDefault="005E3C27" w:rsidP="008C6DEF">
            <w:pPr>
              <w:rPr>
                <w:sz w:val="18"/>
                <w:szCs w:val="18"/>
              </w:rPr>
            </w:pPr>
          </w:p>
        </w:tc>
        <w:tc>
          <w:tcPr>
            <w:tcW w:w="811" w:type="pct"/>
            <w:hideMark/>
          </w:tcPr>
          <w:p w14:paraId="27F3F782" w14:textId="77777777" w:rsidR="005E3C27" w:rsidRPr="00773417" w:rsidRDefault="005E3C27" w:rsidP="008C6DEF">
            <w:pPr>
              <w:rPr>
                <w:sz w:val="18"/>
                <w:szCs w:val="18"/>
              </w:rPr>
            </w:pPr>
            <w:r w:rsidRPr="00773417">
              <w:rPr>
                <w:sz w:val="18"/>
                <w:szCs w:val="18"/>
              </w:rPr>
              <w:t>Commo</w:t>
            </w:r>
            <w:r>
              <w:rPr>
                <w:sz w:val="18"/>
                <w:szCs w:val="18"/>
              </w:rPr>
              <w:t>n Components macro variable DP</w:t>
            </w:r>
          </w:p>
        </w:tc>
        <w:tc>
          <w:tcPr>
            <w:tcW w:w="766" w:type="pct"/>
            <w:hideMark/>
          </w:tcPr>
          <w:p w14:paraId="556AFE3B" w14:textId="77777777" w:rsidR="005E3C27" w:rsidRPr="00773417" w:rsidRDefault="005E3C27" w:rsidP="008C6DEF">
            <w:pPr>
              <w:rPr>
                <w:sz w:val="18"/>
                <w:szCs w:val="18"/>
              </w:rPr>
            </w:pPr>
            <w:r w:rsidRPr="00773417">
              <w:rPr>
                <w:sz w:val="18"/>
                <w:szCs w:val="18"/>
              </w:rPr>
              <w:t>Assigned by the SOC</w:t>
            </w:r>
          </w:p>
        </w:tc>
        <w:tc>
          <w:tcPr>
            <w:tcW w:w="406" w:type="pct"/>
            <w:hideMark/>
          </w:tcPr>
          <w:p w14:paraId="04A80CA2" w14:textId="77777777" w:rsidR="005E3C27" w:rsidRPr="00773417" w:rsidRDefault="005E3C27" w:rsidP="008C6DEF">
            <w:pPr>
              <w:jc w:val="right"/>
              <w:rPr>
                <w:sz w:val="18"/>
                <w:szCs w:val="18"/>
              </w:rPr>
            </w:pPr>
            <w:r w:rsidRPr="00773417">
              <w:rPr>
                <w:sz w:val="18"/>
                <w:szCs w:val="18"/>
              </w:rPr>
              <w:t>1</w:t>
            </w:r>
          </w:p>
        </w:tc>
      </w:tr>
      <w:tr w:rsidR="004F658D" w:rsidRPr="00773417" w14:paraId="049217F3" w14:textId="77777777" w:rsidTr="004F658D">
        <w:tc>
          <w:tcPr>
            <w:tcW w:w="538" w:type="pct"/>
            <w:hideMark/>
          </w:tcPr>
          <w:p w14:paraId="1EE243AD" w14:textId="77777777" w:rsidR="005E3C27" w:rsidRPr="00773417" w:rsidRDefault="005E3C27" w:rsidP="008C6DEF">
            <w:pPr>
              <w:rPr>
                <w:bCs/>
                <w:sz w:val="18"/>
                <w:szCs w:val="18"/>
              </w:rPr>
            </w:pPr>
            <w:r w:rsidRPr="00773417">
              <w:rPr>
                <w:bCs/>
                <w:sz w:val="18"/>
                <w:szCs w:val="18"/>
              </w:rPr>
              <w:t>TabID</w:t>
            </w:r>
          </w:p>
        </w:tc>
        <w:tc>
          <w:tcPr>
            <w:tcW w:w="828" w:type="pct"/>
            <w:hideMark/>
          </w:tcPr>
          <w:p w14:paraId="694B09C1" w14:textId="77777777" w:rsidR="005E3C27" w:rsidRPr="00773417" w:rsidRDefault="005E3C27" w:rsidP="008C6DEF">
            <w:pPr>
              <w:rPr>
                <w:sz w:val="18"/>
                <w:szCs w:val="18"/>
              </w:rPr>
            </w:pPr>
            <w:r w:rsidRPr="00773417">
              <w:rPr>
                <w:sz w:val="18"/>
                <w:szCs w:val="18"/>
              </w:rPr>
              <w:t>3 character abbreviation for source SCDM table</w:t>
            </w:r>
          </w:p>
        </w:tc>
        <w:tc>
          <w:tcPr>
            <w:tcW w:w="434" w:type="pct"/>
            <w:hideMark/>
          </w:tcPr>
          <w:p w14:paraId="7EC21D02" w14:textId="77777777" w:rsidR="005E3C27" w:rsidRPr="00773417" w:rsidRDefault="005E3C27" w:rsidP="008C6DEF">
            <w:pPr>
              <w:rPr>
                <w:sz w:val="18"/>
                <w:szCs w:val="18"/>
              </w:rPr>
            </w:pPr>
            <w:r w:rsidRPr="00773417">
              <w:rPr>
                <w:sz w:val="18"/>
                <w:szCs w:val="18"/>
              </w:rPr>
              <w:t>3</w:t>
            </w:r>
          </w:p>
        </w:tc>
        <w:tc>
          <w:tcPr>
            <w:tcW w:w="315" w:type="pct"/>
            <w:hideMark/>
          </w:tcPr>
          <w:p w14:paraId="77DFC524" w14:textId="77777777" w:rsidR="005E3C27" w:rsidRPr="00773417" w:rsidRDefault="005E3C27" w:rsidP="008C6DEF">
            <w:pPr>
              <w:rPr>
                <w:sz w:val="18"/>
                <w:szCs w:val="18"/>
              </w:rPr>
            </w:pPr>
            <w:r w:rsidRPr="00773417">
              <w:rPr>
                <w:sz w:val="18"/>
                <w:szCs w:val="18"/>
              </w:rPr>
              <w:t>Char</w:t>
            </w:r>
          </w:p>
        </w:tc>
        <w:tc>
          <w:tcPr>
            <w:tcW w:w="450" w:type="pct"/>
          </w:tcPr>
          <w:p w14:paraId="5E9AFA2D" w14:textId="77777777" w:rsidR="005E3C27" w:rsidRPr="00773417" w:rsidRDefault="005E3C27" w:rsidP="008C6DEF">
            <w:pPr>
              <w:rPr>
                <w:sz w:val="18"/>
                <w:szCs w:val="18"/>
              </w:rPr>
            </w:pPr>
          </w:p>
        </w:tc>
        <w:tc>
          <w:tcPr>
            <w:tcW w:w="451" w:type="pct"/>
          </w:tcPr>
          <w:p w14:paraId="7A7C732D" w14:textId="77777777" w:rsidR="005E3C27" w:rsidRPr="00773417" w:rsidRDefault="005E3C27" w:rsidP="008C6DEF">
            <w:pPr>
              <w:rPr>
                <w:sz w:val="18"/>
                <w:szCs w:val="18"/>
              </w:rPr>
            </w:pPr>
          </w:p>
        </w:tc>
        <w:tc>
          <w:tcPr>
            <w:tcW w:w="811" w:type="pct"/>
            <w:hideMark/>
          </w:tcPr>
          <w:p w14:paraId="135B7598" w14:textId="77777777" w:rsidR="005E3C27" w:rsidRPr="00773417" w:rsidRDefault="005E3C27" w:rsidP="008C6DEF">
            <w:pPr>
              <w:rPr>
                <w:sz w:val="18"/>
                <w:szCs w:val="18"/>
              </w:rPr>
            </w:pPr>
            <w:r w:rsidRPr="00773417">
              <w:rPr>
                <w:sz w:val="18"/>
                <w:szCs w:val="18"/>
              </w:rPr>
              <w:t>inputfiles.control_flow.module</w:t>
            </w:r>
          </w:p>
        </w:tc>
        <w:tc>
          <w:tcPr>
            <w:tcW w:w="766" w:type="pct"/>
            <w:hideMark/>
          </w:tcPr>
          <w:p w14:paraId="36BAFF97" w14:textId="77777777" w:rsidR="005E3C27" w:rsidRPr="00773417" w:rsidRDefault="005E3C27" w:rsidP="008C6DEF">
            <w:pPr>
              <w:rPr>
                <w:sz w:val="18"/>
                <w:szCs w:val="18"/>
              </w:rPr>
            </w:pPr>
            <w:r w:rsidRPr="00773417">
              <w:rPr>
                <w:sz w:val="18"/>
                <w:szCs w:val="18"/>
              </w:rPr>
              <w:t>Where execute_flag=Y and cc_table ne X</w:t>
            </w:r>
          </w:p>
        </w:tc>
        <w:tc>
          <w:tcPr>
            <w:tcW w:w="406" w:type="pct"/>
            <w:hideMark/>
          </w:tcPr>
          <w:p w14:paraId="3EEC269D" w14:textId="77777777" w:rsidR="005E3C27" w:rsidRPr="00773417" w:rsidRDefault="005E3C27" w:rsidP="008C6DEF">
            <w:pPr>
              <w:jc w:val="right"/>
              <w:rPr>
                <w:sz w:val="18"/>
                <w:szCs w:val="18"/>
              </w:rPr>
            </w:pPr>
            <w:r>
              <w:rPr>
                <w:sz w:val="18"/>
                <w:szCs w:val="18"/>
              </w:rPr>
              <w:t>2</w:t>
            </w:r>
          </w:p>
        </w:tc>
      </w:tr>
      <w:tr w:rsidR="004F658D" w:rsidRPr="00773417" w14:paraId="2AFA4039" w14:textId="77777777" w:rsidTr="004F658D">
        <w:tc>
          <w:tcPr>
            <w:tcW w:w="538" w:type="pct"/>
            <w:hideMark/>
          </w:tcPr>
          <w:p w14:paraId="73AD809E" w14:textId="77777777" w:rsidR="005E3C27" w:rsidRPr="00773417" w:rsidRDefault="005E3C27" w:rsidP="008C6DEF">
            <w:pPr>
              <w:rPr>
                <w:bCs/>
                <w:sz w:val="18"/>
                <w:szCs w:val="18"/>
              </w:rPr>
            </w:pPr>
            <w:r w:rsidRPr="00773417">
              <w:rPr>
                <w:bCs/>
                <w:sz w:val="18"/>
                <w:szCs w:val="18"/>
              </w:rPr>
              <w:t>Var</w:t>
            </w:r>
          </w:p>
        </w:tc>
        <w:tc>
          <w:tcPr>
            <w:tcW w:w="828" w:type="pct"/>
            <w:hideMark/>
          </w:tcPr>
          <w:p w14:paraId="622C2834" w14:textId="77777777" w:rsidR="005E3C27" w:rsidRPr="00773417" w:rsidRDefault="005E3C27" w:rsidP="008C6DEF">
            <w:pPr>
              <w:rPr>
                <w:sz w:val="18"/>
                <w:szCs w:val="18"/>
              </w:rPr>
            </w:pPr>
            <w:r w:rsidRPr="00773417">
              <w:rPr>
                <w:sz w:val="18"/>
                <w:szCs w:val="18"/>
              </w:rPr>
              <w:t>Variable name</w:t>
            </w:r>
          </w:p>
        </w:tc>
        <w:tc>
          <w:tcPr>
            <w:tcW w:w="434" w:type="pct"/>
            <w:hideMark/>
          </w:tcPr>
          <w:p w14:paraId="530F4801" w14:textId="77777777" w:rsidR="005E3C27" w:rsidRPr="00773417" w:rsidRDefault="005E3C27" w:rsidP="008C6DEF">
            <w:pPr>
              <w:rPr>
                <w:sz w:val="18"/>
                <w:szCs w:val="18"/>
              </w:rPr>
            </w:pPr>
            <w:r w:rsidRPr="00773417">
              <w:rPr>
                <w:sz w:val="18"/>
                <w:szCs w:val="18"/>
              </w:rPr>
              <w:t>32</w:t>
            </w:r>
          </w:p>
        </w:tc>
        <w:tc>
          <w:tcPr>
            <w:tcW w:w="315" w:type="pct"/>
            <w:hideMark/>
          </w:tcPr>
          <w:p w14:paraId="0C4A2489" w14:textId="77777777" w:rsidR="005E3C27" w:rsidRPr="00773417" w:rsidRDefault="005E3C27" w:rsidP="008C6DEF">
            <w:pPr>
              <w:rPr>
                <w:sz w:val="18"/>
                <w:szCs w:val="18"/>
              </w:rPr>
            </w:pPr>
            <w:r w:rsidRPr="00773417">
              <w:rPr>
                <w:sz w:val="18"/>
                <w:szCs w:val="18"/>
              </w:rPr>
              <w:t>Char</w:t>
            </w:r>
          </w:p>
        </w:tc>
        <w:tc>
          <w:tcPr>
            <w:tcW w:w="450" w:type="pct"/>
            <w:hideMark/>
          </w:tcPr>
          <w:p w14:paraId="13684AE7" w14:textId="77777777" w:rsidR="005E3C27" w:rsidRPr="00773417" w:rsidRDefault="005E3C27" w:rsidP="008C6DEF">
            <w:pPr>
              <w:rPr>
                <w:sz w:val="18"/>
                <w:szCs w:val="18"/>
              </w:rPr>
            </w:pPr>
          </w:p>
        </w:tc>
        <w:tc>
          <w:tcPr>
            <w:tcW w:w="451" w:type="pct"/>
            <w:hideMark/>
          </w:tcPr>
          <w:p w14:paraId="230E3D10" w14:textId="77777777" w:rsidR="005E3C27" w:rsidRPr="00773417" w:rsidRDefault="005E3C27" w:rsidP="008C6DEF">
            <w:pPr>
              <w:rPr>
                <w:sz w:val="18"/>
                <w:szCs w:val="18"/>
              </w:rPr>
            </w:pPr>
            <w:r w:rsidRPr="00773417">
              <w:rPr>
                <w:sz w:val="18"/>
                <w:szCs w:val="18"/>
              </w:rPr>
              <w:t>Variable Name</w:t>
            </w:r>
          </w:p>
        </w:tc>
        <w:tc>
          <w:tcPr>
            <w:tcW w:w="811" w:type="pct"/>
            <w:hideMark/>
          </w:tcPr>
          <w:p w14:paraId="74494AAD" w14:textId="77777777" w:rsidR="005E3C27" w:rsidRPr="00773417" w:rsidRDefault="005E3C27" w:rsidP="008C6DEF">
            <w:pPr>
              <w:rPr>
                <w:sz w:val="18"/>
                <w:szCs w:val="18"/>
              </w:rPr>
            </w:pPr>
            <w:r w:rsidRPr="00773417">
              <w:rPr>
                <w:sz w:val="18"/>
                <w:szCs w:val="18"/>
              </w:rPr>
              <w:t>inputfiles.lkp_mi l1.variable</w:t>
            </w:r>
          </w:p>
          <w:p w14:paraId="3AC2D412" w14:textId="77777777" w:rsidR="005E3C27" w:rsidRPr="00773417" w:rsidRDefault="005E3C27" w:rsidP="008C6DEF">
            <w:pPr>
              <w:rPr>
                <w:sz w:val="18"/>
                <w:szCs w:val="18"/>
              </w:rPr>
            </w:pPr>
            <w:r w:rsidRPr="00773417">
              <w:rPr>
                <w:sz w:val="18"/>
                <w:szCs w:val="18"/>
              </w:rPr>
              <w:t>|dplocal.l1_cont_{tabid}.name</w:t>
            </w:r>
          </w:p>
        </w:tc>
        <w:tc>
          <w:tcPr>
            <w:tcW w:w="766" w:type="pct"/>
            <w:hideMark/>
          </w:tcPr>
          <w:p w14:paraId="5F4E8EE1" w14:textId="77777777" w:rsidR="005E3C27" w:rsidRPr="00773417" w:rsidRDefault="005E3C27" w:rsidP="008C6DEF">
            <w:pPr>
              <w:rPr>
                <w:sz w:val="18"/>
                <w:szCs w:val="18"/>
              </w:rPr>
            </w:pPr>
            <w:r w:rsidRPr="00773417">
              <w:rPr>
                <w:sz w:val="18"/>
                <w:szCs w:val="18"/>
              </w:rPr>
              <w:t>Coalesce(variable,name)</w:t>
            </w:r>
          </w:p>
        </w:tc>
        <w:tc>
          <w:tcPr>
            <w:tcW w:w="406" w:type="pct"/>
            <w:hideMark/>
          </w:tcPr>
          <w:p w14:paraId="63CC2D7F" w14:textId="77777777" w:rsidR="005E3C27" w:rsidRPr="00773417" w:rsidRDefault="005E3C27" w:rsidP="008C6DEF">
            <w:pPr>
              <w:jc w:val="right"/>
              <w:rPr>
                <w:sz w:val="18"/>
                <w:szCs w:val="18"/>
              </w:rPr>
            </w:pPr>
            <w:r>
              <w:rPr>
                <w:sz w:val="18"/>
                <w:szCs w:val="18"/>
              </w:rPr>
              <w:t>3</w:t>
            </w:r>
          </w:p>
        </w:tc>
      </w:tr>
      <w:tr w:rsidR="004F658D" w:rsidRPr="00773417" w14:paraId="6E570ED4" w14:textId="77777777" w:rsidTr="004F658D">
        <w:tc>
          <w:tcPr>
            <w:tcW w:w="538" w:type="pct"/>
            <w:hideMark/>
          </w:tcPr>
          <w:p w14:paraId="5D7E9170" w14:textId="77777777" w:rsidR="005E3C27" w:rsidRPr="00773417" w:rsidRDefault="005E3C27" w:rsidP="008C6DEF">
            <w:pPr>
              <w:rPr>
                <w:bCs/>
                <w:sz w:val="18"/>
                <w:szCs w:val="18"/>
              </w:rPr>
            </w:pPr>
            <w:r w:rsidRPr="00773417">
              <w:rPr>
                <w:bCs/>
                <w:sz w:val="18"/>
                <w:szCs w:val="18"/>
              </w:rPr>
              <w:t>VarID</w:t>
            </w:r>
          </w:p>
        </w:tc>
        <w:tc>
          <w:tcPr>
            <w:tcW w:w="828" w:type="pct"/>
            <w:hideMark/>
          </w:tcPr>
          <w:p w14:paraId="5B9E6182" w14:textId="77777777" w:rsidR="005E3C27" w:rsidRPr="00773417" w:rsidRDefault="005E3C27" w:rsidP="008C6DEF">
            <w:pPr>
              <w:rPr>
                <w:sz w:val="18"/>
                <w:szCs w:val="18"/>
              </w:rPr>
            </w:pPr>
            <w:r w:rsidRPr="00773417">
              <w:rPr>
                <w:sz w:val="18"/>
                <w:szCs w:val="18"/>
              </w:rPr>
              <w:t>SCDM variable ID assigned by SOC</w:t>
            </w:r>
          </w:p>
        </w:tc>
        <w:tc>
          <w:tcPr>
            <w:tcW w:w="434" w:type="pct"/>
            <w:hideMark/>
          </w:tcPr>
          <w:p w14:paraId="660FA0AD" w14:textId="77777777" w:rsidR="005E3C27" w:rsidRPr="00773417" w:rsidRDefault="005E3C27" w:rsidP="008C6DEF">
            <w:pPr>
              <w:rPr>
                <w:sz w:val="18"/>
                <w:szCs w:val="18"/>
              </w:rPr>
            </w:pPr>
            <w:r w:rsidRPr="00773417">
              <w:rPr>
                <w:sz w:val="18"/>
                <w:szCs w:val="18"/>
              </w:rPr>
              <w:t>2</w:t>
            </w:r>
          </w:p>
        </w:tc>
        <w:tc>
          <w:tcPr>
            <w:tcW w:w="315" w:type="pct"/>
            <w:hideMark/>
          </w:tcPr>
          <w:p w14:paraId="0093EEA2" w14:textId="77777777" w:rsidR="005E3C27" w:rsidRPr="00773417" w:rsidRDefault="005E3C27" w:rsidP="008C6DEF">
            <w:pPr>
              <w:rPr>
                <w:sz w:val="18"/>
                <w:szCs w:val="18"/>
              </w:rPr>
            </w:pPr>
            <w:r w:rsidRPr="00773417">
              <w:rPr>
                <w:sz w:val="18"/>
                <w:szCs w:val="18"/>
              </w:rPr>
              <w:t>Char</w:t>
            </w:r>
          </w:p>
        </w:tc>
        <w:tc>
          <w:tcPr>
            <w:tcW w:w="450" w:type="pct"/>
            <w:hideMark/>
          </w:tcPr>
          <w:p w14:paraId="463671E7" w14:textId="77777777" w:rsidR="005E3C27" w:rsidRPr="00773417" w:rsidRDefault="005E3C27" w:rsidP="008C6DEF">
            <w:pPr>
              <w:rPr>
                <w:sz w:val="18"/>
                <w:szCs w:val="18"/>
              </w:rPr>
            </w:pPr>
            <w:r w:rsidRPr="00773417">
              <w:rPr>
                <w:sz w:val="18"/>
                <w:szCs w:val="18"/>
              </w:rPr>
              <w:t>$2.</w:t>
            </w:r>
          </w:p>
        </w:tc>
        <w:tc>
          <w:tcPr>
            <w:tcW w:w="451" w:type="pct"/>
            <w:hideMark/>
          </w:tcPr>
          <w:p w14:paraId="31BC7579" w14:textId="77777777" w:rsidR="005E3C27" w:rsidRPr="00773417" w:rsidRDefault="005E3C27" w:rsidP="008C6DEF">
            <w:pPr>
              <w:rPr>
                <w:sz w:val="18"/>
                <w:szCs w:val="18"/>
              </w:rPr>
            </w:pPr>
            <w:r w:rsidRPr="00773417">
              <w:rPr>
                <w:sz w:val="18"/>
                <w:szCs w:val="18"/>
              </w:rPr>
              <w:t>SCDM Variable ID</w:t>
            </w:r>
          </w:p>
        </w:tc>
        <w:tc>
          <w:tcPr>
            <w:tcW w:w="811" w:type="pct"/>
            <w:hideMark/>
          </w:tcPr>
          <w:p w14:paraId="25F37DFF" w14:textId="77777777" w:rsidR="005E3C27" w:rsidRPr="00773417" w:rsidRDefault="005E3C27" w:rsidP="008C6DEF">
            <w:pPr>
              <w:rPr>
                <w:sz w:val="18"/>
                <w:szCs w:val="18"/>
              </w:rPr>
            </w:pPr>
            <w:r w:rsidRPr="00773417">
              <w:rPr>
                <w:sz w:val="18"/>
                <w:szCs w:val="18"/>
              </w:rPr>
              <w:t>inputfiles.lkp_mi_l1.varid</w:t>
            </w:r>
          </w:p>
        </w:tc>
        <w:tc>
          <w:tcPr>
            <w:tcW w:w="766" w:type="pct"/>
            <w:hideMark/>
          </w:tcPr>
          <w:p w14:paraId="09356DB7" w14:textId="77777777" w:rsidR="005E3C27" w:rsidRPr="00773417" w:rsidRDefault="005E3C27" w:rsidP="008C6DEF">
            <w:pPr>
              <w:rPr>
                <w:sz w:val="18"/>
                <w:szCs w:val="18"/>
              </w:rPr>
            </w:pPr>
            <w:r w:rsidRPr="00773417">
              <w:rPr>
                <w:sz w:val="18"/>
                <w:szCs w:val="18"/>
              </w:rPr>
              <w:t>NA</w:t>
            </w:r>
          </w:p>
        </w:tc>
        <w:tc>
          <w:tcPr>
            <w:tcW w:w="406" w:type="pct"/>
            <w:hideMark/>
          </w:tcPr>
          <w:p w14:paraId="61BEC34B" w14:textId="77777777" w:rsidR="005E3C27" w:rsidRPr="00773417" w:rsidRDefault="005E3C27" w:rsidP="008C6DEF">
            <w:pPr>
              <w:jc w:val="right"/>
              <w:rPr>
                <w:sz w:val="18"/>
                <w:szCs w:val="18"/>
              </w:rPr>
            </w:pPr>
            <w:r>
              <w:rPr>
                <w:sz w:val="18"/>
                <w:szCs w:val="18"/>
              </w:rPr>
              <w:t>4</w:t>
            </w:r>
          </w:p>
        </w:tc>
      </w:tr>
      <w:tr w:rsidR="004F658D" w:rsidRPr="00773417" w14:paraId="328729A7" w14:textId="77777777" w:rsidTr="004F658D">
        <w:tc>
          <w:tcPr>
            <w:tcW w:w="538" w:type="pct"/>
            <w:hideMark/>
          </w:tcPr>
          <w:p w14:paraId="1CE0BB27" w14:textId="77777777" w:rsidR="005E3C27" w:rsidRPr="00773417" w:rsidRDefault="005E3C27" w:rsidP="008C6DEF">
            <w:pPr>
              <w:rPr>
                <w:bCs/>
                <w:sz w:val="18"/>
                <w:szCs w:val="18"/>
              </w:rPr>
            </w:pPr>
            <w:r w:rsidRPr="00773417">
              <w:rPr>
                <w:bCs/>
                <w:sz w:val="18"/>
                <w:szCs w:val="18"/>
              </w:rPr>
              <w:t>MS_var</w:t>
            </w:r>
          </w:p>
        </w:tc>
        <w:tc>
          <w:tcPr>
            <w:tcW w:w="828" w:type="pct"/>
            <w:hideMark/>
          </w:tcPr>
          <w:p w14:paraId="74787C70" w14:textId="77777777" w:rsidR="005E3C27" w:rsidRPr="00773417" w:rsidRDefault="005E3C27" w:rsidP="008C6DEF">
            <w:pPr>
              <w:rPr>
                <w:sz w:val="18"/>
                <w:szCs w:val="18"/>
              </w:rPr>
            </w:pPr>
            <w:r w:rsidRPr="00773417">
              <w:rPr>
                <w:sz w:val="18"/>
                <w:szCs w:val="18"/>
              </w:rPr>
              <w:t>YN indicator for variable that is expected as per SCDM</w:t>
            </w:r>
          </w:p>
        </w:tc>
        <w:tc>
          <w:tcPr>
            <w:tcW w:w="434" w:type="pct"/>
            <w:hideMark/>
          </w:tcPr>
          <w:p w14:paraId="4D4ADA82" w14:textId="77777777" w:rsidR="005E3C27" w:rsidRPr="00773417" w:rsidRDefault="005E3C27" w:rsidP="008C6DEF">
            <w:pPr>
              <w:rPr>
                <w:sz w:val="18"/>
                <w:szCs w:val="18"/>
              </w:rPr>
            </w:pPr>
            <w:r w:rsidRPr="00773417">
              <w:rPr>
                <w:sz w:val="18"/>
                <w:szCs w:val="18"/>
              </w:rPr>
              <w:t>1</w:t>
            </w:r>
          </w:p>
        </w:tc>
        <w:tc>
          <w:tcPr>
            <w:tcW w:w="315" w:type="pct"/>
            <w:hideMark/>
          </w:tcPr>
          <w:p w14:paraId="4BAD96F3" w14:textId="77777777" w:rsidR="005E3C27" w:rsidRPr="00773417" w:rsidRDefault="005E3C27" w:rsidP="008C6DEF">
            <w:pPr>
              <w:rPr>
                <w:sz w:val="18"/>
                <w:szCs w:val="18"/>
              </w:rPr>
            </w:pPr>
            <w:r w:rsidRPr="00773417">
              <w:rPr>
                <w:sz w:val="18"/>
                <w:szCs w:val="18"/>
              </w:rPr>
              <w:t>Char</w:t>
            </w:r>
          </w:p>
        </w:tc>
        <w:tc>
          <w:tcPr>
            <w:tcW w:w="450" w:type="pct"/>
            <w:hideMark/>
          </w:tcPr>
          <w:p w14:paraId="5D84CD6E" w14:textId="77777777" w:rsidR="005E3C27" w:rsidRPr="00773417" w:rsidRDefault="005E3C27" w:rsidP="008C6DEF">
            <w:pPr>
              <w:rPr>
                <w:sz w:val="18"/>
                <w:szCs w:val="18"/>
              </w:rPr>
            </w:pPr>
          </w:p>
        </w:tc>
        <w:tc>
          <w:tcPr>
            <w:tcW w:w="451" w:type="pct"/>
            <w:hideMark/>
          </w:tcPr>
          <w:p w14:paraId="4AC9D70B" w14:textId="77777777" w:rsidR="005E3C27" w:rsidRPr="00773417" w:rsidRDefault="005E3C27" w:rsidP="008C6DEF">
            <w:pPr>
              <w:rPr>
                <w:sz w:val="18"/>
                <w:szCs w:val="18"/>
              </w:rPr>
            </w:pPr>
            <w:r w:rsidRPr="00773417">
              <w:rPr>
                <w:sz w:val="18"/>
                <w:szCs w:val="18"/>
              </w:rPr>
              <w:t>Variable expected?</w:t>
            </w:r>
          </w:p>
        </w:tc>
        <w:tc>
          <w:tcPr>
            <w:tcW w:w="811" w:type="pct"/>
            <w:hideMark/>
          </w:tcPr>
          <w:p w14:paraId="3C4B91EB" w14:textId="77777777" w:rsidR="005E3C27" w:rsidRPr="00773417" w:rsidRDefault="005E3C27" w:rsidP="008C6DEF">
            <w:pPr>
              <w:rPr>
                <w:sz w:val="18"/>
                <w:szCs w:val="18"/>
              </w:rPr>
            </w:pPr>
            <w:r w:rsidRPr="00773417">
              <w:rPr>
                <w:sz w:val="18"/>
                <w:szCs w:val="18"/>
              </w:rPr>
              <w:t>inputfiles.lkp_mi_l1.variable</w:t>
            </w:r>
          </w:p>
        </w:tc>
        <w:tc>
          <w:tcPr>
            <w:tcW w:w="766" w:type="pct"/>
            <w:hideMark/>
          </w:tcPr>
          <w:p w14:paraId="3A29C4CE" w14:textId="77777777" w:rsidR="005E3C27" w:rsidRPr="00773417" w:rsidRDefault="005E3C27" w:rsidP="008C6DEF">
            <w:pPr>
              <w:rPr>
                <w:sz w:val="18"/>
                <w:szCs w:val="18"/>
              </w:rPr>
            </w:pPr>
            <w:r w:rsidRPr="00773417">
              <w:rPr>
                <w:sz w:val="18"/>
                <w:szCs w:val="18"/>
              </w:rPr>
              <w:t>Ms_var='Y' if variable is in lookup table</w:t>
            </w:r>
          </w:p>
        </w:tc>
        <w:tc>
          <w:tcPr>
            <w:tcW w:w="406" w:type="pct"/>
            <w:hideMark/>
          </w:tcPr>
          <w:p w14:paraId="6F6FE3E8" w14:textId="77777777" w:rsidR="005E3C27" w:rsidRPr="00773417" w:rsidRDefault="005E3C27" w:rsidP="008C6DEF">
            <w:pPr>
              <w:jc w:val="right"/>
              <w:rPr>
                <w:sz w:val="18"/>
                <w:szCs w:val="18"/>
              </w:rPr>
            </w:pPr>
            <w:r>
              <w:rPr>
                <w:sz w:val="18"/>
                <w:szCs w:val="18"/>
              </w:rPr>
              <w:t>5</w:t>
            </w:r>
          </w:p>
        </w:tc>
      </w:tr>
      <w:tr w:rsidR="004F658D" w:rsidRPr="00773417" w14:paraId="21F14915" w14:textId="77777777" w:rsidTr="004F658D">
        <w:tc>
          <w:tcPr>
            <w:tcW w:w="538" w:type="pct"/>
            <w:hideMark/>
          </w:tcPr>
          <w:p w14:paraId="0655B494" w14:textId="77777777" w:rsidR="005E3C27" w:rsidRPr="00773417" w:rsidRDefault="005E3C27" w:rsidP="008C6DEF">
            <w:pPr>
              <w:rPr>
                <w:bCs/>
                <w:sz w:val="18"/>
                <w:szCs w:val="18"/>
              </w:rPr>
            </w:pPr>
            <w:r w:rsidRPr="00773417">
              <w:rPr>
                <w:bCs/>
                <w:sz w:val="18"/>
                <w:szCs w:val="18"/>
              </w:rPr>
              <w:t>DP_var</w:t>
            </w:r>
          </w:p>
        </w:tc>
        <w:tc>
          <w:tcPr>
            <w:tcW w:w="828" w:type="pct"/>
            <w:hideMark/>
          </w:tcPr>
          <w:p w14:paraId="20FD3B21" w14:textId="77777777" w:rsidR="005E3C27" w:rsidRPr="00773417" w:rsidRDefault="005E3C27" w:rsidP="008C6DEF">
            <w:pPr>
              <w:rPr>
                <w:sz w:val="18"/>
                <w:szCs w:val="18"/>
              </w:rPr>
            </w:pPr>
            <w:r w:rsidRPr="00773417">
              <w:rPr>
                <w:sz w:val="18"/>
                <w:szCs w:val="18"/>
              </w:rPr>
              <w:t>YN indicator for presence of variable in</w:t>
            </w:r>
            <w:r w:rsidRPr="00773417">
              <w:rPr>
                <w:sz w:val="18"/>
                <w:szCs w:val="18"/>
              </w:rPr>
              <w:br w:type="page"/>
            </w:r>
            <w:r>
              <w:rPr>
                <w:sz w:val="18"/>
                <w:szCs w:val="18"/>
              </w:rPr>
              <w:t xml:space="preserve"> </w:t>
            </w:r>
            <w:r w:rsidRPr="00773417">
              <w:rPr>
                <w:sz w:val="18"/>
                <w:szCs w:val="18"/>
              </w:rPr>
              <w:t>DP SCDM table</w:t>
            </w:r>
          </w:p>
        </w:tc>
        <w:tc>
          <w:tcPr>
            <w:tcW w:w="434" w:type="pct"/>
            <w:hideMark/>
          </w:tcPr>
          <w:p w14:paraId="2DD21EA8" w14:textId="77777777" w:rsidR="005E3C27" w:rsidRPr="00773417" w:rsidRDefault="005E3C27" w:rsidP="008C6DEF">
            <w:pPr>
              <w:rPr>
                <w:sz w:val="18"/>
                <w:szCs w:val="18"/>
              </w:rPr>
            </w:pPr>
            <w:r w:rsidRPr="00773417">
              <w:rPr>
                <w:sz w:val="18"/>
                <w:szCs w:val="18"/>
              </w:rPr>
              <w:t>1</w:t>
            </w:r>
          </w:p>
        </w:tc>
        <w:tc>
          <w:tcPr>
            <w:tcW w:w="315" w:type="pct"/>
            <w:hideMark/>
          </w:tcPr>
          <w:p w14:paraId="70EED950" w14:textId="77777777" w:rsidR="005E3C27" w:rsidRPr="00773417" w:rsidRDefault="005E3C27" w:rsidP="008C6DEF">
            <w:pPr>
              <w:rPr>
                <w:sz w:val="18"/>
                <w:szCs w:val="18"/>
              </w:rPr>
            </w:pPr>
            <w:r w:rsidRPr="00773417">
              <w:rPr>
                <w:sz w:val="18"/>
                <w:szCs w:val="18"/>
              </w:rPr>
              <w:t>Char</w:t>
            </w:r>
          </w:p>
        </w:tc>
        <w:tc>
          <w:tcPr>
            <w:tcW w:w="450" w:type="pct"/>
            <w:hideMark/>
          </w:tcPr>
          <w:p w14:paraId="1613BA71" w14:textId="77777777" w:rsidR="005E3C27" w:rsidRPr="00773417" w:rsidRDefault="005E3C27" w:rsidP="008C6DEF">
            <w:pPr>
              <w:rPr>
                <w:sz w:val="18"/>
                <w:szCs w:val="18"/>
              </w:rPr>
            </w:pPr>
          </w:p>
        </w:tc>
        <w:tc>
          <w:tcPr>
            <w:tcW w:w="451" w:type="pct"/>
            <w:hideMark/>
          </w:tcPr>
          <w:p w14:paraId="0DE43594" w14:textId="77777777" w:rsidR="005E3C27" w:rsidRPr="00773417" w:rsidRDefault="005E3C27" w:rsidP="008C6DEF">
            <w:pPr>
              <w:rPr>
                <w:sz w:val="18"/>
                <w:szCs w:val="18"/>
              </w:rPr>
            </w:pPr>
            <w:r w:rsidRPr="00773417">
              <w:rPr>
                <w:sz w:val="18"/>
                <w:szCs w:val="18"/>
              </w:rPr>
              <w:t>Variable present?</w:t>
            </w:r>
          </w:p>
        </w:tc>
        <w:tc>
          <w:tcPr>
            <w:tcW w:w="811" w:type="pct"/>
            <w:hideMark/>
          </w:tcPr>
          <w:p w14:paraId="06E82EE8" w14:textId="77777777" w:rsidR="005E3C27" w:rsidRPr="00773417" w:rsidRDefault="005E3C27" w:rsidP="008C6DEF">
            <w:pPr>
              <w:rPr>
                <w:sz w:val="18"/>
                <w:szCs w:val="18"/>
              </w:rPr>
            </w:pPr>
            <w:r w:rsidRPr="00773417">
              <w:rPr>
                <w:sz w:val="18"/>
                <w:szCs w:val="18"/>
              </w:rPr>
              <w:t>msoc.mi_l1_cont</w:t>
            </w:r>
          </w:p>
        </w:tc>
        <w:tc>
          <w:tcPr>
            <w:tcW w:w="766" w:type="pct"/>
            <w:hideMark/>
          </w:tcPr>
          <w:p w14:paraId="145C4058" w14:textId="77777777" w:rsidR="005E3C27" w:rsidRPr="00773417" w:rsidRDefault="005E3C27" w:rsidP="008C6DEF">
            <w:pPr>
              <w:rPr>
                <w:sz w:val="18"/>
                <w:szCs w:val="18"/>
              </w:rPr>
            </w:pPr>
            <w:r w:rsidRPr="00773417">
              <w:rPr>
                <w:sz w:val="18"/>
                <w:szCs w:val="18"/>
              </w:rPr>
              <w:t>NA</w:t>
            </w:r>
          </w:p>
        </w:tc>
        <w:tc>
          <w:tcPr>
            <w:tcW w:w="406" w:type="pct"/>
            <w:hideMark/>
          </w:tcPr>
          <w:p w14:paraId="321D1D14" w14:textId="77777777" w:rsidR="005E3C27" w:rsidRPr="00773417" w:rsidRDefault="005E3C27" w:rsidP="008C6DEF">
            <w:pPr>
              <w:jc w:val="right"/>
              <w:rPr>
                <w:sz w:val="18"/>
                <w:szCs w:val="18"/>
              </w:rPr>
            </w:pPr>
            <w:r>
              <w:rPr>
                <w:sz w:val="18"/>
                <w:szCs w:val="18"/>
              </w:rPr>
              <w:t>6</w:t>
            </w:r>
          </w:p>
        </w:tc>
      </w:tr>
      <w:tr w:rsidR="004F658D" w:rsidRPr="00773417" w14:paraId="54408128" w14:textId="77777777" w:rsidTr="004F658D">
        <w:tc>
          <w:tcPr>
            <w:tcW w:w="538" w:type="pct"/>
            <w:hideMark/>
          </w:tcPr>
          <w:p w14:paraId="408D62AD" w14:textId="77777777" w:rsidR="005E3C27" w:rsidRPr="00773417" w:rsidRDefault="005E3C27" w:rsidP="008C6DEF">
            <w:pPr>
              <w:rPr>
                <w:bCs/>
                <w:sz w:val="18"/>
                <w:szCs w:val="18"/>
              </w:rPr>
            </w:pPr>
            <w:r w:rsidRPr="00773417">
              <w:rPr>
                <w:bCs/>
                <w:sz w:val="18"/>
                <w:szCs w:val="18"/>
              </w:rPr>
              <w:t>MS_type</w:t>
            </w:r>
          </w:p>
        </w:tc>
        <w:tc>
          <w:tcPr>
            <w:tcW w:w="828" w:type="pct"/>
            <w:hideMark/>
          </w:tcPr>
          <w:p w14:paraId="0B0F5B98" w14:textId="77777777" w:rsidR="005E3C27" w:rsidRPr="00773417" w:rsidRDefault="005E3C27" w:rsidP="008C6DEF">
            <w:pPr>
              <w:rPr>
                <w:sz w:val="18"/>
                <w:szCs w:val="18"/>
              </w:rPr>
            </w:pPr>
            <w:r w:rsidRPr="00773417">
              <w:rPr>
                <w:sz w:val="18"/>
                <w:szCs w:val="18"/>
              </w:rPr>
              <w:t>Expected variable type</w:t>
            </w:r>
          </w:p>
        </w:tc>
        <w:tc>
          <w:tcPr>
            <w:tcW w:w="434" w:type="pct"/>
            <w:hideMark/>
          </w:tcPr>
          <w:p w14:paraId="67399A67" w14:textId="77777777" w:rsidR="005E3C27" w:rsidRPr="00773417" w:rsidRDefault="005E3C27" w:rsidP="008C6DEF">
            <w:pPr>
              <w:rPr>
                <w:sz w:val="18"/>
                <w:szCs w:val="18"/>
              </w:rPr>
            </w:pPr>
            <w:r w:rsidRPr="00773417">
              <w:rPr>
                <w:sz w:val="18"/>
                <w:szCs w:val="18"/>
              </w:rPr>
              <w:t>1</w:t>
            </w:r>
          </w:p>
        </w:tc>
        <w:tc>
          <w:tcPr>
            <w:tcW w:w="315" w:type="pct"/>
            <w:hideMark/>
          </w:tcPr>
          <w:p w14:paraId="27E5467F" w14:textId="77777777" w:rsidR="005E3C27" w:rsidRPr="00773417" w:rsidRDefault="005E3C27" w:rsidP="008C6DEF">
            <w:pPr>
              <w:rPr>
                <w:sz w:val="18"/>
                <w:szCs w:val="18"/>
              </w:rPr>
            </w:pPr>
            <w:r w:rsidRPr="00773417">
              <w:rPr>
                <w:sz w:val="18"/>
                <w:szCs w:val="18"/>
              </w:rPr>
              <w:t>Char</w:t>
            </w:r>
          </w:p>
        </w:tc>
        <w:tc>
          <w:tcPr>
            <w:tcW w:w="450" w:type="pct"/>
            <w:hideMark/>
          </w:tcPr>
          <w:p w14:paraId="21CE5140" w14:textId="77777777" w:rsidR="005E3C27" w:rsidRPr="00773417" w:rsidRDefault="005E3C27" w:rsidP="008C6DEF">
            <w:pPr>
              <w:rPr>
                <w:sz w:val="18"/>
                <w:szCs w:val="18"/>
              </w:rPr>
            </w:pPr>
            <w:r w:rsidRPr="00773417">
              <w:rPr>
                <w:sz w:val="18"/>
                <w:szCs w:val="18"/>
              </w:rPr>
              <w:t>$1.</w:t>
            </w:r>
          </w:p>
        </w:tc>
        <w:tc>
          <w:tcPr>
            <w:tcW w:w="451" w:type="pct"/>
            <w:hideMark/>
          </w:tcPr>
          <w:p w14:paraId="030FD94C" w14:textId="77777777" w:rsidR="005E3C27" w:rsidRPr="00773417" w:rsidRDefault="005E3C27" w:rsidP="008C6DEF">
            <w:pPr>
              <w:rPr>
                <w:sz w:val="18"/>
                <w:szCs w:val="18"/>
              </w:rPr>
            </w:pPr>
            <w:r w:rsidRPr="00773417">
              <w:rPr>
                <w:sz w:val="18"/>
                <w:szCs w:val="18"/>
              </w:rPr>
              <w:t>Expected variable type</w:t>
            </w:r>
          </w:p>
        </w:tc>
        <w:tc>
          <w:tcPr>
            <w:tcW w:w="811" w:type="pct"/>
            <w:hideMark/>
          </w:tcPr>
          <w:p w14:paraId="120FF24F" w14:textId="77777777" w:rsidR="005E3C27" w:rsidRPr="00773417" w:rsidRDefault="005E3C27" w:rsidP="008C6DEF">
            <w:pPr>
              <w:rPr>
                <w:sz w:val="18"/>
                <w:szCs w:val="18"/>
              </w:rPr>
            </w:pPr>
            <w:r w:rsidRPr="00773417">
              <w:rPr>
                <w:sz w:val="18"/>
                <w:szCs w:val="18"/>
              </w:rPr>
              <w:t>inputfiles.lkp_mi_l1.vartype</w:t>
            </w:r>
          </w:p>
        </w:tc>
        <w:tc>
          <w:tcPr>
            <w:tcW w:w="766" w:type="pct"/>
            <w:hideMark/>
          </w:tcPr>
          <w:p w14:paraId="08CF6EF0" w14:textId="77777777" w:rsidR="005E3C27" w:rsidRPr="00773417" w:rsidRDefault="005E3C27" w:rsidP="008C6DEF">
            <w:pPr>
              <w:rPr>
                <w:sz w:val="18"/>
                <w:szCs w:val="18"/>
              </w:rPr>
            </w:pPr>
            <w:r w:rsidRPr="00773417">
              <w:rPr>
                <w:sz w:val="18"/>
                <w:szCs w:val="18"/>
              </w:rPr>
              <w:t>NA</w:t>
            </w:r>
          </w:p>
        </w:tc>
        <w:tc>
          <w:tcPr>
            <w:tcW w:w="406" w:type="pct"/>
            <w:hideMark/>
          </w:tcPr>
          <w:p w14:paraId="18DF9414" w14:textId="77777777" w:rsidR="005E3C27" w:rsidRPr="00773417" w:rsidRDefault="005E3C27" w:rsidP="008C6DEF">
            <w:pPr>
              <w:jc w:val="right"/>
              <w:rPr>
                <w:sz w:val="18"/>
                <w:szCs w:val="18"/>
              </w:rPr>
            </w:pPr>
            <w:r>
              <w:rPr>
                <w:sz w:val="18"/>
                <w:szCs w:val="18"/>
              </w:rPr>
              <w:t>7</w:t>
            </w:r>
          </w:p>
        </w:tc>
      </w:tr>
      <w:tr w:rsidR="004F658D" w:rsidRPr="00773417" w14:paraId="4168D431" w14:textId="77777777" w:rsidTr="004F658D">
        <w:tc>
          <w:tcPr>
            <w:tcW w:w="538" w:type="pct"/>
            <w:hideMark/>
          </w:tcPr>
          <w:p w14:paraId="49A7B6B8" w14:textId="77777777" w:rsidR="005E3C27" w:rsidRPr="00773417" w:rsidRDefault="005E3C27" w:rsidP="008C6DEF">
            <w:pPr>
              <w:rPr>
                <w:bCs/>
                <w:sz w:val="18"/>
                <w:szCs w:val="18"/>
              </w:rPr>
            </w:pPr>
            <w:r w:rsidRPr="00773417">
              <w:rPr>
                <w:bCs/>
                <w:sz w:val="18"/>
                <w:szCs w:val="18"/>
              </w:rPr>
              <w:t>DP_type</w:t>
            </w:r>
          </w:p>
        </w:tc>
        <w:tc>
          <w:tcPr>
            <w:tcW w:w="828" w:type="pct"/>
            <w:hideMark/>
          </w:tcPr>
          <w:p w14:paraId="42198CDB" w14:textId="77777777" w:rsidR="005E3C27" w:rsidRPr="00773417" w:rsidRDefault="005E3C27" w:rsidP="008C6DEF">
            <w:pPr>
              <w:rPr>
                <w:sz w:val="18"/>
                <w:szCs w:val="18"/>
              </w:rPr>
            </w:pPr>
            <w:r w:rsidRPr="00773417">
              <w:rPr>
                <w:sz w:val="18"/>
                <w:szCs w:val="18"/>
              </w:rPr>
              <w:t>Observed variable type</w:t>
            </w:r>
          </w:p>
        </w:tc>
        <w:tc>
          <w:tcPr>
            <w:tcW w:w="434" w:type="pct"/>
            <w:hideMark/>
          </w:tcPr>
          <w:p w14:paraId="693D897E" w14:textId="77777777" w:rsidR="005E3C27" w:rsidRPr="00773417" w:rsidRDefault="005E3C27" w:rsidP="008C6DEF">
            <w:pPr>
              <w:rPr>
                <w:sz w:val="18"/>
                <w:szCs w:val="18"/>
              </w:rPr>
            </w:pPr>
            <w:r w:rsidRPr="00773417">
              <w:rPr>
                <w:sz w:val="18"/>
                <w:szCs w:val="18"/>
              </w:rPr>
              <w:t>1</w:t>
            </w:r>
          </w:p>
        </w:tc>
        <w:tc>
          <w:tcPr>
            <w:tcW w:w="315" w:type="pct"/>
            <w:hideMark/>
          </w:tcPr>
          <w:p w14:paraId="78D0A21A" w14:textId="77777777" w:rsidR="005E3C27" w:rsidRPr="00773417" w:rsidRDefault="005E3C27" w:rsidP="008C6DEF">
            <w:pPr>
              <w:rPr>
                <w:sz w:val="18"/>
                <w:szCs w:val="18"/>
              </w:rPr>
            </w:pPr>
            <w:r w:rsidRPr="00773417">
              <w:rPr>
                <w:sz w:val="18"/>
                <w:szCs w:val="18"/>
              </w:rPr>
              <w:t>Char</w:t>
            </w:r>
          </w:p>
        </w:tc>
        <w:tc>
          <w:tcPr>
            <w:tcW w:w="450" w:type="pct"/>
            <w:hideMark/>
          </w:tcPr>
          <w:p w14:paraId="76E7BEE5" w14:textId="77777777" w:rsidR="005E3C27" w:rsidRPr="00773417" w:rsidRDefault="005E3C27" w:rsidP="008C6DEF">
            <w:pPr>
              <w:rPr>
                <w:sz w:val="18"/>
                <w:szCs w:val="18"/>
              </w:rPr>
            </w:pPr>
          </w:p>
        </w:tc>
        <w:tc>
          <w:tcPr>
            <w:tcW w:w="451" w:type="pct"/>
            <w:hideMark/>
          </w:tcPr>
          <w:p w14:paraId="33935659" w14:textId="77777777" w:rsidR="005E3C27" w:rsidRPr="00773417" w:rsidRDefault="005E3C27" w:rsidP="008C6DEF">
            <w:pPr>
              <w:rPr>
                <w:sz w:val="18"/>
                <w:szCs w:val="18"/>
              </w:rPr>
            </w:pPr>
            <w:r w:rsidRPr="00773417">
              <w:rPr>
                <w:sz w:val="18"/>
                <w:szCs w:val="18"/>
              </w:rPr>
              <w:t>Actual variable type</w:t>
            </w:r>
          </w:p>
        </w:tc>
        <w:tc>
          <w:tcPr>
            <w:tcW w:w="811" w:type="pct"/>
            <w:hideMark/>
          </w:tcPr>
          <w:p w14:paraId="36645140" w14:textId="77777777" w:rsidR="005E3C27" w:rsidRPr="00773417" w:rsidRDefault="005E3C27" w:rsidP="008C6DEF">
            <w:pPr>
              <w:rPr>
                <w:sz w:val="18"/>
                <w:szCs w:val="18"/>
              </w:rPr>
            </w:pPr>
            <w:r w:rsidRPr="00773417">
              <w:rPr>
                <w:sz w:val="18"/>
                <w:szCs w:val="18"/>
              </w:rPr>
              <w:t>Dplocal.l1_cont_{tabid}.type</w:t>
            </w:r>
          </w:p>
        </w:tc>
        <w:tc>
          <w:tcPr>
            <w:tcW w:w="766" w:type="pct"/>
            <w:hideMark/>
          </w:tcPr>
          <w:p w14:paraId="418DD194" w14:textId="77777777" w:rsidR="005E3C27" w:rsidRPr="00773417" w:rsidRDefault="005E3C27" w:rsidP="008C6DEF">
            <w:pPr>
              <w:rPr>
                <w:sz w:val="18"/>
                <w:szCs w:val="18"/>
              </w:rPr>
            </w:pPr>
            <w:r w:rsidRPr="00773417">
              <w:rPr>
                <w:sz w:val="18"/>
                <w:szCs w:val="18"/>
              </w:rPr>
              <w:t>If type=1, then dp_type='N', else if type=2, dp_type='C"</w:t>
            </w:r>
          </w:p>
        </w:tc>
        <w:tc>
          <w:tcPr>
            <w:tcW w:w="406" w:type="pct"/>
            <w:hideMark/>
          </w:tcPr>
          <w:p w14:paraId="78ADDF9F" w14:textId="77777777" w:rsidR="005E3C27" w:rsidRPr="00773417" w:rsidRDefault="005E3C27" w:rsidP="008C6DEF">
            <w:pPr>
              <w:jc w:val="right"/>
              <w:rPr>
                <w:sz w:val="18"/>
                <w:szCs w:val="18"/>
              </w:rPr>
            </w:pPr>
            <w:r>
              <w:rPr>
                <w:sz w:val="18"/>
                <w:szCs w:val="18"/>
              </w:rPr>
              <w:t>8</w:t>
            </w:r>
          </w:p>
        </w:tc>
      </w:tr>
      <w:tr w:rsidR="004F658D" w:rsidRPr="00773417" w14:paraId="1BC300B8" w14:textId="77777777" w:rsidTr="004F658D">
        <w:tc>
          <w:tcPr>
            <w:tcW w:w="538" w:type="pct"/>
            <w:hideMark/>
          </w:tcPr>
          <w:p w14:paraId="6DA13856" w14:textId="77777777" w:rsidR="005E3C27" w:rsidRPr="00773417" w:rsidRDefault="005E3C27" w:rsidP="008C6DEF">
            <w:pPr>
              <w:rPr>
                <w:bCs/>
                <w:sz w:val="18"/>
                <w:szCs w:val="18"/>
              </w:rPr>
            </w:pPr>
            <w:r w:rsidRPr="00773417">
              <w:rPr>
                <w:bCs/>
                <w:sz w:val="18"/>
                <w:szCs w:val="18"/>
              </w:rPr>
              <w:t>MS_length</w:t>
            </w:r>
          </w:p>
        </w:tc>
        <w:tc>
          <w:tcPr>
            <w:tcW w:w="828" w:type="pct"/>
            <w:hideMark/>
          </w:tcPr>
          <w:p w14:paraId="5CFB2198" w14:textId="77777777" w:rsidR="005E3C27" w:rsidRPr="00773417" w:rsidRDefault="005E3C27" w:rsidP="008C6DEF">
            <w:pPr>
              <w:rPr>
                <w:sz w:val="18"/>
                <w:szCs w:val="18"/>
              </w:rPr>
            </w:pPr>
            <w:r w:rsidRPr="00773417">
              <w:rPr>
                <w:sz w:val="18"/>
                <w:szCs w:val="18"/>
              </w:rPr>
              <w:t>Expected variable length in bytes</w:t>
            </w:r>
          </w:p>
        </w:tc>
        <w:tc>
          <w:tcPr>
            <w:tcW w:w="434" w:type="pct"/>
            <w:hideMark/>
          </w:tcPr>
          <w:p w14:paraId="2944A2DB" w14:textId="77777777" w:rsidR="005E3C27" w:rsidRPr="00773417" w:rsidRDefault="005E3C27" w:rsidP="008C6DEF">
            <w:pPr>
              <w:rPr>
                <w:sz w:val="18"/>
                <w:szCs w:val="18"/>
              </w:rPr>
            </w:pPr>
            <w:r w:rsidRPr="00773417">
              <w:rPr>
                <w:sz w:val="18"/>
                <w:szCs w:val="18"/>
              </w:rPr>
              <w:t>3</w:t>
            </w:r>
          </w:p>
        </w:tc>
        <w:tc>
          <w:tcPr>
            <w:tcW w:w="315" w:type="pct"/>
            <w:hideMark/>
          </w:tcPr>
          <w:p w14:paraId="49286ED8" w14:textId="77777777" w:rsidR="005E3C27" w:rsidRPr="00773417" w:rsidRDefault="005E3C27" w:rsidP="008C6DEF">
            <w:pPr>
              <w:rPr>
                <w:sz w:val="18"/>
                <w:szCs w:val="18"/>
              </w:rPr>
            </w:pPr>
            <w:r w:rsidRPr="00773417">
              <w:rPr>
                <w:sz w:val="18"/>
                <w:szCs w:val="18"/>
              </w:rPr>
              <w:t>Num</w:t>
            </w:r>
          </w:p>
        </w:tc>
        <w:tc>
          <w:tcPr>
            <w:tcW w:w="450" w:type="pct"/>
            <w:hideMark/>
          </w:tcPr>
          <w:p w14:paraId="2F3132A8" w14:textId="77777777" w:rsidR="005E3C27" w:rsidRPr="00773417" w:rsidRDefault="005E3C27" w:rsidP="008C6DEF">
            <w:pPr>
              <w:rPr>
                <w:sz w:val="18"/>
                <w:szCs w:val="18"/>
              </w:rPr>
            </w:pPr>
          </w:p>
        </w:tc>
        <w:tc>
          <w:tcPr>
            <w:tcW w:w="451" w:type="pct"/>
            <w:hideMark/>
          </w:tcPr>
          <w:p w14:paraId="0D7116E0" w14:textId="77777777" w:rsidR="005E3C27" w:rsidRPr="00773417" w:rsidRDefault="005E3C27" w:rsidP="008C6DEF">
            <w:pPr>
              <w:rPr>
                <w:sz w:val="18"/>
                <w:szCs w:val="18"/>
              </w:rPr>
            </w:pPr>
            <w:r w:rsidRPr="00773417">
              <w:rPr>
                <w:sz w:val="18"/>
                <w:szCs w:val="18"/>
              </w:rPr>
              <w:t>Expected variable length</w:t>
            </w:r>
          </w:p>
        </w:tc>
        <w:tc>
          <w:tcPr>
            <w:tcW w:w="811" w:type="pct"/>
            <w:hideMark/>
          </w:tcPr>
          <w:p w14:paraId="4687398F" w14:textId="77777777" w:rsidR="005E3C27" w:rsidRPr="00773417" w:rsidRDefault="005E3C27" w:rsidP="008C6DEF">
            <w:pPr>
              <w:rPr>
                <w:sz w:val="18"/>
                <w:szCs w:val="18"/>
              </w:rPr>
            </w:pPr>
            <w:r w:rsidRPr="00773417">
              <w:rPr>
                <w:sz w:val="18"/>
                <w:szCs w:val="18"/>
              </w:rPr>
              <w:t>inputfiles.lkp_mi_l1.varlength</w:t>
            </w:r>
          </w:p>
        </w:tc>
        <w:tc>
          <w:tcPr>
            <w:tcW w:w="766" w:type="pct"/>
            <w:hideMark/>
          </w:tcPr>
          <w:p w14:paraId="4CB806E7" w14:textId="77777777" w:rsidR="005E3C27" w:rsidRPr="00773417" w:rsidRDefault="005E3C27" w:rsidP="008C6DEF">
            <w:pPr>
              <w:rPr>
                <w:sz w:val="18"/>
                <w:szCs w:val="18"/>
              </w:rPr>
            </w:pPr>
            <w:r w:rsidRPr="00773417">
              <w:rPr>
                <w:sz w:val="18"/>
                <w:szCs w:val="18"/>
              </w:rPr>
              <w:t>NA</w:t>
            </w:r>
          </w:p>
        </w:tc>
        <w:tc>
          <w:tcPr>
            <w:tcW w:w="406" w:type="pct"/>
            <w:hideMark/>
          </w:tcPr>
          <w:p w14:paraId="4AEDB198" w14:textId="77777777" w:rsidR="005E3C27" w:rsidRPr="00773417" w:rsidRDefault="005E3C27" w:rsidP="008C6DEF">
            <w:pPr>
              <w:jc w:val="right"/>
              <w:rPr>
                <w:sz w:val="18"/>
                <w:szCs w:val="18"/>
              </w:rPr>
            </w:pPr>
            <w:r>
              <w:rPr>
                <w:sz w:val="18"/>
                <w:szCs w:val="18"/>
              </w:rPr>
              <w:t>9</w:t>
            </w:r>
          </w:p>
        </w:tc>
      </w:tr>
      <w:tr w:rsidR="004F658D" w:rsidRPr="00773417" w14:paraId="7A68BE84" w14:textId="77777777" w:rsidTr="004F658D">
        <w:tc>
          <w:tcPr>
            <w:tcW w:w="538" w:type="pct"/>
            <w:hideMark/>
          </w:tcPr>
          <w:p w14:paraId="22FF46EC" w14:textId="77777777" w:rsidR="005E3C27" w:rsidRPr="00773417" w:rsidRDefault="005E3C27" w:rsidP="008C6DEF">
            <w:pPr>
              <w:rPr>
                <w:bCs/>
                <w:sz w:val="18"/>
                <w:szCs w:val="18"/>
              </w:rPr>
            </w:pPr>
            <w:r w:rsidRPr="00773417">
              <w:rPr>
                <w:bCs/>
                <w:sz w:val="18"/>
                <w:szCs w:val="18"/>
              </w:rPr>
              <w:t>DP_length</w:t>
            </w:r>
          </w:p>
        </w:tc>
        <w:tc>
          <w:tcPr>
            <w:tcW w:w="828" w:type="pct"/>
            <w:hideMark/>
          </w:tcPr>
          <w:p w14:paraId="3650886D" w14:textId="77777777" w:rsidR="005E3C27" w:rsidRPr="00773417" w:rsidRDefault="005E3C27" w:rsidP="008C6DEF">
            <w:pPr>
              <w:rPr>
                <w:sz w:val="18"/>
                <w:szCs w:val="18"/>
              </w:rPr>
            </w:pPr>
            <w:r w:rsidRPr="00773417">
              <w:rPr>
                <w:sz w:val="18"/>
                <w:szCs w:val="18"/>
              </w:rPr>
              <w:t>Observed length of variable in bytes</w:t>
            </w:r>
          </w:p>
        </w:tc>
        <w:tc>
          <w:tcPr>
            <w:tcW w:w="434" w:type="pct"/>
            <w:hideMark/>
          </w:tcPr>
          <w:p w14:paraId="4A8E9C62" w14:textId="77777777" w:rsidR="005E3C27" w:rsidRPr="00773417" w:rsidRDefault="005E3C27" w:rsidP="008C6DEF">
            <w:pPr>
              <w:rPr>
                <w:sz w:val="18"/>
                <w:szCs w:val="18"/>
              </w:rPr>
            </w:pPr>
            <w:r w:rsidRPr="00773417">
              <w:rPr>
                <w:sz w:val="18"/>
                <w:szCs w:val="18"/>
              </w:rPr>
              <w:t>3</w:t>
            </w:r>
          </w:p>
        </w:tc>
        <w:tc>
          <w:tcPr>
            <w:tcW w:w="315" w:type="pct"/>
            <w:hideMark/>
          </w:tcPr>
          <w:p w14:paraId="5C122CD3" w14:textId="77777777" w:rsidR="005E3C27" w:rsidRPr="00773417" w:rsidRDefault="005E3C27" w:rsidP="008C6DEF">
            <w:pPr>
              <w:rPr>
                <w:sz w:val="18"/>
                <w:szCs w:val="18"/>
              </w:rPr>
            </w:pPr>
            <w:r w:rsidRPr="00773417">
              <w:rPr>
                <w:sz w:val="18"/>
                <w:szCs w:val="18"/>
              </w:rPr>
              <w:t>Num</w:t>
            </w:r>
          </w:p>
        </w:tc>
        <w:tc>
          <w:tcPr>
            <w:tcW w:w="450" w:type="pct"/>
            <w:hideMark/>
          </w:tcPr>
          <w:p w14:paraId="404E7098" w14:textId="77777777" w:rsidR="005E3C27" w:rsidRPr="00773417" w:rsidRDefault="005E3C27" w:rsidP="008C6DEF">
            <w:pPr>
              <w:rPr>
                <w:sz w:val="18"/>
                <w:szCs w:val="18"/>
              </w:rPr>
            </w:pPr>
          </w:p>
        </w:tc>
        <w:tc>
          <w:tcPr>
            <w:tcW w:w="451" w:type="pct"/>
            <w:hideMark/>
          </w:tcPr>
          <w:p w14:paraId="1C425E2C" w14:textId="77777777" w:rsidR="005E3C27" w:rsidRPr="00773417" w:rsidRDefault="005E3C27" w:rsidP="008C6DEF">
            <w:pPr>
              <w:rPr>
                <w:sz w:val="18"/>
                <w:szCs w:val="18"/>
              </w:rPr>
            </w:pPr>
            <w:r w:rsidRPr="00773417">
              <w:rPr>
                <w:sz w:val="18"/>
                <w:szCs w:val="18"/>
              </w:rPr>
              <w:t>Actual variable length</w:t>
            </w:r>
          </w:p>
        </w:tc>
        <w:tc>
          <w:tcPr>
            <w:tcW w:w="811" w:type="pct"/>
            <w:hideMark/>
          </w:tcPr>
          <w:p w14:paraId="3923877D" w14:textId="77777777" w:rsidR="005E3C27" w:rsidRPr="00773417" w:rsidRDefault="005E3C27" w:rsidP="008C6DEF">
            <w:pPr>
              <w:rPr>
                <w:sz w:val="18"/>
                <w:szCs w:val="18"/>
              </w:rPr>
            </w:pPr>
            <w:r w:rsidRPr="00773417">
              <w:rPr>
                <w:sz w:val="18"/>
                <w:szCs w:val="18"/>
              </w:rPr>
              <w:t>Dplocal.l1_cont_{tabid}.length</w:t>
            </w:r>
          </w:p>
        </w:tc>
        <w:tc>
          <w:tcPr>
            <w:tcW w:w="766" w:type="pct"/>
            <w:hideMark/>
          </w:tcPr>
          <w:p w14:paraId="2311A785" w14:textId="77777777" w:rsidR="005E3C27" w:rsidRPr="00773417" w:rsidRDefault="005E3C27" w:rsidP="008C6DEF">
            <w:pPr>
              <w:rPr>
                <w:sz w:val="18"/>
                <w:szCs w:val="18"/>
              </w:rPr>
            </w:pPr>
            <w:r w:rsidRPr="00773417">
              <w:rPr>
                <w:sz w:val="18"/>
                <w:szCs w:val="18"/>
              </w:rPr>
              <w:t>NA</w:t>
            </w:r>
          </w:p>
        </w:tc>
        <w:tc>
          <w:tcPr>
            <w:tcW w:w="406" w:type="pct"/>
            <w:hideMark/>
          </w:tcPr>
          <w:p w14:paraId="77545C60" w14:textId="77777777" w:rsidR="005E3C27" w:rsidRPr="00773417" w:rsidRDefault="005E3C27" w:rsidP="008C6DEF">
            <w:pPr>
              <w:jc w:val="right"/>
              <w:rPr>
                <w:sz w:val="18"/>
                <w:szCs w:val="18"/>
              </w:rPr>
            </w:pPr>
            <w:r>
              <w:rPr>
                <w:sz w:val="18"/>
                <w:szCs w:val="18"/>
              </w:rPr>
              <w:t>10</w:t>
            </w:r>
          </w:p>
        </w:tc>
      </w:tr>
    </w:tbl>
    <w:p w14:paraId="74FBBE31" w14:textId="77777777" w:rsidR="004F658D" w:rsidRDefault="004F658D" w:rsidP="008F241B">
      <w:pPr>
        <w:spacing w:before="120"/>
        <w:rPr>
          <w:b/>
          <w:bCs/>
        </w:rPr>
      </w:pPr>
    </w:p>
    <w:p w14:paraId="2F585F09" w14:textId="5E7CCE1B" w:rsidR="005E3C27" w:rsidRDefault="005E3C27" w:rsidP="008F241B">
      <w:pPr>
        <w:spacing w:before="120"/>
        <w:rPr>
          <w:b/>
          <w:bCs/>
        </w:rPr>
      </w:pPr>
      <w:r>
        <w:rPr>
          <w:b/>
          <w:bCs/>
        </w:rPr>
        <w:t>Example</w:t>
      </w:r>
    </w:p>
    <w:tbl>
      <w:tblPr>
        <w:tblStyle w:val="TableGrid"/>
        <w:tblW w:w="4632" w:type="pct"/>
        <w:tblLook w:val="04A0" w:firstRow="1" w:lastRow="0" w:firstColumn="1" w:lastColumn="0" w:noHBand="0" w:noVBand="1"/>
      </w:tblPr>
      <w:tblGrid>
        <w:gridCol w:w="839"/>
        <w:gridCol w:w="701"/>
        <w:gridCol w:w="1269"/>
        <w:gridCol w:w="684"/>
        <w:gridCol w:w="850"/>
        <w:gridCol w:w="813"/>
        <w:gridCol w:w="958"/>
        <w:gridCol w:w="921"/>
        <w:gridCol w:w="1114"/>
        <w:gridCol w:w="1077"/>
      </w:tblGrid>
      <w:tr w:rsidR="005E3C27" w:rsidRPr="00773417" w14:paraId="110F6BE5" w14:textId="77777777" w:rsidTr="008C6DEF">
        <w:trPr>
          <w:trHeight w:val="282"/>
          <w:tblHeader/>
        </w:trPr>
        <w:tc>
          <w:tcPr>
            <w:tcW w:w="386" w:type="pct"/>
            <w:noWrap/>
            <w:hideMark/>
          </w:tcPr>
          <w:p w14:paraId="7BD0F2DB" w14:textId="77777777" w:rsidR="005E3C27" w:rsidRPr="0087324E" w:rsidRDefault="005E3C27" w:rsidP="008C6DEF">
            <w:pPr>
              <w:rPr>
                <w:b/>
                <w:bCs/>
                <w:sz w:val="20"/>
                <w:szCs w:val="16"/>
              </w:rPr>
            </w:pPr>
            <w:r w:rsidRPr="0087324E">
              <w:rPr>
                <w:b/>
                <w:bCs/>
                <w:sz w:val="20"/>
                <w:szCs w:val="16"/>
              </w:rPr>
              <w:t>DP</w:t>
            </w:r>
          </w:p>
        </w:tc>
        <w:tc>
          <w:tcPr>
            <w:tcW w:w="393" w:type="pct"/>
            <w:noWrap/>
            <w:hideMark/>
          </w:tcPr>
          <w:p w14:paraId="1A01BB64" w14:textId="77777777" w:rsidR="005E3C27" w:rsidRPr="0087324E" w:rsidRDefault="005E3C27" w:rsidP="008C6DEF">
            <w:pPr>
              <w:rPr>
                <w:b/>
                <w:bCs/>
                <w:sz w:val="20"/>
                <w:szCs w:val="16"/>
              </w:rPr>
            </w:pPr>
            <w:r w:rsidRPr="0087324E">
              <w:rPr>
                <w:b/>
                <w:bCs/>
                <w:sz w:val="20"/>
                <w:szCs w:val="16"/>
              </w:rPr>
              <w:t>TabID</w:t>
            </w:r>
          </w:p>
        </w:tc>
        <w:tc>
          <w:tcPr>
            <w:tcW w:w="688" w:type="pct"/>
            <w:noWrap/>
            <w:hideMark/>
          </w:tcPr>
          <w:p w14:paraId="4F7E9A4F" w14:textId="77777777" w:rsidR="005E3C27" w:rsidRPr="0087324E" w:rsidRDefault="005E3C27" w:rsidP="008C6DEF">
            <w:pPr>
              <w:rPr>
                <w:b/>
                <w:bCs/>
                <w:sz w:val="20"/>
                <w:szCs w:val="16"/>
              </w:rPr>
            </w:pPr>
            <w:r>
              <w:rPr>
                <w:b/>
                <w:bCs/>
                <w:sz w:val="20"/>
                <w:szCs w:val="16"/>
              </w:rPr>
              <w:t>V</w:t>
            </w:r>
            <w:r w:rsidRPr="0087324E">
              <w:rPr>
                <w:b/>
                <w:bCs/>
                <w:sz w:val="20"/>
                <w:szCs w:val="16"/>
              </w:rPr>
              <w:t>ar</w:t>
            </w:r>
          </w:p>
        </w:tc>
        <w:tc>
          <w:tcPr>
            <w:tcW w:w="383" w:type="pct"/>
            <w:noWrap/>
            <w:hideMark/>
          </w:tcPr>
          <w:p w14:paraId="46F29E44" w14:textId="77777777" w:rsidR="005E3C27" w:rsidRPr="0087324E" w:rsidRDefault="005E3C27" w:rsidP="008C6DEF">
            <w:pPr>
              <w:rPr>
                <w:b/>
                <w:bCs/>
                <w:sz w:val="20"/>
                <w:szCs w:val="16"/>
              </w:rPr>
            </w:pPr>
            <w:r w:rsidRPr="0087324E">
              <w:rPr>
                <w:b/>
                <w:bCs/>
                <w:sz w:val="20"/>
                <w:szCs w:val="16"/>
              </w:rPr>
              <w:t>VarID</w:t>
            </w:r>
          </w:p>
        </w:tc>
        <w:tc>
          <w:tcPr>
            <w:tcW w:w="469" w:type="pct"/>
            <w:noWrap/>
            <w:hideMark/>
          </w:tcPr>
          <w:p w14:paraId="64AE812D" w14:textId="77777777" w:rsidR="005E3C27" w:rsidRPr="0087324E" w:rsidRDefault="005E3C27" w:rsidP="008C6DEF">
            <w:pPr>
              <w:rPr>
                <w:b/>
                <w:bCs/>
                <w:sz w:val="20"/>
                <w:szCs w:val="16"/>
              </w:rPr>
            </w:pPr>
            <w:r w:rsidRPr="0087324E">
              <w:rPr>
                <w:b/>
                <w:bCs/>
                <w:sz w:val="20"/>
                <w:szCs w:val="16"/>
              </w:rPr>
              <w:t>MS_var</w:t>
            </w:r>
          </w:p>
        </w:tc>
        <w:tc>
          <w:tcPr>
            <w:tcW w:w="451" w:type="pct"/>
            <w:noWrap/>
            <w:hideMark/>
          </w:tcPr>
          <w:p w14:paraId="159E7976" w14:textId="77777777" w:rsidR="005E3C27" w:rsidRPr="0087324E" w:rsidRDefault="005E3C27" w:rsidP="008C6DEF">
            <w:pPr>
              <w:rPr>
                <w:b/>
                <w:bCs/>
                <w:sz w:val="20"/>
                <w:szCs w:val="16"/>
              </w:rPr>
            </w:pPr>
            <w:r w:rsidRPr="0087324E">
              <w:rPr>
                <w:b/>
                <w:bCs/>
                <w:sz w:val="20"/>
                <w:szCs w:val="16"/>
              </w:rPr>
              <w:t>DP_var</w:t>
            </w:r>
          </w:p>
        </w:tc>
        <w:tc>
          <w:tcPr>
            <w:tcW w:w="526" w:type="pct"/>
            <w:noWrap/>
            <w:hideMark/>
          </w:tcPr>
          <w:p w14:paraId="7BA65CBC" w14:textId="77777777" w:rsidR="005E3C27" w:rsidRPr="0087324E" w:rsidRDefault="005E3C27" w:rsidP="008C6DEF">
            <w:pPr>
              <w:rPr>
                <w:b/>
                <w:bCs/>
                <w:sz w:val="20"/>
                <w:szCs w:val="16"/>
              </w:rPr>
            </w:pPr>
            <w:r w:rsidRPr="0087324E">
              <w:rPr>
                <w:b/>
                <w:bCs/>
                <w:sz w:val="20"/>
                <w:szCs w:val="16"/>
              </w:rPr>
              <w:t>MS_type</w:t>
            </w:r>
          </w:p>
        </w:tc>
        <w:tc>
          <w:tcPr>
            <w:tcW w:w="508" w:type="pct"/>
            <w:noWrap/>
            <w:hideMark/>
          </w:tcPr>
          <w:p w14:paraId="38409354" w14:textId="77777777" w:rsidR="005E3C27" w:rsidRPr="0087324E" w:rsidRDefault="005E3C27" w:rsidP="008C6DEF">
            <w:pPr>
              <w:rPr>
                <w:b/>
                <w:bCs/>
                <w:sz w:val="20"/>
                <w:szCs w:val="16"/>
              </w:rPr>
            </w:pPr>
            <w:r w:rsidRPr="0087324E">
              <w:rPr>
                <w:b/>
                <w:bCs/>
                <w:sz w:val="20"/>
                <w:szCs w:val="16"/>
              </w:rPr>
              <w:t>DP_type</w:t>
            </w:r>
          </w:p>
        </w:tc>
        <w:tc>
          <w:tcPr>
            <w:tcW w:w="608" w:type="pct"/>
            <w:noWrap/>
            <w:hideMark/>
          </w:tcPr>
          <w:p w14:paraId="2060E13F" w14:textId="77777777" w:rsidR="005E3C27" w:rsidRPr="0087324E" w:rsidRDefault="005E3C27" w:rsidP="008C6DEF">
            <w:pPr>
              <w:jc w:val="right"/>
              <w:rPr>
                <w:b/>
                <w:bCs/>
                <w:sz w:val="20"/>
                <w:szCs w:val="16"/>
              </w:rPr>
            </w:pPr>
            <w:r w:rsidRPr="0087324E">
              <w:rPr>
                <w:b/>
                <w:bCs/>
                <w:sz w:val="20"/>
                <w:szCs w:val="16"/>
              </w:rPr>
              <w:t>MS_length</w:t>
            </w:r>
          </w:p>
        </w:tc>
        <w:tc>
          <w:tcPr>
            <w:tcW w:w="588" w:type="pct"/>
            <w:noWrap/>
            <w:hideMark/>
          </w:tcPr>
          <w:p w14:paraId="3FADFEA9" w14:textId="77777777" w:rsidR="005E3C27" w:rsidRPr="0087324E" w:rsidRDefault="005E3C27" w:rsidP="008C6DEF">
            <w:pPr>
              <w:jc w:val="right"/>
              <w:rPr>
                <w:b/>
                <w:bCs/>
                <w:sz w:val="20"/>
                <w:szCs w:val="16"/>
              </w:rPr>
            </w:pPr>
            <w:r w:rsidRPr="0087324E">
              <w:rPr>
                <w:b/>
                <w:bCs/>
                <w:sz w:val="20"/>
                <w:szCs w:val="16"/>
              </w:rPr>
              <w:t>DP_length</w:t>
            </w:r>
          </w:p>
        </w:tc>
      </w:tr>
      <w:tr w:rsidR="005E3C27" w:rsidRPr="00773417" w14:paraId="2A01A6A2" w14:textId="77777777" w:rsidTr="008C6DEF">
        <w:trPr>
          <w:trHeight w:val="282"/>
        </w:trPr>
        <w:tc>
          <w:tcPr>
            <w:tcW w:w="386" w:type="pct"/>
            <w:noWrap/>
            <w:hideMark/>
          </w:tcPr>
          <w:p w14:paraId="17AAE325" w14:textId="77777777" w:rsidR="005E3C27" w:rsidRPr="0087324E" w:rsidRDefault="005E3C27" w:rsidP="008C6DEF">
            <w:pPr>
              <w:rPr>
                <w:sz w:val="20"/>
                <w:szCs w:val="16"/>
              </w:rPr>
            </w:pPr>
            <w:r w:rsidRPr="0087324E">
              <w:rPr>
                <w:sz w:val="20"/>
                <w:szCs w:val="16"/>
              </w:rPr>
              <w:t>XXXXXX</w:t>
            </w:r>
          </w:p>
        </w:tc>
        <w:tc>
          <w:tcPr>
            <w:tcW w:w="393" w:type="pct"/>
            <w:noWrap/>
            <w:hideMark/>
          </w:tcPr>
          <w:p w14:paraId="11D8C9B4" w14:textId="77777777" w:rsidR="005E3C27" w:rsidRPr="0087324E" w:rsidRDefault="005E3C27" w:rsidP="008C6DEF">
            <w:pPr>
              <w:rPr>
                <w:sz w:val="20"/>
                <w:szCs w:val="16"/>
              </w:rPr>
            </w:pPr>
            <w:r w:rsidRPr="0087324E">
              <w:rPr>
                <w:sz w:val="20"/>
                <w:szCs w:val="16"/>
              </w:rPr>
              <w:t>MIL</w:t>
            </w:r>
          </w:p>
        </w:tc>
        <w:tc>
          <w:tcPr>
            <w:tcW w:w="688" w:type="pct"/>
            <w:noWrap/>
            <w:hideMark/>
          </w:tcPr>
          <w:p w14:paraId="44BEA7E7" w14:textId="77777777" w:rsidR="005E3C27" w:rsidRPr="0087324E" w:rsidRDefault="005E3C27" w:rsidP="008C6DEF">
            <w:pPr>
              <w:rPr>
                <w:sz w:val="20"/>
                <w:szCs w:val="16"/>
              </w:rPr>
            </w:pPr>
            <w:r w:rsidRPr="0087324E">
              <w:rPr>
                <w:sz w:val="20"/>
                <w:szCs w:val="16"/>
              </w:rPr>
              <w:t>MPatID</w:t>
            </w:r>
          </w:p>
        </w:tc>
        <w:tc>
          <w:tcPr>
            <w:tcW w:w="383" w:type="pct"/>
            <w:noWrap/>
            <w:hideMark/>
          </w:tcPr>
          <w:p w14:paraId="613C1485" w14:textId="77777777" w:rsidR="005E3C27" w:rsidRPr="0087324E" w:rsidRDefault="005E3C27" w:rsidP="008C6DEF">
            <w:pPr>
              <w:rPr>
                <w:sz w:val="20"/>
                <w:szCs w:val="16"/>
              </w:rPr>
            </w:pPr>
            <w:r w:rsidRPr="0087324E">
              <w:rPr>
                <w:sz w:val="20"/>
                <w:szCs w:val="16"/>
              </w:rPr>
              <w:t>01</w:t>
            </w:r>
          </w:p>
        </w:tc>
        <w:tc>
          <w:tcPr>
            <w:tcW w:w="469" w:type="pct"/>
            <w:noWrap/>
            <w:hideMark/>
          </w:tcPr>
          <w:p w14:paraId="58EC16B8" w14:textId="77777777" w:rsidR="005E3C27" w:rsidRPr="0087324E" w:rsidRDefault="005E3C27" w:rsidP="008C6DEF">
            <w:pPr>
              <w:rPr>
                <w:sz w:val="20"/>
                <w:szCs w:val="16"/>
              </w:rPr>
            </w:pPr>
            <w:r w:rsidRPr="0087324E">
              <w:rPr>
                <w:sz w:val="20"/>
                <w:szCs w:val="16"/>
              </w:rPr>
              <w:t>Y</w:t>
            </w:r>
          </w:p>
        </w:tc>
        <w:tc>
          <w:tcPr>
            <w:tcW w:w="451" w:type="pct"/>
            <w:noWrap/>
            <w:hideMark/>
          </w:tcPr>
          <w:p w14:paraId="743079F7" w14:textId="77777777" w:rsidR="005E3C27" w:rsidRPr="0087324E" w:rsidRDefault="005E3C27" w:rsidP="008C6DEF">
            <w:pPr>
              <w:rPr>
                <w:sz w:val="20"/>
                <w:szCs w:val="16"/>
              </w:rPr>
            </w:pPr>
            <w:r w:rsidRPr="0087324E">
              <w:rPr>
                <w:sz w:val="20"/>
                <w:szCs w:val="16"/>
              </w:rPr>
              <w:t>Y</w:t>
            </w:r>
          </w:p>
        </w:tc>
        <w:tc>
          <w:tcPr>
            <w:tcW w:w="526" w:type="pct"/>
            <w:noWrap/>
            <w:hideMark/>
          </w:tcPr>
          <w:p w14:paraId="02C3F2DE" w14:textId="3124737A" w:rsidR="005E3C27" w:rsidRPr="0087324E" w:rsidRDefault="0052679F" w:rsidP="008C6DEF">
            <w:pPr>
              <w:rPr>
                <w:sz w:val="20"/>
                <w:szCs w:val="16"/>
              </w:rPr>
            </w:pPr>
            <w:r>
              <w:rPr>
                <w:sz w:val="20"/>
                <w:szCs w:val="16"/>
              </w:rPr>
              <w:t>N</w:t>
            </w:r>
          </w:p>
        </w:tc>
        <w:tc>
          <w:tcPr>
            <w:tcW w:w="508" w:type="pct"/>
            <w:noWrap/>
            <w:hideMark/>
          </w:tcPr>
          <w:p w14:paraId="3248E51F" w14:textId="45CD08CD" w:rsidR="005E3C27" w:rsidRPr="0087324E" w:rsidRDefault="0052679F" w:rsidP="008C6DEF">
            <w:pPr>
              <w:rPr>
                <w:sz w:val="20"/>
                <w:szCs w:val="16"/>
              </w:rPr>
            </w:pPr>
            <w:r>
              <w:rPr>
                <w:sz w:val="20"/>
                <w:szCs w:val="16"/>
              </w:rPr>
              <w:t>N</w:t>
            </w:r>
          </w:p>
        </w:tc>
        <w:tc>
          <w:tcPr>
            <w:tcW w:w="608" w:type="pct"/>
            <w:noWrap/>
            <w:hideMark/>
          </w:tcPr>
          <w:p w14:paraId="318AB221" w14:textId="1D7B48D1" w:rsidR="005E3C27" w:rsidRPr="0087324E" w:rsidRDefault="0052679F" w:rsidP="008C6DEF">
            <w:pPr>
              <w:jc w:val="right"/>
              <w:rPr>
                <w:sz w:val="20"/>
                <w:szCs w:val="16"/>
              </w:rPr>
            </w:pPr>
            <w:r>
              <w:rPr>
                <w:sz w:val="20"/>
                <w:szCs w:val="16"/>
              </w:rPr>
              <w:t>0</w:t>
            </w:r>
          </w:p>
        </w:tc>
        <w:tc>
          <w:tcPr>
            <w:tcW w:w="588" w:type="pct"/>
            <w:noWrap/>
            <w:hideMark/>
          </w:tcPr>
          <w:p w14:paraId="30E05AA1" w14:textId="0EE70F22" w:rsidR="005E3C27" w:rsidRPr="0087324E" w:rsidRDefault="0052679F" w:rsidP="008C6DEF">
            <w:pPr>
              <w:jc w:val="right"/>
              <w:rPr>
                <w:sz w:val="20"/>
                <w:szCs w:val="16"/>
              </w:rPr>
            </w:pPr>
            <w:r>
              <w:rPr>
                <w:sz w:val="20"/>
                <w:szCs w:val="16"/>
              </w:rPr>
              <w:t>4</w:t>
            </w:r>
          </w:p>
        </w:tc>
      </w:tr>
      <w:tr w:rsidR="005E3C27" w:rsidRPr="00773417" w14:paraId="57B50245" w14:textId="77777777" w:rsidTr="008C6DEF">
        <w:trPr>
          <w:trHeight w:val="282"/>
        </w:trPr>
        <w:tc>
          <w:tcPr>
            <w:tcW w:w="386" w:type="pct"/>
            <w:noWrap/>
            <w:hideMark/>
          </w:tcPr>
          <w:p w14:paraId="1C626E05" w14:textId="77777777" w:rsidR="005E3C27" w:rsidRPr="0087324E" w:rsidRDefault="005E3C27" w:rsidP="008C6DEF">
            <w:pPr>
              <w:rPr>
                <w:sz w:val="20"/>
                <w:szCs w:val="16"/>
              </w:rPr>
            </w:pPr>
            <w:r w:rsidRPr="0087324E">
              <w:rPr>
                <w:sz w:val="20"/>
                <w:szCs w:val="16"/>
              </w:rPr>
              <w:t>XXXXXX</w:t>
            </w:r>
          </w:p>
        </w:tc>
        <w:tc>
          <w:tcPr>
            <w:tcW w:w="393" w:type="pct"/>
            <w:noWrap/>
            <w:hideMark/>
          </w:tcPr>
          <w:p w14:paraId="07236F24" w14:textId="77777777" w:rsidR="005E3C27" w:rsidRPr="0087324E" w:rsidRDefault="005E3C27" w:rsidP="008C6DEF">
            <w:pPr>
              <w:rPr>
                <w:sz w:val="20"/>
                <w:szCs w:val="16"/>
              </w:rPr>
            </w:pPr>
            <w:r w:rsidRPr="0087324E">
              <w:rPr>
                <w:sz w:val="20"/>
                <w:szCs w:val="16"/>
              </w:rPr>
              <w:t>MIL</w:t>
            </w:r>
          </w:p>
        </w:tc>
        <w:tc>
          <w:tcPr>
            <w:tcW w:w="688" w:type="pct"/>
            <w:noWrap/>
            <w:hideMark/>
          </w:tcPr>
          <w:p w14:paraId="756B69D4" w14:textId="39CA2EBF" w:rsidR="005E3C27" w:rsidRPr="0087324E" w:rsidRDefault="0052679F" w:rsidP="008C6DEF">
            <w:pPr>
              <w:rPr>
                <w:sz w:val="20"/>
                <w:szCs w:val="16"/>
              </w:rPr>
            </w:pPr>
            <w:r>
              <w:rPr>
                <w:sz w:val="20"/>
                <w:szCs w:val="16"/>
              </w:rPr>
              <w:t>EncounterID</w:t>
            </w:r>
          </w:p>
        </w:tc>
        <w:tc>
          <w:tcPr>
            <w:tcW w:w="383" w:type="pct"/>
            <w:noWrap/>
            <w:hideMark/>
          </w:tcPr>
          <w:p w14:paraId="34C7DB3C" w14:textId="77777777" w:rsidR="005E3C27" w:rsidRPr="0087324E" w:rsidRDefault="005E3C27" w:rsidP="008C6DEF">
            <w:pPr>
              <w:rPr>
                <w:sz w:val="20"/>
                <w:szCs w:val="16"/>
              </w:rPr>
            </w:pPr>
            <w:r w:rsidRPr="0087324E">
              <w:rPr>
                <w:sz w:val="20"/>
                <w:szCs w:val="16"/>
              </w:rPr>
              <w:t>02</w:t>
            </w:r>
          </w:p>
        </w:tc>
        <w:tc>
          <w:tcPr>
            <w:tcW w:w="469" w:type="pct"/>
            <w:noWrap/>
            <w:hideMark/>
          </w:tcPr>
          <w:p w14:paraId="723251F4" w14:textId="77777777" w:rsidR="005E3C27" w:rsidRPr="0087324E" w:rsidRDefault="005E3C27" w:rsidP="008C6DEF">
            <w:pPr>
              <w:rPr>
                <w:sz w:val="20"/>
                <w:szCs w:val="16"/>
              </w:rPr>
            </w:pPr>
            <w:r w:rsidRPr="0087324E">
              <w:rPr>
                <w:sz w:val="20"/>
                <w:szCs w:val="16"/>
              </w:rPr>
              <w:t>Y</w:t>
            </w:r>
          </w:p>
        </w:tc>
        <w:tc>
          <w:tcPr>
            <w:tcW w:w="451" w:type="pct"/>
            <w:noWrap/>
            <w:hideMark/>
          </w:tcPr>
          <w:p w14:paraId="0F7EF095" w14:textId="77777777" w:rsidR="005E3C27" w:rsidRPr="0087324E" w:rsidRDefault="005E3C27" w:rsidP="008C6DEF">
            <w:pPr>
              <w:rPr>
                <w:sz w:val="20"/>
                <w:szCs w:val="16"/>
              </w:rPr>
            </w:pPr>
            <w:r w:rsidRPr="0087324E">
              <w:rPr>
                <w:sz w:val="20"/>
                <w:szCs w:val="16"/>
              </w:rPr>
              <w:t>Y</w:t>
            </w:r>
          </w:p>
        </w:tc>
        <w:tc>
          <w:tcPr>
            <w:tcW w:w="526" w:type="pct"/>
            <w:noWrap/>
            <w:hideMark/>
          </w:tcPr>
          <w:p w14:paraId="13E0502F" w14:textId="77777777" w:rsidR="005E3C27" w:rsidRPr="0087324E" w:rsidRDefault="005E3C27" w:rsidP="008C6DEF">
            <w:pPr>
              <w:rPr>
                <w:sz w:val="20"/>
                <w:szCs w:val="16"/>
              </w:rPr>
            </w:pPr>
            <w:r w:rsidRPr="0087324E">
              <w:rPr>
                <w:sz w:val="20"/>
                <w:szCs w:val="16"/>
              </w:rPr>
              <w:t>N</w:t>
            </w:r>
          </w:p>
        </w:tc>
        <w:tc>
          <w:tcPr>
            <w:tcW w:w="508" w:type="pct"/>
            <w:noWrap/>
            <w:hideMark/>
          </w:tcPr>
          <w:p w14:paraId="1F70DC90" w14:textId="77777777" w:rsidR="005E3C27" w:rsidRPr="0087324E" w:rsidRDefault="005E3C27" w:rsidP="008C6DEF">
            <w:pPr>
              <w:rPr>
                <w:sz w:val="20"/>
                <w:szCs w:val="16"/>
              </w:rPr>
            </w:pPr>
            <w:r w:rsidRPr="0087324E">
              <w:rPr>
                <w:sz w:val="20"/>
                <w:szCs w:val="16"/>
              </w:rPr>
              <w:t>N</w:t>
            </w:r>
          </w:p>
        </w:tc>
        <w:tc>
          <w:tcPr>
            <w:tcW w:w="608" w:type="pct"/>
            <w:noWrap/>
            <w:hideMark/>
          </w:tcPr>
          <w:p w14:paraId="47CA50B6" w14:textId="70DFFD9C" w:rsidR="005E3C27" w:rsidRPr="0087324E" w:rsidRDefault="0052679F" w:rsidP="008C6DEF">
            <w:pPr>
              <w:jc w:val="right"/>
              <w:rPr>
                <w:sz w:val="20"/>
                <w:szCs w:val="16"/>
              </w:rPr>
            </w:pPr>
            <w:r>
              <w:rPr>
                <w:sz w:val="20"/>
                <w:szCs w:val="16"/>
              </w:rPr>
              <w:t>0</w:t>
            </w:r>
          </w:p>
        </w:tc>
        <w:tc>
          <w:tcPr>
            <w:tcW w:w="588" w:type="pct"/>
            <w:noWrap/>
            <w:hideMark/>
          </w:tcPr>
          <w:p w14:paraId="37872C23" w14:textId="0F0D528E" w:rsidR="005E3C27" w:rsidRPr="0087324E" w:rsidRDefault="0052679F" w:rsidP="008C6DEF">
            <w:pPr>
              <w:jc w:val="right"/>
              <w:rPr>
                <w:sz w:val="20"/>
                <w:szCs w:val="16"/>
              </w:rPr>
            </w:pPr>
            <w:r>
              <w:rPr>
                <w:sz w:val="20"/>
                <w:szCs w:val="16"/>
              </w:rPr>
              <w:t>4</w:t>
            </w:r>
          </w:p>
        </w:tc>
      </w:tr>
      <w:tr w:rsidR="005E3C27" w:rsidRPr="00773417" w14:paraId="6AECF785" w14:textId="77777777" w:rsidTr="008C6DEF">
        <w:trPr>
          <w:trHeight w:val="282"/>
        </w:trPr>
        <w:tc>
          <w:tcPr>
            <w:tcW w:w="386" w:type="pct"/>
            <w:noWrap/>
            <w:hideMark/>
          </w:tcPr>
          <w:p w14:paraId="5624FCD0" w14:textId="77777777" w:rsidR="005E3C27" w:rsidRPr="0087324E" w:rsidRDefault="005E3C27" w:rsidP="008C6DEF">
            <w:pPr>
              <w:rPr>
                <w:sz w:val="20"/>
                <w:szCs w:val="16"/>
              </w:rPr>
            </w:pPr>
            <w:r w:rsidRPr="0087324E">
              <w:rPr>
                <w:sz w:val="20"/>
                <w:szCs w:val="16"/>
              </w:rPr>
              <w:t>XXXXXX</w:t>
            </w:r>
          </w:p>
        </w:tc>
        <w:tc>
          <w:tcPr>
            <w:tcW w:w="393" w:type="pct"/>
            <w:noWrap/>
            <w:hideMark/>
          </w:tcPr>
          <w:p w14:paraId="6403990B" w14:textId="77777777" w:rsidR="005E3C27" w:rsidRPr="0087324E" w:rsidRDefault="005E3C27" w:rsidP="008C6DEF">
            <w:pPr>
              <w:rPr>
                <w:sz w:val="20"/>
                <w:szCs w:val="16"/>
              </w:rPr>
            </w:pPr>
            <w:r w:rsidRPr="0087324E">
              <w:rPr>
                <w:sz w:val="20"/>
                <w:szCs w:val="16"/>
              </w:rPr>
              <w:t>MIL</w:t>
            </w:r>
          </w:p>
        </w:tc>
        <w:tc>
          <w:tcPr>
            <w:tcW w:w="688" w:type="pct"/>
            <w:noWrap/>
            <w:hideMark/>
          </w:tcPr>
          <w:p w14:paraId="791320E5" w14:textId="2CA4E357" w:rsidR="005E3C27" w:rsidRPr="0087324E" w:rsidRDefault="0052679F" w:rsidP="008C6DEF">
            <w:pPr>
              <w:rPr>
                <w:sz w:val="20"/>
                <w:szCs w:val="16"/>
              </w:rPr>
            </w:pPr>
            <w:r>
              <w:rPr>
                <w:sz w:val="20"/>
                <w:szCs w:val="16"/>
              </w:rPr>
              <w:t>MBirth_Date</w:t>
            </w:r>
          </w:p>
        </w:tc>
        <w:tc>
          <w:tcPr>
            <w:tcW w:w="383" w:type="pct"/>
            <w:noWrap/>
            <w:hideMark/>
          </w:tcPr>
          <w:p w14:paraId="6DE1F297" w14:textId="77777777" w:rsidR="005E3C27" w:rsidRPr="0087324E" w:rsidRDefault="005E3C27" w:rsidP="008C6DEF">
            <w:pPr>
              <w:rPr>
                <w:sz w:val="20"/>
                <w:szCs w:val="16"/>
              </w:rPr>
            </w:pPr>
            <w:r w:rsidRPr="0087324E">
              <w:rPr>
                <w:sz w:val="20"/>
                <w:szCs w:val="16"/>
              </w:rPr>
              <w:t>03</w:t>
            </w:r>
          </w:p>
        </w:tc>
        <w:tc>
          <w:tcPr>
            <w:tcW w:w="469" w:type="pct"/>
            <w:noWrap/>
            <w:hideMark/>
          </w:tcPr>
          <w:p w14:paraId="10247F5F" w14:textId="77777777" w:rsidR="005E3C27" w:rsidRPr="0087324E" w:rsidRDefault="005E3C27" w:rsidP="008C6DEF">
            <w:pPr>
              <w:rPr>
                <w:sz w:val="20"/>
                <w:szCs w:val="16"/>
              </w:rPr>
            </w:pPr>
            <w:r w:rsidRPr="0087324E">
              <w:rPr>
                <w:sz w:val="20"/>
                <w:szCs w:val="16"/>
              </w:rPr>
              <w:t>Y</w:t>
            </w:r>
          </w:p>
        </w:tc>
        <w:tc>
          <w:tcPr>
            <w:tcW w:w="451" w:type="pct"/>
            <w:noWrap/>
            <w:hideMark/>
          </w:tcPr>
          <w:p w14:paraId="6337245E" w14:textId="77777777" w:rsidR="005E3C27" w:rsidRPr="0087324E" w:rsidRDefault="005E3C27" w:rsidP="008C6DEF">
            <w:pPr>
              <w:rPr>
                <w:sz w:val="20"/>
                <w:szCs w:val="16"/>
              </w:rPr>
            </w:pPr>
            <w:r w:rsidRPr="0087324E">
              <w:rPr>
                <w:sz w:val="20"/>
                <w:szCs w:val="16"/>
              </w:rPr>
              <w:t>Y</w:t>
            </w:r>
          </w:p>
        </w:tc>
        <w:tc>
          <w:tcPr>
            <w:tcW w:w="526" w:type="pct"/>
            <w:noWrap/>
            <w:hideMark/>
          </w:tcPr>
          <w:p w14:paraId="557B2794" w14:textId="5B842EA6" w:rsidR="005E3C27" w:rsidRPr="0087324E" w:rsidRDefault="0052679F" w:rsidP="008C6DEF">
            <w:pPr>
              <w:rPr>
                <w:sz w:val="20"/>
                <w:szCs w:val="16"/>
              </w:rPr>
            </w:pPr>
            <w:r>
              <w:rPr>
                <w:sz w:val="20"/>
                <w:szCs w:val="16"/>
              </w:rPr>
              <w:t>N</w:t>
            </w:r>
          </w:p>
        </w:tc>
        <w:tc>
          <w:tcPr>
            <w:tcW w:w="508" w:type="pct"/>
            <w:noWrap/>
            <w:hideMark/>
          </w:tcPr>
          <w:p w14:paraId="70AA3526" w14:textId="568B114F" w:rsidR="005E3C27" w:rsidRPr="0087324E" w:rsidRDefault="0052679F" w:rsidP="008C6DEF">
            <w:pPr>
              <w:rPr>
                <w:sz w:val="20"/>
                <w:szCs w:val="16"/>
              </w:rPr>
            </w:pPr>
            <w:r>
              <w:rPr>
                <w:sz w:val="20"/>
                <w:szCs w:val="16"/>
              </w:rPr>
              <w:t>N</w:t>
            </w:r>
          </w:p>
        </w:tc>
        <w:tc>
          <w:tcPr>
            <w:tcW w:w="608" w:type="pct"/>
            <w:noWrap/>
            <w:hideMark/>
          </w:tcPr>
          <w:p w14:paraId="4CC5F195" w14:textId="1CD918E2" w:rsidR="005E3C27" w:rsidRPr="0087324E" w:rsidRDefault="0052679F" w:rsidP="008C6DEF">
            <w:pPr>
              <w:jc w:val="right"/>
              <w:rPr>
                <w:sz w:val="20"/>
                <w:szCs w:val="16"/>
              </w:rPr>
            </w:pPr>
            <w:r>
              <w:rPr>
                <w:sz w:val="20"/>
                <w:szCs w:val="16"/>
              </w:rPr>
              <w:t>4</w:t>
            </w:r>
          </w:p>
        </w:tc>
        <w:tc>
          <w:tcPr>
            <w:tcW w:w="588" w:type="pct"/>
            <w:noWrap/>
            <w:hideMark/>
          </w:tcPr>
          <w:p w14:paraId="60D1C7DB" w14:textId="11BE601C" w:rsidR="005E3C27" w:rsidRPr="0087324E" w:rsidRDefault="0052679F" w:rsidP="008C6DEF">
            <w:pPr>
              <w:jc w:val="right"/>
              <w:rPr>
                <w:sz w:val="20"/>
                <w:szCs w:val="16"/>
              </w:rPr>
            </w:pPr>
            <w:r>
              <w:rPr>
                <w:sz w:val="20"/>
                <w:szCs w:val="16"/>
              </w:rPr>
              <w:t>4</w:t>
            </w:r>
          </w:p>
        </w:tc>
      </w:tr>
    </w:tbl>
    <w:p w14:paraId="4B15627E" w14:textId="77777777" w:rsidR="008F241B" w:rsidRPr="008F241B" w:rsidRDefault="008F241B" w:rsidP="008F241B"/>
    <w:p w14:paraId="1506C52E" w14:textId="2039B89C" w:rsidR="007A048F" w:rsidRPr="007A048F" w:rsidRDefault="007A048F" w:rsidP="007A048F">
      <w:pPr>
        <w:pStyle w:val="Heading3"/>
      </w:pPr>
      <w:bookmarkStart w:id="40" w:name="_Toc66377164"/>
      <w:r>
        <w:t>Aggregate Level 1 and 2 Flag Counts (</w:t>
      </w:r>
      <w:r>
        <w:rPr>
          <w:b/>
          <w:bCs/>
        </w:rPr>
        <w:t>output filename: all_l1_l2_flags</w:t>
      </w:r>
      <w:r>
        <w:t>)</w:t>
      </w:r>
      <w:bookmarkEnd w:id="40"/>
    </w:p>
    <w:p w14:paraId="75789470" w14:textId="1A956EA8" w:rsidR="005E3C27" w:rsidRPr="00773417" w:rsidRDefault="005E3C27" w:rsidP="005E3C27">
      <w:r w:rsidRPr="00773417">
        <w:t xml:space="preserve">Please note the results of </w:t>
      </w:r>
      <w:r w:rsidR="002B3CFD">
        <w:t>t</w:t>
      </w:r>
      <w:r w:rsidRPr="00773417">
        <w:t>able</w:t>
      </w:r>
      <w:r w:rsidR="002B3CFD">
        <w:t xml:space="preserve"> </w:t>
      </w:r>
      <w:r w:rsidR="002B3CFD" w:rsidRPr="002B3CFD">
        <w:rPr>
          <w:b/>
          <w:bCs/>
        </w:rPr>
        <w:t>all_l1_l2_flags</w:t>
      </w:r>
      <w:r w:rsidRPr="00773417">
        <w:t xml:space="preserve"> will be appended to the level 2 flag counts output to create the final output dataset.</w:t>
      </w:r>
    </w:p>
    <w:p w14:paraId="0C2B2964" w14:textId="43B60EAF" w:rsidR="005E3C27" w:rsidRPr="00773417" w:rsidRDefault="005E3C27" w:rsidP="005E3C27">
      <w:r w:rsidRPr="00773417">
        <w:t xml:space="preserve">This table will be saved to the </w:t>
      </w:r>
      <w:r w:rsidRPr="0052679F">
        <w:rPr>
          <w:b/>
          <w:bCs/>
        </w:rPr>
        <w:t>dplocal</w:t>
      </w:r>
      <w:r w:rsidRPr="00773417">
        <w:t xml:space="preserve"> folder and moved to the </w:t>
      </w:r>
      <w:r w:rsidRPr="0052679F">
        <w:rPr>
          <w:b/>
          <w:bCs/>
        </w:rPr>
        <w:t>msoc</w:t>
      </w:r>
      <w:r w:rsidRPr="00773417">
        <w:t xml:space="preserve"> folder to be shared with SOC </w:t>
      </w:r>
      <w:r w:rsidR="0052679F">
        <w:t>if</w:t>
      </w:r>
      <w:r w:rsidRPr="00773417">
        <w:t xml:space="preserve"> the process did not abort during level 1 or 2 checks.</w:t>
      </w:r>
    </w:p>
    <w:p w14:paraId="64520110" w14:textId="3AF3169A" w:rsidR="005E3C27" w:rsidRPr="0052679F" w:rsidRDefault="005E3C27" w:rsidP="0052679F">
      <w:r w:rsidRPr="00773417">
        <w:t>This table will include data related to the following check(s):</w:t>
      </w:r>
      <w:r w:rsidR="0052679F">
        <w:t xml:space="preserve"> </w:t>
      </w:r>
      <w:r w:rsidR="008C6DEF">
        <w:rPr>
          <w:b/>
          <w:bCs/>
        </w:rPr>
        <w:t>Value Checks</w:t>
      </w:r>
    </w:p>
    <w:tbl>
      <w:tblPr>
        <w:tblStyle w:val="TableGrid"/>
        <w:tblW w:w="5000" w:type="pct"/>
        <w:tblLook w:val="04A0" w:firstRow="1" w:lastRow="0" w:firstColumn="1" w:lastColumn="0" w:noHBand="0" w:noVBand="1"/>
      </w:tblPr>
      <w:tblGrid>
        <w:gridCol w:w="1011"/>
        <w:gridCol w:w="1637"/>
        <w:gridCol w:w="816"/>
        <w:gridCol w:w="583"/>
        <w:gridCol w:w="1071"/>
        <w:gridCol w:w="666"/>
        <w:gridCol w:w="1319"/>
        <w:gridCol w:w="1489"/>
        <w:gridCol w:w="758"/>
      </w:tblGrid>
      <w:tr w:rsidR="005E3C27" w:rsidRPr="00773417" w14:paraId="1C09E093" w14:textId="77777777" w:rsidTr="0045412B">
        <w:trPr>
          <w:tblHeader/>
        </w:trPr>
        <w:tc>
          <w:tcPr>
            <w:tcW w:w="528" w:type="pct"/>
            <w:noWrap/>
            <w:hideMark/>
          </w:tcPr>
          <w:p w14:paraId="38FFBF6B" w14:textId="77777777" w:rsidR="005E3C27" w:rsidRPr="00773417" w:rsidRDefault="005E3C27" w:rsidP="008C6DEF">
            <w:pPr>
              <w:keepNext/>
              <w:jc w:val="center"/>
              <w:rPr>
                <w:b/>
                <w:bCs/>
                <w:sz w:val="18"/>
                <w:szCs w:val="18"/>
              </w:rPr>
            </w:pPr>
            <w:r w:rsidRPr="00773417">
              <w:rPr>
                <w:b/>
                <w:bCs/>
                <w:sz w:val="18"/>
                <w:szCs w:val="18"/>
              </w:rPr>
              <w:t>VARIABLE</w:t>
            </w:r>
          </w:p>
        </w:tc>
        <w:tc>
          <w:tcPr>
            <w:tcW w:w="889" w:type="pct"/>
            <w:noWrap/>
            <w:hideMark/>
          </w:tcPr>
          <w:p w14:paraId="465F4855" w14:textId="77777777" w:rsidR="005E3C27" w:rsidRPr="00773417" w:rsidRDefault="005E3C27" w:rsidP="008C6DEF">
            <w:pPr>
              <w:keepNext/>
              <w:jc w:val="center"/>
              <w:rPr>
                <w:b/>
                <w:bCs/>
                <w:sz w:val="18"/>
                <w:szCs w:val="18"/>
              </w:rPr>
            </w:pPr>
            <w:r w:rsidRPr="00773417">
              <w:rPr>
                <w:b/>
                <w:bCs/>
                <w:sz w:val="18"/>
                <w:szCs w:val="18"/>
              </w:rPr>
              <w:t>DESCRIPTION</w:t>
            </w:r>
          </w:p>
        </w:tc>
        <w:tc>
          <w:tcPr>
            <w:tcW w:w="426" w:type="pct"/>
            <w:noWrap/>
            <w:hideMark/>
          </w:tcPr>
          <w:p w14:paraId="5066C443" w14:textId="77777777" w:rsidR="005E3C27" w:rsidRPr="00773417" w:rsidRDefault="005E3C27" w:rsidP="008C6DEF">
            <w:pPr>
              <w:keepNext/>
              <w:jc w:val="center"/>
              <w:rPr>
                <w:b/>
                <w:bCs/>
                <w:sz w:val="18"/>
                <w:szCs w:val="18"/>
              </w:rPr>
            </w:pPr>
            <w:r w:rsidRPr="00773417">
              <w:rPr>
                <w:b/>
                <w:bCs/>
                <w:sz w:val="18"/>
                <w:szCs w:val="18"/>
              </w:rPr>
              <w:t>LENGTH</w:t>
            </w:r>
          </w:p>
        </w:tc>
        <w:tc>
          <w:tcPr>
            <w:tcW w:w="304" w:type="pct"/>
            <w:noWrap/>
            <w:hideMark/>
          </w:tcPr>
          <w:p w14:paraId="118420F3" w14:textId="77777777" w:rsidR="005E3C27" w:rsidRPr="00773417" w:rsidRDefault="005E3C27" w:rsidP="008C6DEF">
            <w:pPr>
              <w:keepNext/>
              <w:jc w:val="center"/>
              <w:rPr>
                <w:b/>
                <w:bCs/>
                <w:sz w:val="18"/>
                <w:szCs w:val="18"/>
              </w:rPr>
            </w:pPr>
            <w:r w:rsidRPr="00773417">
              <w:rPr>
                <w:b/>
                <w:bCs/>
                <w:sz w:val="18"/>
                <w:szCs w:val="18"/>
              </w:rPr>
              <w:t>TYPE</w:t>
            </w:r>
          </w:p>
        </w:tc>
        <w:tc>
          <w:tcPr>
            <w:tcW w:w="559" w:type="pct"/>
            <w:noWrap/>
            <w:hideMark/>
          </w:tcPr>
          <w:p w14:paraId="14F0BF41" w14:textId="77777777" w:rsidR="005E3C27" w:rsidRPr="00773417" w:rsidRDefault="005E3C27" w:rsidP="008C6DEF">
            <w:pPr>
              <w:keepNext/>
              <w:jc w:val="center"/>
              <w:rPr>
                <w:b/>
                <w:bCs/>
                <w:sz w:val="18"/>
                <w:szCs w:val="18"/>
              </w:rPr>
            </w:pPr>
            <w:r w:rsidRPr="00773417">
              <w:rPr>
                <w:b/>
                <w:bCs/>
                <w:sz w:val="18"/>
                <w:szCs w:val="18"/>
              </w:rPr>
              <w:t>FORMAT</w:t>
            </w:r>
          </w:p>
        </w:tc>
        <w:tc>
          <w:tcPr>
            <w:tcW w:w="348" w:type="pct"/>
            <w:noWrap/>
            <w:hideMark/>
          </w:tcPr>
          <w:p w14:paraId="72E5E432" w14:textId="77777777" w:rsidR="005E3C27" w:rsidRPr="00773417" w:rsidRDefault="005E3C27" w:rsidP="008C6DEF">
            <w:pPr>
              <w:keepNext/>
              <w:jc w:val="center"/>
              <w:rPr>
                <w:b/>
                <w:bCs/>
                <w:sz w:val="18"/>
                <w:szCs w:val="18"/>
              </w:rPr>
            </w:pPr>
            <w:r w:rsidRPr="00773417">
              <w:rPr>
                <w:b/>
                <w:bCs/>
                <w:sz w:val="18"/>
                <w:szCs w:val="18"/>
              </w:rPr>
              <w:t>LABEL</w:t>
            </w:r>
          </w:p>
        </w:tc>
        <w:tc>
          <w:tcPr>
            <w:tcW w:w="718" w:type="pct"/>
            <w:noWrap/>
            <w:hideMark/>
          </w:tcPr>
          <w:p w14:paraId="78704C38" w14:textId="77777777" w:rsidR="005E3C27" w:rsidRPr="00773417" w:rsidRDefault="005E3C27" w:rsidP="008C6DEF">
            <w:pPr>
              <w:keepNext/>
              <w:jc w:val="center"/>
              <w:rPr>
                <w:b/>
                <w:bCs/>
                <w:sz w:val="18"/>
                <w:szCs w:val="18"/>
              </w:rPr>
            </w:pPr>
            <w:r w:rsidRPr="00773417">
              <w:rPr>
                <w:b/>
                <w:bCs/>
                <w:sz w:val="18"/>
                <w:szCs w:val="18"/>
              </w:rPr>
              <w:t>SOURCE</w:t>
            </w:r>
          </w:p>
        </w:tc>
        <w:tc>
          <w:tcPr>
            <w:tcW w:w="809" w:type="pct"/>
            <w:noWrap/>
            <w:hideMark/>
          </w:tcPr>
          <w:p w14:paraId="0728FC81" w14:textId="77777777" w:rsidR="005E3C27" w:rsidRPr="00773417" w:rsidRDefault="005E3C27" w:rsidP="008C6DEF">
            <w:pPr>
              <w:keepNext/>
              <w:jc w:val="center"/>
              <w:rPr>
                <w:b/>
                <w:bCs/>
                <w:sz w:val="18"/>
                <w:szCs w:val="18"/>
              </w:rPr>
            </w:pPr>
            <w:r w:rsidRPr="00773417">
              <w:rPr>
                <w:b/>
                <w:bCs/>
                <w:sz w:val="18"/>
                <w:szCs w:val="18"/>
              </w:rPr>
              <w:t>DERIVATION</w:t>
            </w:r>
          </w:p>
        </w:tc>
        <w:tc>
          <w:tcPr>
            <w:tcW w:w="418" w:type="pct"/>
            <w:noWrap/>
            <w:hideMark/>
          </w:tcPr>
          <w:p w14:paraId="4A6B9397" w14:textId="77777777" w:rsidR="005E3C27" w:rsidRPr="00773417" w:rsidRDefault="005E3C27" w:rsidP="008C6DEF">
            <w:pPr>
              <w:keepNext/>
              <w:jc w:val="center"/>
              <w:rPr>
                <w:b/>
                <w:bCs/>
                <w:sz w:val="18"/>
                <w:szCs w:val="18"/>
              </w:rPr>
            </w:pPr>
            <w:r w:rsidRPr="00773417">
              <w:rPr>
                <w:b/>
                <w:bCs/>
                <w:sz w:val="18"/>
                <w:szCs w:val="18"/>
              </w:rPr>
              <w:t>ORDER</w:t>
            </w:r>
          </w:p>
        </w:tc>
      </w:tr>
      <w:tr w:rsidR="005E3C27" w:rsidRPr="00773417" w14:paraId="38333C3C" w14:textId="77777777" w:rsidTr="0045412B">
        <w:tc>
          <w:tcPr>
            <w:tcW w:w="528" w:type="pct"/>
            <w:hideMark/>
          </w:tcPr>
          <w:p w14:paraId="41F91D47" w14:textId="77777777" w:rsidR="005E3C27" w:rsidRPr="00773417" w:rsidRDefault="005E3C27" w:rsidP="008C6DEF">
            <w:pPr>
              <w:keepNext/>
              <w:rPr>
                <w:bCs/>
                <w:sz w:val="18"/>
                <w:szCs w:val="18"/>
              </w:rPr>
            </w:pPr>
            <w:r>
              <w:rPr>
                <w:bCs/>
                <w:sz w:val="18"/>
                <w:szCs w:val="18"/>
              </w:rPr>
              <w:t>DP</w:t>
            </w:r>
          </w:p>
        </w:tc>
        <w:tc>
          <w:tcPr>
            <w:tcW w:w="889" w:type="pct"/>
            <w:hideMark/>
          </w:tcPr>
          <w:p w14:paraId="0CE4F746" w14:textId="12845F4A" w:rsidR="005E3C27" w:rsidRPr="00773417" w:rsidRDefault="00E26D56" w:rsidP="008C6DEF">
            <w:pPr>
              <w:keepNext/>
              <w:rPr>
                <w:sz w:val="18"/>
                <w:szCs w:val="18"/>
              </w:rPr>
            </w:pPr>
            <w:r>
              <w:rPr>
                <w:sz w:val="18"/>
                <w:szCs w:val="18"/>
              </w:rPr>
              <w:t>3-</w:t>
            </w:r>
            <w:r w:rsidR="005E3C27">
              <w:rPr>
                <w:sz w:val="18"/>
                <w:szCs w:val="18"/>
              </w:rPr>
              <w:t>6</w:t>
            </w:r>
            <w:r w:rsidR="005E3C27" w:rsidRPr="00773417">
              <w:rPr>
                <w:sz w:val="18"/>
                <w:szCs w:val="18"/>
              </w:rPr>
              <w:t xml:space="preserve"> character Data Partner identifier.</w:t>
            </w:r>
          </w:p>
        </w:tc>
        <w:tc>
          <w:tcPr>
            <w:tcW w:w="426" w:type="pct"/>
            <w:hideMark/>
          </w:tcPr>
          <w:p w14:paraId="46EF0109" w14:textId="77777777" w:rsidR="005E3C27" w:rsidRPr="00773417" w:rsidRDefault="005E3C27" w:rsidP="008C6DEF">
            <w:pPr>
              <w:keepNext/>
              <w:rPr>
                <w:sz w:val="18"/>
                <w:szCs w:val="18"/>
              </w:rPr>
            </w:pPr>
            <w:r>
              <w:rPr>
                <w:sz w:val="18"/>
                <w:szCs w:val="18"/>
              </w:rPr>
              <w:t>6</w:t>
            </w:r>
          </w:p>
        </w:tc>
        <w:tc>
          <w:tcPr>
            <w:tcW w:w="304" w:type="pct"/>
            <w:hideMark/>
          </w:tcPr>
          <w:p w14:paraId="5A07907B" w14:textId="77777777" w:rsidR="005E3C27" w:rsidRPr="00773417" w:rsidRDefault="005E3C27" w:rsidP="008C6DEF">
            <w:pPr>
              <w:keepNext/>
              <w:rPr>
                <w:sz w:val="18"/>
                <w:szCs w:val="18"/>
              </w:rPr>
            </w:pPr>
            <w:r w:rsidRPr="00773417">
              <w:rPr>
                <w:sz w:val="18"/>
                <w:szCs w:val="18"/>
              </w:rPr>
              <w:t>Char</w:t>
            </w:r>
          </w:p>
        </w:tc>
        <w:tc>
          <w:tcPr>
            <w:tcW w:w="559" w:type="pct"/>
          </w:tcPr>
          <w:p w14:paraId="6F3EB332" w14:textId="77777777" w:rsidR="005E3C27" w:rsidRPr="00773417" w:rsidRDefault="005E3C27" w:rsidP="008C6DEF">
            <w:pPr>
              <w:keepNext/>
              <w:rPr>
                <w:sz w:val="18"/>
                <w:szCs w:val="18"/>
              </w:rPr>
            </w:pPr>
          </w:p>
        </w:tc>
        <w:tc>
          <w:tcPr>
            <w:tcW w:w="348" w:type="pct"/>
          </w:tcPr>
          <w:p w14:paraId="536D7050" w14:textId="77777777" w:rsidR="005E3C27" w:rsidRPr="00773417" w:rsidRDefault="005E3C27" w:rsidP="008C6DEF">
            <w:pPr>
              <w:keepNext/>
              <w:rPr>
                <w:sz w:val="18"/>
                <w:szCs w:val="18"/>
              </w:rPr>
            </w:pPr>
          </w:p>
        </w:tc>
        <w:tc>
          <w:tcPr>
            <w:tcW w:w="718" w:type="pct"/>
            <w:hideMark/>
          </w:tcPr>
          <w:p w14:paraId="287A7D50" w14:textId="77777777" w:rsidR="005E3C27" w:rsidRPr="00773417" w:rsidRDefault="005E3C27" w:rsidP="008C6DEF">
            <w:pPr>
              <w:keepNext/>
              <w:rPr>
                <w:sz w:val="18"/>
                <w:szCs w:val="18"/>
              </w:rPr>
            </w:pPr>
            <w:r w:rsidRPr="00773417">
              <w:rPr>
                <w:sz w:val="18"/>
                <w:szCs w:val="18"/>
              </w:rPr>
              <w:t>Commo</w:t>
            </w:r>
            <w:r>
              <w:rPr>
                <w:sz w:val="18"/>
                <w:szCs w:val="18"/>
              </w:rPr>
              <w:t>n Components macro variable DP</w:t>
            </w:r>
          </w:p>
        </w:tc>
        <w:tc>
          <w:tcPr>
            <w:tcW w:w="809" w:type="pct"/>
            <w:hideMark/>
          </w:tcPr>
          <w:p w14:paraId="7E262E24" w14:textId="77777777" w:rsidR="005E3C27" w:rsidRPr="00773417" w:rsidRDefault="005E3C27" w:rsidP="008C6DEF">
            <w:pPr>
              <w:keepNext/>
              <w:rPr>
                <w:sz w:val="18"/>
                <w:szCs w:val="18"/>
              </w:rPr>
            </w:pPr>
            <w:r w:rsidRPr="00773417">
              <w:rPr>
                <w:sz w:val="18"/>
                <w:szCs w:val="18"/>
              </w:rPr>
              <w:t>Assigned by the SOC</w:t>
            </w:r>
          </w:p>
        </w:tc>
        <w:tc>
          <w:tcPr>
            <w:tcW w:w="418" w:type="pct"/>
            <w:hideMark/>
          </w:tcPr>
          <w:p w14:paraId="19C5113E" w14:textId="77777777" w:rsidR="005E3C27" w:rsidRPr="00773417" w:rsidRDefault="005E3C27" w:rsidP="008C6DEF">
            <w:pPr>
              <w:keepNext/>
              <w:jc w:val="right"/>
              <w:rPr>
                <w:sz w:val="18"/>
                <w:szCs w:val="18"/>
              </w:rPr>
            </w:pPr>
            <w:r w:rsidRPr="00773417">
              <w:rPr>
                <w:sz w:val="18"/>
                <w:szCs w:val="18"/>
              </w:rPr>
              <w:t>1</w:t>
            </w:r>
          </w:p>
        </w:tc>
      </w:tr>
      <w:tr w:rsidR="005E3C27" w:rsidRPr="00773417" w14:paraId="3B92E540" w14:textId="77777777" w:rsidTr="0045412B">
        <w:tc>
          <w:tcPr>
            <w:tcW w:w="528" w:type="pct"/>
            <w:hideMark/>
          </w:tcPr>
          <w:p w14:paraId="209A92EE" w14:textId="77777777" w:rsidR="005E3C27" w:rsidRPr="00773417" w:rsidRDefault="005E3C27" w:rsidP="008C6DEF">
            <w:pPr>
              <w:rPr>
                <w:bCs/>
                <w:sz w:val="18"/>
                <w:szCs w:val="18"/>
              </w:rPr>
            </w:pPr>
            <w:r w:rsidRPr="00773417">
              <w:rPr>
                <w:bCs/>
                <w:sz w:val="18"/>
                <w:szCs w:val="18"/>
              </w:rPr>
              <w:t>FlagID</w:t>
            </w:r>
          </w:p>
        </w:tc>
        <w:tc>
          <w:tcPr>
            <w:tcW w:w="889" w:type="pct"/>
            <w:hideMark/>
          </w:tcPr>
          <w:p w14:paraId="650372B9" w14:textId="77777777" w:rsidR="005E3C27" w:rsidRPr="00773417" w:rsidRDefault="005E3C27" w:rsidP="008C6DEF">
            <w:pPr>
              <w:rPr>
                <w:sz w:val="18"/>
                <w:szCs w:val="18"/>
              </w:rPr>
            </w:pPr>
            <w:r w:rsidRPr="00773417">
              <w:rPr>
                <w:sz w:val="18"/>
                <w:szCs w:val="18"/>
              </w:rPr>
              <w:t>Flag ID used by SOC to identify specific error checks across all SCDM tables</w:t>
            </w:r>
          </w:p>
        </w:tc>
        <w:tc>
          <w:tcPr>
            <w:tcW w:w="426" w:type="pct"/>
            <w:hideMark/>
          </w:tcPr>
          <w:p w14:paraId="5055213C" w14:textId="77777777" w:rsidR="005E3C27" w:rsidRPr="00773417" w:rsidRDefault="005E3C27" w:rsidP="008C6DEF">
            <w:pPr>
              <w:rPr>
                <w:sz w:val="18"/>
                <w:szCs w:val="18"/>
              </w:rPr>
            </w:pPr>
            <w:r w:rsidRPr="00773417">
              <w:rPr>
                <w:sz w:val="18"/>
                <w:szCs w:val="18"/>
              </w:rPr>
              <w:t>21</w:t>
            </w:r>
          </w:p>
        </w:tc>
        <w:tc>
          <w:tcPr>
            <w:tcW w:w="304" w:type="pct"/>
            <w:hideMark/>
          </w:tcPr>
          <w:p w14:paraId="6CE8E890" w14:textId="77777777" w:rsidR="005E3C27" w:rsidRPr="00773417" w:rsidRDefault="005E3C27" w:rsidP="008C6DEF">
            <w:pPr>
              <w:rPr>
                <w:sz w:val="18"/>
                <w:szCs w:val="18"/>
              </w:rPr>
            </w:pPr>
            <w:r w:rsidRPr="00773417">
              <w:rPr>
                <w:sz w:val="18"/>
                <w:szCs w:val="18"/>
              </w:rPr>
              <w:t>Char</w:t>
            </w:r>
          </w:p>
        </w:tc>
        <w:tc>
          <w:tcPr>
            <w:tcW w:w="559" w:type="pct"/>
          </w:tcPr>
          <w:p w14:paraId="3E2EE07D" w14:textId="77777777" w:rsidR="005E3C27" w:rsidRPr="00773417" w:rsidRDefault="005E3C27" w:rsidP="008C6DEF">
            <w:pPr>
              <w:rPr>
                <w:sz w:val="18"/>
                <w:szCs w:val="18"/>
              </w:rPr>
            </w:pPr>
          </w:p>
        </w:tc>
        <w:tc>
          <w:tcPr>
            <w:tcW w:w="348" w:type="pct"/>
          </w:tcPr>
          <w:p w14:paraId="2766DEC6" w14:textId="77777777" w:rsidR="005E3C27" w:rsidRPr="00773417" w:rsidRDefault="005E3C27" w:rsidP="008C6DEF">
            <w:pPr>
              <w:rPr>
                <w:sz w:val="18"/>
                <w:szCs w:val="18"/>
              </w:rPr>
            </w:pPr>
          </w:p>
        </w:tc>
        <w:tc>
          <w:tcPr>
            <w:tcW w:w="718" w:type="pct"/>
          </w:tcPr>
          <w:p w14:paraId="307D10B9" w14:textId="77777777" w:rsidR="005E3C27" w:rsidRPr="00773417" w:rsidRDefault="005E3C27" w:rsidP="008C6DEF">
            <w:pPr>
              <w:rPr>
                <w:sz w:val="18"/>
                <w:szCs w:val="18"/>
              </w:rPr>
            </w:pPr>
          </w:p>
        </w:tc>
        <w:tc>
          <w:tcPr>
            <w:tcW w:w="809" w:type="pct"/>
            <w:hideMark/>
          </w:tcPr>
          <w:p w14:paraId="48F744ED" w14:textId="77777777" w:rsidR="005E3C27" w:rsidRPr="00773417" w:rsidRDefault="005E3C27" w:rsidP="008C6DEF">
            <w:pPr>
              <w:rPr>
                <w:sz w:val="18"/>
                <w:szCs w:val="18"/>
              </w:rPr>
            </w:pPr>
            <w:r w:rsidRPr="00773417">
              <w:rPr>
                <w:sz w:val="18"/>
                <w:szCs w:val="18"/>
              </w:rPr>
              <w:t>NA</w:t>
            </w:r>
          </w:p>
        </w:tc>
        <w:tc>
          <w:tcPr>
            <w:tcW w:w="418" w:type="pct"/>
            <w:hideMark/>
          </w:tcPr>
          <w:p w14:paraId="511C0905" w14:textId="77777777" w:rsidR="005E3C27" w:rsidRPr="00773417" w:rsidRDefault="005E3C27" w:rsidP="008C6DEF">
            <w:pPr>
              <w:jc w:val="right"/>
              <w:rPr>
                <w:sz w:val="18"/>
                <w:szCs w:val="18"/>
              </w:rPr>
            </w:pPr>
            <w:r>
              <w:rPr>
                <w:sz w:val="18"/>
                <w:szCs w:val="18"/>
              </w:rPr>
              <w:t>2</w:t>
            </w:r>
          </w:p>
        </w:tc>
      </w:tr>
      <w:tr w:rsidR="005E3C27" w:rsidRPr="00773417" w14:paraId="7AA0AE6E" w14:textId="77777777" w:rsidTr="0045412B">
        <w:tc>
          <w:tcPr>
            <w:tcW w:w="528" w:type="pct"/>
          </w:tcPr>
          <w:p w14:paraId="0D719953" w14:textId="77777777" w:rsidR="005E3C27" w:rsidRPr="00773417" w:rsidRDefault="005E3C27" w:rsidP="008C6DEF">
            <w:pPr>
              <w:rPr>
                <w:bCs/>
                <w:sz w:val="18"/>
                <w:szCs w:val="18"/>
              </w:rPr>
            </w:pPr>
            <w:r w:rsidRPr="00773417">
              <w:rPr>
                <w:bCs/>
                <w:sz w:val="18"/>
                <w:szCs w:val="18"/>
              </w:rPr>
              <w:t>AbortYN</w:t>
            </w:r>
          </w:p>
        </w:tc>
        <w:tc>
          <w:tcPr>
            <w:tcW w:w="889" w:type="pct"/>
          </w:tcPr>
          <w:p w14:paraId="5A13CD28" w14:textId="77777777" w:rsidR="005E3C27" w:rsidRPr="00773417" w:rsidRDefault="005E3C27" w:rsidP="008C6DEF">
            <w:pPr>
              <w:rPr>
                <w:sz w:val="18"/>
                <w:szCs w:val="18"/>
              </w:rPr>
            </w:pPr>
            <w:r w:rsidRPr="00773417">
              <w:rPr>
                <w:sz w:val="18"/>
                <w:szCs w:val="18"/>
              </w:rPr>
              <w:t>Indicates QA package abort status (Y or N) for each FlagID</w:t>
            </w:r>
          </w:p>
        </w:tc>
        <w:tc>
          <w:tcPr>
            <w:tcW w:w="426" w:type="pct"/>
          </w:tcPr>
          <w:p w14:paraId="44B266BA" w14:textId="77777777" w:rsidR="005E3C27" w:rsidRPr="00773417" w:rsidRDefault="005E3C27" w:rsidP="008C6DEF">
            <w:pPr>
              <w:rPr>
                <w:sz w:val="18"/>
                <w:szCs w:val="18"/>
              </w:rPr>
            </w:pPr>
            <w:r w:rsidRPr="00773417">
              <w:rPr>
                <w:sz w:val="18"/>
                <w:szCs w:val="18"/>
              </w:rPr>
              <w:t>1</w:t>
            </w:r>
          </w:p>
        </w:tc>
        <w:tc>
          <w:tcPr>
            <w:tcW w:w="304" w:type="pct"/>
          </w:tcPr>
          <w:p w14:paraId="0B1BB654" w14:textId="77777777" w:rsidR="005E3C27" w:rsidRPr="00773417" w:rsidRDefault="005E3C27" w:rsidP="008C6DEF">
            <w:pPr>
              <w:rPr>
                <w:sz w:val="18"/>
                <w:szCs w:val="18"/>
              </w:rPr>
            </w:pPr>
            <w:r w:rsidRPr="00773417">
              <w:rPr>
                <w:sz w:val="18"/>
                <w:szCs w:val="18"/>
              </w:rPr>
              <w:t>Char</w:t>
            </w:r>
          </w:p>
        </w:tc>
        <w:tc>
          <w:tcPr>
            <w:tcW w:w="559" w:type="pct"/>
          </w:tcPr>
          <w:p w14:paraId="412E764E" w14:textId="77777777" w:rsidR="005E3C27" w:rsidRPr="00773417" w:rsidRDefault="005E3C27" w:rsidP="008C6DEF">
            <w:pPr>
              <w:rPr>
                <w:sz w:val="18"/>
                <w:szCs w:val="18"/>
              </w:rPr>
            </w:pPr>
          </w:p>
        </w:tc>
        <w:tc>
          <w:tcPr>
            <w:tcW w:w="348" w:type="pct"/>
          </w:tcPr>
          <w:p w14:paraId="2E7D543F" w14:textId="77777777" w:rsidR="005E3C27" w:rsidRPr="00773417" w:rsidRDefault="005E3C27" w:rsidP="008C6DEF">
            <w:pPr>
              <w:rPr>
                <w:sz w:val="18"/>
                <w:szCs w:val="18"/>
              </w:rPr>
            </w:pPr>
          </w:p>
        </w:tc>
        <w:tc>
          <w:tcPr>
            <w:tcW w:w="718" w:type="pct"/>
          </w:tcPr>
          <w:p w14:paraId="1915BA6C" w14:textId="77777777" w:rsidR="005E3C27" w:rsidRPr="00773417" w:rsidRDefault="005E3C27" w:rsidP="008C6DEF">
            <w:pPr>
              <w:rPr>
                <w:sz w:val="18"/>
                <w:szCs w:val="18"/>
              </w:rPr>
            </w:pPr>
          </w:p>
        </w:tc>
        <w:tc>
          <w:tcPr>
            <w:tcW w:w="809" w:type="pct"/>
          </w:tcPr>
          <w:p w14:paraId="719D8A49" w14:textId="77777777" w:rsidR="005E3C27" w:rsidRPr="00773417" w:rsidRDefault="005E3C27" w:rsidP="008C6DEF">
            <w:pPr>
              <w:rPr>
                <w:sz w:val="18"/>
                <w:szCs w:val="18"/>
              </w:rPr>
            </w:pPr>
            <w:r w:rsidRPr="00773417">
              <w:rPr>
                <w:sz w:val="18"/>
                <w:szCs w:val="18"/>
              </w:rPr>
              <w:t>NA</w:t>
            </w:r>
          </w:p>
        </w:tc>
        <w:tc>
          <w:tcPr>
            <w:tcW w:w="418" w:type="pct"/>
          </w:tcPr>
          <w:p w14:paraId="43CF168B" w14:textId="77777777" w:rsidR="005E3C27" w:rsidRDefault="005E3C27" w:rsidP="008C6DEF">
            <w:pPr>
              <w:jc w:val="right"/>
              <w:rPr>
                <w:sz w:val="18"/>
                <w:szCs w:val="18"/>
              </w:rPr>
            </w:pPr>
            <w:r>
              <w:rPr>
                <w:sz w:val="18"/>
                <w:szCs w:val="18"/>
              </w:rPr>
              <w:t>3</w:t>
            </w:r>
          </w:p>
        </w:tc>
      </w:tr>
      <w:tr w:rsidR="005E3C27" w:rsidRPr="00773417" w14:paraId="3D2DAFA5" w14:textId="77777777" w:rsidTr="0045412B">
        <w:tc>
          <w:tcPr>
            <w:tcW w:w="528" w:type="pct"/>
            <w:hideMark/>
          </w:tcPr>
          <w:p w14:paraId="0150AD4C" w14:textId="77777777" w:rsidR="005E3C27" w:rsidRPr="00773417" w:rsidRDefault="005E3C27" w:rsidP="008C6DEF">
            <w:pPr>
              <w:rPr>
                <w:bCs/>
                <w:sz w:val="18"/>
                <w:szCs w:val="18"/>
              </w:rPr>
            </w:pPr>
            <w:r w:rsidRPr="00773417">
              <w:rPr>
                <w:bCs/>
                <w:sz w:val="18"/>
                <w:szCs w:val="18"/>
              </w:rPr>
              <w:t>FlagType</w:t>
            </w:r>
          </w:p>
        </w:tc>
        <w:tc>
          <w:tcPr>
            <w:tcW w:w="889" w:type="pct"/>
            <w:hideMark/>
          </w:tcPr>
          <w:p w14:paraId="0F14EF7D" w14:textId="77777777" w:rsidR="005E3C27" w:rsidRPr="00773417" w:rsidRDefault="005E3C27" w:rsidP="008C6DEF">
            <w:pPr>
              <w:rPr>
                <w:sz w:val="18"/>
                <w:szCs w:val="18"/>
              </w:rPr>
            </w:pPr>
            <w:r w:rsidRPr="00773417">
              <w:rPr>
                <w:sz w:val="18"/>
                <w:szCs w:val="18"/>
              </w:rPr>
              <w:t>FlagType</w:t>
            </w:r>
          </w:p>
        </w:tc>
        <w:tc>
          <w:tcPr>
            <w:tcW w:w="426" w:type="pct"/>
            <w:hideMark/>
          </w:tcPr>
          <w:p w14:paraId="31344EB3" w14:textId="77777777" w:rsidR="005E3C27" w:rsidRPr="00773417" w:rsidRDefault="005E3C27" w:rsidP="008C6DEF">
            <w:pPr>
              <w:rPr>
                <w:sz w:val="18"/>
                <w:szCs w:val="18"/>
              </w:rPr>
            </w:pPr>
            <w:r w:rsidRPr="00773417">
              <w:rPr>
                <w:sz w:val="18"/>
                <w:szCs w:val="18"/>
              </w:rPr>
              <w:t>4</w:t>
            </w:r>
          </w:p>
        </w:tc>
        <w:tc>
          <w:tcPr>
            <w:tcW w:w="304" w:type="pct"/>
            <w:hideMark/>
          </w:tcPr>
          <w:p w14:paraId="3EBC0886" w14:textId="77777777" w:rsidR="005E3C27" w:rsidRPr="00773417" w:rsidRDefault="005E3C27" w:rsidP="008C6DEF">
            <w:pPr>
              <w:rPr>
                <w:sz w:val="18"/>
                <w:szCs w:val="18"/>
              </w:rPr>
            </w:pPr>
            <w:r w:rsidRPr="00773417">
              <w:rPr>
                <w:sz w:val="18"/>
                <w:szCs w:val="18"/>
              </w:rPr>
              <w:t>Char</w:t>
            </w:r>
          </w:p>
        </w:tc>
        <w:tc>
          <w:tcPr>
            <w:tcW w:w="559" w:type="pct"/>
          </w:tcPr>
          <w:p w14:paraId="4E9FD68E" w14:textId="77777777" w:rsidR="005E3C27" w:rsidRPr="00773417" w:rsidRDefault="005E3C27" w:rsidP="008C6DEF">
            <w:pPr>
              <w:rPr>
                <w:sz w:val="18"/>
                <w:szCs w:val="18"/>
              </w:rPr>
            </w:pPr>
          </w:p>
        </w:tc>
        <w:tc>
          <w:tcPr>
            <w:tcW w:w="348" w:type="pct"/>
          </w:tcPr>
          <w:p w14:paraId="64F6EDE2" w14:textId="77777777" w:rsidR="005E3C27" w:rsidRPr="00773417" w:rsidRDefault="005E3C27" w:rsidP="008C6DEF">
            <w:pPr>
              <w:rPr>
                <w:sz w:val="18"/>
                <w:szCs w:val="18"/>
              </w:rPr>
            </w:pPr>
          </w:p>
        </w:tc>
        <w:tc>
          <w:tcPr>
            <w:tcW w:w="718" w:type="pct"/>
          </w:tcPr>
          <w:p w14:paraId="7010F14F" w14:textId="77777777" w:rsidR="005E3C27" w:rsidRPr="00773417" w:rsidRDefault="005E3C27" w:rsidP="008C6DEF">
            <w:pPr>
              <w:rPr>
                <w:sz w:val="18"/>
                <w:szCs w:val="18"/>
              </w:rPr>
            </w:pPr>
          </w:p>
        </w:tc>
        <w:tc>
          <w:tcPr>
            <w:tcW w:w="809" w:type="pct"/>
            <w:hideMark/>
          </w:tcPr>
          <w:p w14:paraId="5506475A" w14:textId="77777777" w:rsidR="005E3C27" w:rsidRPr="00773417" w:rsidRDefault="005E3C27" w:rsidP="008C6DEF">
            <w:pPr>
              <w:rPr>
                <w:sz w:val="18"/>
                <w:szCs w:val="18"/>
              </w:rPr>
            </w:pPr>
            <w:r w:rsidRPr="00773417">
              <w:rPr>
                <w:sz w:val="18"/>
                <w:szCs w:val="18"/>
              </w:rPr>
              <w:t>NA</w:t>
            </w:r>
          </w:p>
        </w:tc>
        <w:tc>
          <w:tcPr>
            <w:tcW w:w="418" w:type="pct"/>
            <w:hideMark/>
          </w:tcPr>
          <w:p w14:paraId="6CEC3803" w14:textId="7B485167" w:rsidR="005E3C27" w:rsidRPr="00773417" w:rsidRDefault="005E3C27" w:rsidP="008C6DEF">
            <w:pPr>
              <w:jc w:val="right"/>
              <w:rPr>
                <w:sz w:val="18"/>
                <w:szCs w:val="18"/>
              </w:rPr>
            </w:pPr>
            <w:r>
              <w:rPr>
                <w:sz w:val="18"/>
                <w:szCs w:val="18"/>
              </w:rPr>
              <w:t>4</w:t>
            </w:r>
          </w:p>
        </w:tc>
      </w:tr>
      <w:tr w:rsidR="005E3C27" w:rsidRPr="00773417" w14:paraId="02FC57AB" w14:textId="77777777" w:rsidTr="0045412B">
        <w:tc>
          <w:tcPr>
            <w:tcW w:w="528" w:type="pct"/>
            <w:hideMark/>
          </w:tcPr>
          <w:p w14:paraId="0FA95222" w14:textId="77777777" w:rsidR="005E3C27" w:rsidRPr="00773417" w:rsidRDefault="005E3C27" w:rsidP="008C6DEF">
            <w:pPr>
              <w:rPr>
                <w:bCs/>
                <w:sz w:val="18"/>
                <w:szCs w:val="18"/>
              </w:rPr>
            </w:pPr>
            <w:r w:rsidRPr="00773417">
              <w:rPr>
                <w:bCs/>
                <w:sz w:val="18"/>
                <w:szCs w:val="18"/>
              </w:rPr>
              <w:t>Flag_Descr</w:t>
            </w:r>
          </w:p>
        </w:tc>
        <w:tc>
          <w:tcPr>
            <w:tcW w:w="889" w:type="pct"/>
            <w:hideMark/>
          </w:tcPr>
          <w:p w14:paraId="6DC0A82F" w14:textId="77777777" w:rsidR="005E3C27" w:rsidRPr="00773417" w:rsidRDefault="005E3C27" w:rsidP="008C6DEF">
            <w:pPr>
              <w:rPr>
                <w:sz w:val="18"/>
                <w:szCs w:val="18"/>
              </w:rPr>
            </w:pPr>
            <w:r w:rsidRPr="00773417">
              <w:rPr>
                <w:sz w:val="18"/>
                <w:szCs w:val="18"/>
              </w:rPr>
              <w:t>Description of flag</w:t>
            </w:r>
          </w:p>
        </w:tc>
        <w:tc>
          <w:tcPr>
            <w:tcW w:w="426" w:type="pct"/>
            <w:hideMark/>
          </w:tcPr>
          <w:p w14:paraId="1300F801" w14:textId="77777777" w:rsidR="005E3C27" w:rsidRPr="00773417" w:rsidRDefault="005E3C27" w:rsidP="008C6DEF">
            <w:pPr>
              <w:rPr>
                <w:sz w:val="18"/>
                <w:szCs w:val="18"/>
              </w:rPr>
            </w:pPr>
            <w:r w:rsidRPr="00773417">
              <w:rPr>
                <w:sz w:val="18"/>
                <w:szCs w:val="18"/>
              </w:rPr>
              <w:t>255</w:t>
            </w:r>
          </w:p>
        </w:tc>
        <w:tc>
          <w:tcPr>
            <w:tcW w:w="304" w:type="pct"/>
            <w:hideMark/>
          </w:tcPr>
          <w:p w14:paraId="27370B9E" w14:textId="77777777" w:rsidR="005E3C27" w:rsidRPr="00773417" w:rsidRDefault="005E3C27" w:rsidP="008C6DEF">
            <w:pPr>
              <w:rPr>
                <w:sz w:val="18"/>
                <w:szCs w:val="18"/>
              </w:rPr>
            </w:pPr>
            <w:r w:rsidRPr="00773417">
              <w:rPr>
                <w:sz w:val="18"/>
                <w:szCs w:val="18"/>
              </w:rPr>
              <w:t>Char</w:t>
            </w:r>
          </w:p>
        </w:tc>
        <w:tc>
          <w:tcPr>
            <w:tcW w:w="559" w:type="pct"/>
            <w:hideMark/>
          </w:tcPr>
          <w:p w14:paraId="05C56A4B" w14:textId="77777777" w:rsidR="005E3C27" w:rsidRPr="00773417" w:rsidRDefault="005E3C27" w:rsidP="008C6DEF">
            <w:pPr>
              <w:rPr>
                <w:sz w:val="18"/>
                <w:szCs w:val="18"/>
              </w:rPr>
            </w:pPr>
          </w:p>
        </w:tc>
        <w:tc>
          <w:tcPr>
            <w:tcW w:w="348" w:type="pct"/>
            <w:hideMark/>
          </w:tcPr>
          <w:p w14:paraId="018B7413" w14:textId="77777777" w:rsidR="005E3C27" w:rsidRPr="00773417" w:rsidRDefault="005E3C27" w:rsidP="008C6DEF">
            <w:pPr>
              <w:rPr>
                <w:sz w:val="18"/>
                <w:szCs w:val="18"/>
              </w:rPr>
            </w:pPr>
          </w:p>
        </w:tc>
        <w:tc>
          <w:tcPr>
            <w:tcW w:w="718" w:type="pct"/>
          </w:tcPr>
          <w:p w14:paraId="5DF0B28D" w14:textId="77777777" w:rsidR="005E3C27" w:rsidRPr="00773417" w:rsidRDefault="005E3C27" w:rsidP="008C6DEF">
            <w:pPr>
              <w:rPr>
                <w:sz w:val="18"/>
                <w:szCs w:val="18"/>
              </w:rPr>
            </w:pPr>
          </w:p>
        </w:tc>
        <w:tc>
          <w:tcPr>
            <w:tcW w:w="809" w:type="pct"/>
            <w:hideMark/>
          </w:tcPr>
          <w:p w14:paraId="75FEA728" w14:textId="77777777" w:rsidR="005E3C27" w:rsidRPr="00773417" w:rsidRDefault="005E3C27" w:rsidP="008C6DEF">
            <w:pPr>
              <w:rPr>
                <w:sz w:val="18"/>
                <w:szCs w:val="18"/>
              </w:rPr>
            </w:pPr>
            <w:r w:rsidRPr="00773417">
              <w:rPr>
                <w:sz w:val="18"/>
                <w:szCs w:val="18"/>
              </w:rPr>
              <w:t>NA</w:t>
            </w:r>
          </w:p>
        </w:tc>
        <w:tc>
          <w:tcPr>
            <w:tcW w:w="418" w:type="pct"/>
            <w:hideMark/>
          </w:tcPr>
          <w:p w14:paraId="455FB054" w14:textId="77777777" w:rsidR="005E3C27" w:rsidRPr="00773417" w:rsidRDefault="005E3C27" w:rsidP="008C6DEF">
            <w:pPr>
              <w:jc w:val="right"/>
              <w:rPr>
                <w:sz w:val="18"/>
                <w:szCs w:val="18"/>
              </w:rPr>
            </w:pPr>
            <w:r>
              <w:rPr>
                <w:sz w:val="18"/>
                <w:szCs w:val="18"/>
              </w:rPr>
              <w:t>5</w:t>
            </w:r>
          </w:p>
        </w:tc>
      </w:tr>
      <w:tr w:rsidR="005E3C27" w:rsidRPr="00773417" w14:paraId="1142851E" w14:textId="77777777" w:rsidTr="0045412B">
        <w:tc>
          <w:tcPr>
            <w:tcW w:w="528" w:type="pct"/>
            <w:hideMark/>
          </w:tcPr>
          <w:p w14:paraId="25BBE3BC" w14:textId="77777777" w:rsidR="005E3C27" w:rsidRPr="00773417" w:rsidRDefault="005E3C27" w:rsidP="008C6DEF">
            <w:pPr>
              <w:rPr>
                <w:bCs/>
                <w:sz w:val="18"/>
                <w:szCs w:val="18"/>
              </w:rPr>
            </w:pPr>
            <w:r w:rsidRPr="00773417">
              <w:rPr>
                <w:bCs/>
                <w:sz w:val="18"/>
                <w:szCs w:val="18"/>
              </w:rPr>
              <w:t>count</w:t>
            </w:r>
          </w:p>
        </w:tc>
        <w:tc>
          <w:tcPr>
            <w:tcW w:w="889" w:type="pct"/>
            <w:hideMark/>
          </w:tcPr>
          <w:p w14:paraId="341C6802" w14:textId="77777777" w:rsidR="005E3C27" w:rsidRPr="00773417" w:rsidRDefault="005E3C27" w:rsidP="008C6DEF">
            <w:pPr>
              <w:rPr>
                <w:sz w:val="18"/>
                <w:szCs w:val="18"/>
              </w:rPr>
            </w:pPr>
            <w:r w:rsidRPr="00773417">
              <w:rPr>
                <w:sz w:val="18"/>
                <w:szCs w:val="18"/>
              </w:rPr>
              <w:t>Count of flagged records</w:t>
            </w:r>
          </w:p>
        </w:tc>
        <w:tc>
          <w:tcPr>
            <w:tcW w:w="426" w:type="pct"/>
            <w:hideMark/>
          </w:tcPr>
          <w:p w14:paraId="40CEF4DC" w14:textId="77777777" w:rsidR="005E3C27" w:rsidRPr="00773417" w:rsidRDefault="005E3C27" w:rsidP="008C6DEF">
            <w:pPr>
              <w:rPr>
                <w:sz w:val="18"/>
                <w:szCs w:val="18"/>
              </w:rPr>
            </w:pPr>
            <w:r w:rsidRPr="00773417">
              <w:rPr>
                <w:sz w:val="18"/>
                <w:szCs w:val="18"/>
              </w:rPr>
              <w:t>8</w:t>
            </w:r>
          </w:p>
        </w:tc>
        <w:tc>
          <w:tcPr>
            <w:tcW w:w="304" w:type="pct"/>
            <w:hideMark/>
          </w:tcPr>
          <w:p w14:paraId="5E94777C" w14:textId="77777777" w:rsidR="005E3C27" w:rsidRPr="00773417" w:rsidRDefault="005E3C27" w:rsidP="008C6DEF">
            <w:pPr>
              <w:rPr>
                <w:sz w:val="18"/>
                <w:szCs w:val="18"/>
              </w:rPr>
            </w:pPr>
            <w:r w:rsidRPr="00773417">
              <w:rPr>
                <w:sz w:val="18"/>
                <w:szCs w:val="18"/>
              </w:rPr>
              <w:t>Num</w:t>
            </w:r>
          </w:p>
        </w:tc>
        <w:tc>
          <w:tcPr>
            <w:tcW w:w="559" w:type="pct"/>
            <w:hideMark/>
          </w:tcPr>
          <w:p w14:paraId="00B8A88B" w14:textId="77777777" w:rsidR="005E3C27" w:rsidRPr="00773417" w:rsidRDefault="005E3C27" w:rsidP="008C6DEF">
            <w:pPr>
              <w:rPr>
                <w:sz w:val="18"/>
                <w:szCs w:val="18"/>
              </w:rPr>
            </w:pPr>
            <w:r w:rsidRPr="00773417">
              <w:rPr>
                <w:sz w:val="18"/>
                <w:szCs w:val="18"/>
              </w:rPr>
              <w:t>COMMA18.</w:t>
            </w:r>
          </w:p>
        </w:tc>
        <w:tc>
          <w:tcPr>
            <w:tcW w:w="348" w:type="pct"/>
            <w:hideMark/>
          </w:tcPr>
          <w:p w14:paraId="47267D77" w14:textId="77777777" w:rsidR="005E3C27" w:rsidRPr="00773417" w:rsidRDefault="005E3C27" w:rsidP="008C6DEF">
            <w:pPr>
              <w:rPr>
                <w:sz w:val="18"/>
                <w:szCs w:val="18"/>
              </w:rPr>
            </w:pPr>
          </w:p>
        </w:tc>
        <w:tc>
          <w:tcPr>
            <w:tcW w:w="718" w:type="pct"/>
            <w:hideMark/>
          </w:tcPr>
          <w:p w14:paraId="2AA81513" w14:textId="77777777" w:rsidR="005E3C27" w:rsidRPr="00773417" w:rsidRDefault="005E3C27" w:rsidP="008C6DEF">
            <w:pPr>
              <w:rPr>
                <w:sz w:val="18"/>
                <w:szCs w:val="18"/>
              </w:rPr>
            </w:pPr>
            <w:r w:rsidRPr="00773417">
              <w:rPr>
                <w:sz w:val="18"/>
                <w:szCs w:val="18"/>
              </w:rPr>
              <w:t>NA</w:t>
            </w:r>
          </w:p>
        </w:tc>
        <w:tc>
          <w:tcPr>
            <w:tcW w:w="809" w:type="pct"/>
            <w:hideMark/>
          </w:tcPr>
          <w:p w14:paraId="0D3D4CDA" w14:textId="3476D62C" w:rsidR="005E3C27" w:rsidRPr="00773417" w:rsidRDefault="005E3C27" w:rsidP="008C6DEF">
            <w:pPr>
              <w:rPr>
                <w:sz w:val="18"/>
                <w:szCs w:val="18"/>
              </w:rPr>
            </w:pPr>
            <w:r w:rsidRPr="00773417">
              <w:rPr>
                <w:sz w:val="18"/>
                <w:szCs w:val="18"/>
              </w:rPr>
              <w:t xml:space="preserve">Count is 99999 for table-wide issues; otherwise is a </w:t>
            </w:r>
            <w:r w:rsidR="00E26D56">
              <w:rPr>
                <w:sz w:val="18"/>
                <w:szCs w:val="18"/>
              </w:rPr>
              <w:t xml:space="preserve">row count or unique value </w:t>
            </w:r>
            <w:r w:rsidRPr="00773417">
              <w:rPr>
                <w:sz w:val="18"/>
                <w:szCs w:val="18"/>
              </w:rPr>
              <w:t>count</w:t>
            </w:r>
          </w:p>
        </w:tc>
        <w:tc>
          <w:tcPr>
            <w:tcW w:w="418" w:type="pct"/>
            <w:hideMark/>
          </w:tcPr>
          <w:p w14:paraId="03B9FD99" w14:textId="77777777" w:rsidR="005E3C27" w:rsidRPr="00773417" w:rsidRDefault="005E3C27" w:rsidP="008C6DEF">
            <w:pPr>
              <w:jc w:val="right"/>
              <w:rPr>
                <w:sz w:val="18"/>
                <w:szCs w:val="18"/>
              </w:rPr>
            </w:pPr>
            <w:r>
              <w:rPr>
                <w:sz w:val="18"/>
                <w:szCs w:val="18"/>
              </w:rPr>
              <w:t>6</w:t>
            </w:r>
          </w:p>
        </w:tc>
      </w:tr>
    </w:tbl>
    <w:p w14:paraId="7C69EEC8" w14:textId="7B040573" w:rsidR="007261CC" w:rsidRDefault="007261CC" w:rsidP="005E3C27"/>
    <w:p w14:paraId="2C805877" w14:textId="30523541" w:rsidR="005E3C27" w:rsidRDefault="005E3C27" w:rsidP="005E3C27">
      <w:pPr>
        <w:rPr>
          <w:b/>
          <w:bCs/>
        </w:rPr>
      </w:pPr>
      <w:r>
        <w:rPr>
          <w:b/>
          <w:bCs/>
        </w:rPr>
        <w:t>Example</w:t>
      </w:r>
    </w:p>
    <w:tbl>
      <w:tblPr>
        <w:tblW w:w="4501" w:type="pct"/>
        <w:tblLook w:val="04A0" w:firstRow="1" w:lastRow="0" w:firstColumn="1" w:lastColumn="0" w:noHBand="0" w:noVBand="1"/>
      </w:tblPr>
      <w:tblGrid>
        <w:gridCol w:w="668"/>
        <w:gridCol w:w="1558"/>
        <w:gridCol w:w="786"/>
        <w:gridCol w:w="805"/>
        <w:gridCol w:w="4349"/>
        <w:gridCol w:w="597"/>
      </w:tblGrid>
      <w:tr w:rsidR="005E3C27" w:rsidRPr="00773417" w14:paraId="2A089615" w14:textId="77777777" w:rsidTr="008C6DEF">
        <w:trPr>
          <w:trHeight w:val="300"/>
          <w:tblHeader/>
        </w:trPr>
        <w:tc>
          <w:tcPr>
            <w:tcW w:w="54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437B0" w14:textId="77777777" w:rsidR="005E3C27" w:rsidRPr="00773417" w:rsidRDefault="005E3C27" w:rsidP="008C6DEF">
            <w:pPr>
              <w:jc w:val="center"/>
              <w:rPr>
                <w:b/>
                <w:color w:val="000000"/>
                <w:sz w:val="16"/>
                <w:szCs w:val="16"/>
              </w:rPr>
            </w:pPr>
            <w:r>
              <w:rPr>
                <w:b/>
                <w:color w:val="000000"/>
                <w:sz w:val="16"/>
                <w:szCs w:val="16"/>
              </w:rPr>
              <w:t>DP</w:t>
            </w:r>
          </w:p>
        </w:tc>
        <w:tc>
          <w:tcPr>
            <w:tcW w:w="930" w:type="pct"/>
            <w:tcBorders>
              <w:top w:val="single" w:sz="4" w:space="0" w:color="auto"/>
              <w:left w:val="nil"/>
              <w:bottom w:val="single" w:sz="4" w:space="0" w:color="auto"/>
              <w:right w:val="single" w:sz="4" w:space="0" w:color="auto"/>
            </w:tcBorders>
            <w:shd w:val="clear" w:color="auto" w:fill="auto"/>
            <w:noWrap/>
            <w:vAlign w:val="center"/>
            <w:hideMark/>
          </w:tcPr>
          <w:p w14:paraId="5AD91CE0" w14:textId="77777777" w:rsidR="005E3C27" w:rsidRPr="00773417" w:rsidRDefault="005E3C27" w:rsidP="008C6DEF">
            <w:pPr>
              <w:jc w:val="center"/>
              <w:rPr>
                <w:b/>
                <w:color w:val="000000"/>
                <w:sz w:val="16"/>
                <w:szCs w:val="16"/>
              </w:rPr>
            </w:pPr>
            <w:r w:rsidRPr="00773417">
              <w:rPr>
                <w:b/>
                <w:color w:val="000000"/>
                <w:sz w:val="16"/>
                <w:szCs w:val="16"/>
              </w:rPr>
              <w:t>FlagID</w:t>
            </w:r>
          </w:p>
        </w:tc>
        <w:tc>
          <w:tcPr>
            <w:tcW w:w="577" w:type="pct"/>
            <w:tcBorders>
              <w:top w:val="single" w:sz="4" w:space="0" w:color="auto"/>
              <w:left w:val="nil"/>
              <w:bottom w:val="single" w:sz="4" w:space="0" w:color="auto"/>
              <w:right w:val="nil"/>
            </w:tcBorders>
            <w:vAlign w:val="center"/>
          </w:tcPr>
          <w:p w14:paraId="56359138" w14:textId="77777777" w:rsidR="005E3C27" w:rsidRPr="00773417" w:rsidRDefault="005E3C27" w:rsidP="008C6DEF">
            <w:pPr>
              <w:jc w:val="center"/>
              <w:rPr>
                <w:b/>
                <w:color w:val="000000"/>
                <w:sz w:val="16"/>
                <w:szCs w:val="16"/>
              </w:rPr>
            </w:pPr>
            <w:r w:rsidRPr="00773417">
              <w:rPr>
                <w:b/>
                <w:color w:val="000000"/>
                <w:sz w:val="16"/>
                <w:szCs w:val="16"/>
              </w:rPr>
              <w:t>AbortYN</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0F4FF" w14:textId="77777777" w:rsidR="005E3C27" w:rsidRPr="00773417" w:rsidRDefault="005E3C27" w:rsidP="008C6DEF">
            <w:pPr>
              <w:jc w:val="center"/>
              <w:rPr>
                <w:b/>
                <w:color w:val="000000"/>
                <w:sz w:val="16"/>
                <w:szCs w:val="16"/>
              </w:rPr>
            </w:pPr>
            <w:r w:rsidRPr="00773417">
              <w:rPr>
                <w:b/>
                <w:color w:val="000000"/>
                <w:sz w:val="16"/>
                <w:szCs w:val="16"/>
              </w:rPr>
              <w:t>FlagType</w:t>
            </w:r>
          </w:p>
        </w:tc>
        <w:tc>
          <w:tcPr>
            <w:tcW w:w="1835" w:type="pct"/>
            <w:tcBorders>
              <w:top w:val="single" w:sz="4" w:space="0" w:color="auto"/>
              <w:left w:val="nil"/>
              <w:bottom w:val="single" w:sz="4" w:space="0" w:color="auto"/>
              <w:right w:val="single" w:sz="4" w:space="0" w:color="auto"/>
            </w:tcBorders>
            <w:shd w:val="clear" w:color="auto" w:fill="auto"/>
            <w:noWrap/>
            <w:vAlign w:val="center"/>
            <w:hideMark/>
          </w:tcPr>
          <w:p w14:paraId="0593CACF" w14:textId="77777777" w:rsidR="005E3C27" w:rsidRPr="00773417" w:rsidRDefault="005E3C27" w:rsidP="008C6DEF">
            <w:pPr>
              <w:jc w:val="center"/>
              <w:rPr>
                <w:b/>
                <w:color w:val="000000"/>
                <w:sz w:val="16"/>
                <w:szCs w:val="16"/>
              </w:rPr>
            </w:pPr>
            <w:r w:rsidRPr="00773417">
              <w:rPr>
                <w:b/>
                <w:color w:val="000000"/>
                <w:sz w:val="16"/>
                <w:szCs w:val="16"/>
              </w:rPr>
              <w:t>Flag_Descr</w:t>
            </w:r>
          </w:p>
        </w:tc>
        <w:tc>
          <w:tcPr>
            <w:tcW w:w="541" w:type="pct"/>
            <w:tcBorders>
              <w:top w:val="single" w:sz="4" w:space="0" w:color="auto"/>
              <w:left w:val="nil"/>
              <w:bottom w:val="single" w:sz="4" w:space="0" w:color="auto"/>
              <w:right w:val="single" w:sz="4" w:space="0" w:color="auto"/>
            </w:tcBorders>
            <w:shd w:val="clear" w:color="auto" w:fill="auto"/>
            <w:noWrap/>
            <w:vAlign w:val="center"/>
            <w:hideMark/>
          </w:tcPr>
          <w:p w14:paraId="11D81775" w14:textId="77777777" w:rsidR="005E3C27" w:rsidRPr="00773417" w:rsidRDefault="005E3C27" w:rsidP="008C6DEF">
            <w:pPr>
              <w:jc w:val="center"/>
              <w:rPr>
                <w:b/>
                <w:color w:val="000000"/>
                <w:sz w:val="16"/>
                <w:szCs w:val="16"/>
              </w:rPr>
            </w:pPr>
            <w:r w:rsidRPr="00773417">
              <w:rPr>
                <w:b/>
                <w:color w:val="000000"/>
                <w:sz w:val="16"/>
                <w:szCs w:val="16"/>
              </w:rPr>
              <w:t>count</w:t>
            </w:r>
          </w:p>
        </w:tc>
      </w:tr>
      <w:tr w:rsidR="005E3C27" w:rsidRPr="00773417" w14:paraId="0D4933AF"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26726E69" w14:textId="77777777" w:rsidR="005E3C27" w:rsidRPr="00773417" w:rsidRDefault="005E3C27" w:rsidP="008C6DEF">
            <w:pPr>
              <w:rPr>
                <w:color w:val="000000"/>
                <w:sz w:val="16"/>
                <w:szCs w:val="16"/>
              </w:rPr>
            </w:pPr>
            <w:r w:rsidRPr="00773417">
              <w:rPr>
                <w:color w:val="000000"/>
                <w:sz w:val="16"/>
                <w:szCs w:val="16"/>
              </w:rPr>
              <w:t>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0F027043" w14:textId="77777777" w:rsidR="005E3C27" w:rsidRPr="00773417" w:rsidRDefault="005E3C27" w:rsidP="008C6DEF">
            <w:pPr>
              <w:rPr>
                <w:color w:val="000000"/>
                <w:sz w:val="16"/>
                <w:szCs w:val="16"/>
              </w:rPr>
            </w:pPr>
            <w:r w:rsidRPr="00773417">
              <w:rPr>
                <w:color w:val="000000"/>
                <w:sz w:val="16"/>
                <w:szCs w:val="16"/>
              </w:rPr>
              <w:t>MIL_1_02_00-0_112</w:t>
            </w:r>
          </w:p>
        </w:tc>
        <w:tc>
          <w:tcPr>
            <w:tcW w:w="577" w:type="pct"/>
            <w:tcBorders>
              <w:top w:val="single" w:sz="4" w:space="0" w:color="auto"/>
              <w:left w:val="nil"/>
              <w:bottom w:val="single" w:sz="4" w:space="0" w:color="auto"/>
              <w:right w:val="nil"/>
            </w:tcBorders>
            <w:vAlign w:val="bottom"/>
          </w:tcPr>
          <w:p w14:paraId="6B998411"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B6C762F"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0AFEEC94" w14:textId="77777777" w:rsidR="005E3C27" w:rsidRPr="00773417" w:rsidRDefault="005E3C27" w:rsidP="008C6DEF">
            <w:pPr>
              <w:rPr>
                <w:color w:val="000000"/>
                <w:sz w:val="16"/>
                <w:szCs w:val="16"/>
              </w:rPr>
            </w:pPr>
            <w:r w:rsidRPr="00773417">
              <w:rPr>
                <w:color w:val="000000"/>
                <w:sz w:val="16"/>
                <w:szCs w:val="16"/>
              </w:rPr>
              <w:t>MBirth_Date variable type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70C694D9" w14:textId="77777777" w:rsidR="005E3C27" w:rsidRPr="00773417" w:rsidRDefault="005E3C27" w:rsidP="008C6DEF">
            <w:pPr>
              <w:rPr>
                <w:color w:val="000000"/>
                <w:sz w:val="16"/>
                <w:szCs w:val="16"/>
              </w:rPr>
            </w:pPr>
            <w:r w:rsidRPr="00773417">
              <w:rPr>
                <w:color w:val="000000"/>
                <w:sz w:val="16"/>
                <w:szCs w:val="16"/>
              </w:rPr>
              <w:t>5</w:t>
            </w:r>
          </w:p>
        </w:tc>
      </w:tr>
      <w:tr w:rsidR="005E3C27" w:rsidRPr="00773417" w14:paraId="69B2EF5E"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4C5074F3" w14:textId="77777777" w:rsidR="005E3C27" w:rsidRPr="00773417" w:rsidRDefault="005E3C27" w:rsidP="008C6DEF">
            <w:pPr>
              <w:rPr>
                <w:color w:val="000000"/>
                <w:sz w:val="16"/>
                <w:szCs w:val="16"/>
              </w:rPr>
            </w:pPr>
            <w:r w:rsidRPr="00773417">
              <w:rPr>
                <w:color w:val="000000"/>
                <w:sz w:val="16"/>
                <w:szCs w:val="16"/>
              </w:rPr>
              <w:t xml:space="preserve"> 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45A366D8" w14:textId="77777777" w:rsidR="005E3C27" w:rsidRPr="00773417" w:rsidRDefault="005E3C27" w:rsidP="008C6DEF">
            <w:pPr>
              <w:rPr>
                <w:color w:val="000000"/>
                <w:sz w:val="16"/>
                <w:szCs w:val="16"/>
              </w:rPr>
            </w:pPr>
            <w:r w:rsidRPr="00773417">
              <w:rPr>
                <w:color w:val="000000"/>
                <w:sz w:val="16"/>
                <w:szCs w:val="16"/>
              </w:rPr>
              <w:t>MIL_1_02_00-0_113</w:t>
            </w:r>
          </w:p>
        </w:tc>
        <w:tc>
          <w:tcPr>
            <w:tcW w:w="577" w:type="pct"/>
            <w:tcBorders>
              <w:top w:val="single" w:sz="4" w:space="0" w:color="auto"/>
              <w:left w:val="nil"/>
              <w:bottom w:val="single" w:sz="4" w:space="0" w:color="auto"/>
              <w:right w:val="nil"/>
            </w:tcBorders>
            <w:vAlign w:val="bottom"/>
          </w:tcPr>
          <w:p w14:paraId="28AD3AC5"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18B46A4A"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5C5E60BD" w14:textId="77777777" w:rsidR="005E3C27" w:rsidRPr="00773417" w:rsidRDefault="005E3C27" w:rsidP="008C6DEF">
            <w:pPr>
              <w:rPr>
                <w:color w:val="000000"/>
                <w:sz w:val="16"/>
                <w:szCs w:val="16"/>
              </w:rPr>
            </w:pPr>
            <w:r w:rsidRPr="00773417">
              <w:rPr>
                <w:color w:val="000000"/>
                <w:sz w:val="16"/>
                <w:szCs w:val="16"/>
              </w:rPr>
              <w:t>MBirth_Date variable length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2BB213EB" w14:textId="77777777" w:rsidR="005E3C27" w:rsidRPr="00773417" w:rsidRDefault="005E3C27" w:rsidP="008C6DEF">
            <w:pPr>
              <w:rPr>
                <w:color w:val="000000"/>
                <w:sz w:val="16"/>
                <w:szCs w:val="16"/>
              </w:rPr>
            </w:pPr>
            <w:r w:rsidRPr="00773417">
              <w:rPr>
                <w:color w:val="000000"/>
                <w:sz w:val="16"/>
                <w:szCs w:val="16"/>
              </w:rPr>
              <w:t>11</w:t>
            </w:r>
          </w:p>
        </w:tc>
      </w:tr>
      <w:tr w:rsidR="005E3C27" w:rsidRPr="00773417" w14:paraId="67FD7EE8" w14:textId="77777777" w:rsidTr="008C6DEF">
        <w:trPr>
          <w:trHeight w:val="300"/>
        </w:trPr>
        <w:tc>
          <w:tcPr>
            <w:tcW w:w="541" w:type="pct"/>
            <w:tcBorders>
              <w:top w:val="nil"/>
              <w:left w:val="single" w:sz="4" w:space="0" w:color="auto"/>
              <w:bottom w:val="single" w:sz="4" w:space="0" w:color="auto"/>
              <w:right w:val="single" w:sz="4" w:space="0" w:color="auto"/>
            </w:tcBorders>
            <w:shd w:val="clear" w:color="auto" w:fill="auto"/>
            <w:noWrap/>
            <w:vAlign w:val="bottom"/>
            <w:hideMark/>
          </w:tcPr>
          <w:p w14:paraId="1095D08D" w14:textId="77777777" w:rsidR="005E3C27" w:rsidRPr="00773417" w:rsidRDefault="005E3C27" w:rsidP="008C6DEF">
            <w:pPr>
              <w:rPr>
                <w:color w:val="000000"/>
                <w:sz w:val="16"/>
                <w:szCs w:val="16"/>
              </w:rPr>
            </w:pPr>
            <w:r w:rsidRPr="00773417">
              <w:rPr>
                <w:color w:val="000000"/>
                <w:sz w:val="16"/>
                <w:szCs w:val="16"/>
              </w:rPr>
              <w:t>XX</w:t>
            </w:r>
            <w:r>
              <w:rPr>
                <w:color w:val="000000"/>
                <w:sz w:val="16"/>
                <w:szCs w:val="16"/>
              </w:rPr>
              <w:t>XXX</w:t>
            </w:r>
          </w:p>
        </w:tc>
        <w:tc>
          <w:tcPr>
            <w:tcW w:w="930" w:type="pct"/>
            <w:tcBorders>
              <w:top w:val="nil"/>
              <w:left w:val="nil"/>
              <w:bottom w:val="single" w:sz="4" w:space="0" w:color="auto"/>
              <w:right w:val="single" w:sz="4" w:space="0" w:color="auto"/>
            </w:tcBorders>
            <w:shd w:val="clear" w:color="auto" w:fill="auto"/>
            <w:noWrap/>
            <w:vAlign w:val="bottom"/>
            <w:hideMark/>
          </w:tcPr>
          <w:p w14:paraId="5E6E7E2C" w14:textId="77777777" w:rsidR="005E3C27" w:rsidRPr="00773417" w:rsidRDefault="005E3C27" w:rsidP="008C6DEF">
            <w:pPr>
              <w:rPr>
                <w:color w:val="000000"/>
                <w:sz w:val="16"/>
                <w:szCs w:val="16"/>
              </w:rPr>
            </w:pPr>
            <w:r w:rsidRPr="00773417">
              <w:rPr>
                <w:color w:val="000000"/>
                <w:sz w:val="16"/>
                <w:szCs w:val="16"/>
              </w:rPr>
              <w:t>MIL_1_05_00-0_113</w:t>
            </w:r>
          </w:p>
        </w:tc>
        <w:tc>
          <w:tcPr>
            <w:tcW w:w="577" w:type="pct"/>
            <w:tcBorders>
              <w:top w:val="single" w:sz="4" w:space="0" w:color="auto"/>
              <w:left w:val="nil"/>
              <w:bottom w:val="single" w:sz="4" w:space="0" w:color="auto"/>
              <w:right w:val="nil"/>
            </w:tcBorders>
            <w:vAlign w:val="bottom"/>
          </w:tcPr>
          <w:p w14:paraId="4FEB4CBA" w14:textId="77777777" w:rsidR="005E3C27" w:rsidRPr="00773417" w:rsidRDefault="005E3C27" w:rsidP="008C6DEF">
            <w:pPr>
              <w:rPr>
                <w:color w:val="000000"/>
                <w:sz w:val="16"/>
                <w:szCs w:val="16"/>
              </w:rPr>
            </w:pPr>
            <w:r w:rsidRPr="00773417">
              <w:rPr>
                <w:color w:val="000000"/>
                <w:sz w:val="16"/>
                <w:szCs w:val="16"/>
              </w:rPr>
              <w:t>Y</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10EB673F" w14:textId="77777777" w:rsidR="005E3C27" w:rsidRPr="00773417" w:rsidRDefault="005E3C27" w:rsidP="008C6DEF">
            <w:pPr>
              <w:rPr>
                <w:color w:val="000000"/>
                <w:sz w:val="16"/>
                <w:szCs w:val="16"/>
              </w:rPr>
            </w:pPr>
            <w:r w:rsidRPr="00773417">
              <w:rPr>
                <w:color w:val="000000"/>
                <w:sz w:val="16"/>
                <w:szCs w:val="16"/>
              </w:rPr>
              <w:t>Fail</w:t>
            </w:r>
          </w:p>
        </w:tc>
        <w:tc>
          <w:tcPr>
            <w:tcW w:w="1835" w:type="pct"/>
            <w:tcBorders>
              <w:top w:val="nil"/>
              <w:left w:val="nil"/>
              <w:bottom w:val="single" w:sz="4" w:space="0" w:color="auto"/>
              <w:right w:val="single" w:sz="4" w:space="0" w:color="auto"/>
            </w:tcBorders>
            <w:shd w:val="clear" w:color="auto" w:fill="auto"/>
            <w:noWrap/>
            <w:vAlign w:val="bottom"/>
            <w:hideMark/>
          </w:tcPr>
          <w:p w14:paraId="31E4900A" w14:textId="77777777" w:rsidR="005E3C27" w:rsidRPr="00773417" w:rsidRDefault="005E3C27" w:rsidP="008C6DEF">
            <w:pPr>
              <w:rPr>
                <w:color w:val="000000"/>
                <w:sz w:val="16"/>
                <w:szCs w:val="16"/>
              </w:rPr>
            </w:pPr>
            <w:r w:rsidRPr="00773417">
              <w:rPr>
                <w:color w:val="000000"/>
                <w:sz w:val="16"/>
                <w:szCs w:val="16"/>
              </w:rPr>
              <w:t>EncType variable length does not conform to specifications</w:t>
            </w:r>
          </w:p>
        </w:tc>
        <w:tc>
          <w:tcPr>
            <w:tcW w:w="541" w:type="pct"/>
            <w:tcBorders>
              <w:top w:val="nil"/>
              <w:left w:val="nil"/>
              <w:bottom w:val="single" w:sz="4" w:space="0" w:color="auto"/>
              <w:right w:val="single" w:sz="4" w:space="0" w:color="auto"/>
            </w:tcBorders>
            <w:shd w:val="clear" w:color="auto" w:fill="auto"/>
            <w:noWrap/>
            <w:vAlign w:val="bottom"/>
            <w:hideMark/>
          </w:tcPr>
          <w:p w14:paraId="2876934B" w14:textId="77777777" w:rsidR="005E3C27" w:rsidRPr="00773417" w:rsidRDefault="005E3C27" w:rsidP="008C6DEF">
            <w:pPr>
              <w:rPr>
                <w:color w:val="000000"/>
                <w:sz w:val="16"/>
                <w:szCs w:val="16"/>
              </w:rPr>
            </w:pPr>
            <w:r w:rsidRPr="00773417">
              <w:rPr>
                <w:color w:val="000000"/>
                <w:sz w:val="16"/>
                <w:szCs w:val="16"/>
              </w:rPr>
              <w:t>7</w:t>
            </w:r>
          </w:p>
        </w:tc>
      </w:tr>
    </w:tbl>
    <w:p w14:paraId="5CD1C6EB" w14:textId="010B5444" w:rsidR="005E3C27" w:rsidRDefault="005E3C27" w:rsidP="005E3C27"/>
    <w:p w14:paraId="2AAC70B9" w14:textId="1F83A192" w:rsidR="005E3C27" w:rsidRDefault="005E3C27" w:rsidP="005E3C27">
      <w:pPr>
        <w:pStyle w:val="Heading2"/>
      </w:pPr>
      <w:bookmarkStart w:id="41" w:name="_Toc66377165"/>
      <w:r>
        <w:t>Level 2</w:t>
      </w:r>
      <w:bookmarkEnd w:id="41"/>
    </w:p>
    <w:p w14:paraId="17DA1D35" w14:textId="77777777" w:rsidR="002B3CFD" w:rsidRPr="002B3CFD" w:rsidRDefault="002B3CFD" w:rsidP="002B3CFD"/>
    <w:p w14:paraId="34E50A5F" w14:textId="0EFD1E64" w:rsidR="005E3C27" w:rsidRDefault="005E3C27" w:rsidP="005E3C27">
      <w:pPr>
        <w:pStyle w:val="Heading3"/>
      </w:pPr>
      <w:bookmarkStart w:id="42" w:name="_Toc66377166"/>
      <w:r>
        <w:t xml:space="preserve">Level 2 Messages (output filename: </w:t>
      </w:r>
      <w:r>
        <w:rPr>
          <w:b/>
          <w:bCs/>
        </w:rPr>
        <w:t>l2_mstr</w:t>
      </w:r>
      <w:r>
        <w:t>)</w:t>
      </w:r>
      <w:bookmarkEnd w:id="42"/>
    </w:p>
    <w:p w14:paraId="0D0D5DC7" w14:textId="49CF1486" w:rsidR="005E3C27" w:rsidRPr="00773417" w:rsidRDefault="005E3C27" w:rsidP="005E3C27">
      <w:pPr>
        <w:spacing w:before="120"/>
      </w:pPr>
      <w:r w:rsidRPr="00773417">
        <w:t>Table</w:t>
      </w:r>
      <w:r w:rsidR="002B3CFD">
        <w:t xml:space="preserve"> </w:t>
      </w:r>
      <w:r w:rsidR="002B3CFD" w:rsidRPr="002B3CFD">
        <w:rPr>
          <w:b/>
          <w:bCs/>
        </w:rPr>
        <w:t>l2_mstr</w:t>
      </w:r>
      <w:r w:rsidRPr="00773417">
        <w:t xml:space="preserve"> will be saved to the </w:t>
      </w:r>
      <w:r w:rsidRPr="0052679F">
        <w:rPr>
          <w:b/>
          <w:bCs/>
        </w:rPr>
        <w:t>dplocal</w:t>
      </w:r>
      <w:r w:rsidRPr="00773417">
        <w:t xml:space="preserve"> folder and will remain local with DPs.</w:t>
      </w:r>
    </w:p>
    <w:p w14:paraId="6ABC0D85" w14:textId="77777777" w:rsidR="0052679F" w:rsidRDefault="005E3C27" w:rsidP="0052679F">
      <w:pPr>
        <w:spacing w:before="120"/>
      </w:pPr>
      <w:r w:rsidRPr="00773417">
        <w:t>This table will include data related to the following check(s):</w:t>
      </w:r>
    </w:p>
    <w:p w14:paraId="6FA59A55" w14:textId="77777777" w:rsidR="0052679F" w:rsidRDefault="005E3C27" w:rsidP="0052679F">
      <w:pPr>
        <w:pStyle w:val="ListParagraph"/>
        <w:numPr>
          <w:ilvl w:val="0"/>
          <w:numId w:val="24"/>
        </w:numPr>
        <w:spacing w:before="120"/>
      </w:pPr>
      <w:r w:rsidRPr="0052679F">
        <w:rPr>
          <w:b/>
          <w:bCs/>
        </w:rPr>
        <w:t>Within table checks</w:t>
      </w:r>
    </w:p>
    <w:p w14:paraId="0EBD4969" w14:textId="77777777" w:rsidR="0052679F" w:rsidRDefault="005E3C27" w:rsidP="0052679F">
      <w:pPr>
        <w:pStyle w:val="ListParagraph"/>
        <w:numPr>
          <w:ilvl w:val="0"/>
          <w:numId w:val="24"/>
        </w:numPr>
        <w:spacing w:before="120"/>
      </w:pPr>
      <w:r w:rsidRPr="0052679F">
        <w:rPr>
          <w:b/>
          <w:bCs/>
        </w:rPr>
        <w:t>Within table checks for linked records only</w:t>
      </w:r>
    </w:p>
    <w:p w14:paraId="6D56C04B" w14:textId="77777777" w:rsidR="0052679F" w:rsidRPr="0052679F" w:rsidRDefault="008C6DEF" w:rsidP="0052679F">
      <w:pPr>
        <w:pStyle w:val="ListParagraph"/>
        <w:numPr>
          <w:ilvl w:val="0"/>
          <w:numId w:val="24"/>
        </w:numPr>
        <w:spacing w:before="120"/>
        <w:rPr>
          <w:b/>
          <w:bCs/>
        </w:rPr>
      </w:pPr>
      <w:r w:rsidRPr="0052679F">
        <w:rPr>
          <w:b/>
          <w:bCs/>
        </w:rPr>
        <w:t>Within table unique key checks for all record</w:t>
      </w:r>
      <w:r w:rsidR="0052679F" w:rsidRPr="0052679F">
        <w:rPr>
          <w:b/>
          <w:bCs/>
        </w:rPr>
        <w:t>s</w:t>
      </w:r>
    </w:p>
    <w:p w14:paraId="69EB0365" w14:textId="01A335E2" w:rsidR="008C6DEF" w:rsidRPr="0052679F" w:rsidRDefault="008C6DEF" w:rsidP="0052679F">
      <w:pPr>
        <w:pStyle w:val="ListParagraph"/>
        <w:numPr>
          <w:ilvl w:val="0"/>
          <w:numId w:val="24"/>
        </w:numPr>
        <w:spacing w:before="120"/>
      </w:pPr>
      <w:r w:rsidRPr="0052679F">
        <w:rPr>
          <w:b/>
          <w:bCs/>
        </w:rPr>
        <w:t>Across table checks for all records</w:t>
      </w:r>
    </w:p>
    <w:p w14:paraId="55CB9121" w14:textId="4CF41136" w:rsidR="005E3C27" w:rsidRPr="005E3C27" w:rsidRDefault="005E3C27" w:rsidP="00BB4EDB"/>
    <w:tbl>
      <w:tblPr>
        <w:tblStyle w:val="TableGrid"/>
        <w:tblW w:w="4955" w:type="pct"/>
        <w:tblLayout w:type="fixed"/>
        <w:tblLook w:val="04A0" w:firstRow="1" w:lastRow="0" w:firstColumn="1" w:lastColumn="0" w:noHBand="0" w:noVBand="1"/>
      </w:tblPr>
      <w:tblGrid>
        <w:gridCol w:w="1074"/>
        <w:gridCol w:w="1671"/>
        <w:gridCol w:w="849"/>
        <w:gridCol w:w="719"/>
        <w:gridCol w:w="903"/>
        <w:gridCol w:w="810"/>
        <w:gridCol w:w="901"/>
        <w:gridCol w:w="1553"/>
        <w:gridCol w:w="786"/>
      </w:tblGrid>
      <w:tr w:rsidR="004F658D" w:rsidRPr="00773417" w14:paraId="036AE256" w14:textId="77777777" w:rsidTr="004F658D">
        <w:trPr>
          <w:tblHeader/>
        </w:trPr>
        <w:tc>
          <w:tcPr>
            <w:tcW w:w="580" w:type="pct"/>
            <w:noWrap/>
            <w:hideMark/>
          </w:tcPr>
          <w:p w14:paraId="7D8B7959" w14:textId="77777777" w:rsidR="005E3C27" w:rsidRPr="00773417" w:rsidRDefault="005E3C27" w:rsidP="008C6DEF">
            <w:pPr>
              <w:jc w:val="center"/>
              <w:rPr>
                <w:b/>
                <w:bCs/>
                <w:sz w:val="18"/>
                <w:szCs w:val="18"/>
              </w:rPr>
            </w:pPr>
            <w:r w:rsidRPr="00773417">
              <w:rPr>
                <w:b/>
                <w:bCs/>
                <w:sz w:val="18"/>
                <w:szCs w:val="18"/>
              </w:rPr>
              <w:t>VARIABLE</w:t>
            </w:r>
          </w:p>
        </w:tc>
        <w:tc>
          <w:tcPr>
            <w:tcW w:w="902" w:type="pct"/>
            <w:noWrap/>
            <w:hideMark/>
          </w:tcPr>
          <w:p w14:paraId="6ABB4DC8" w14:textId="77777777" w:rsidR="005E3C27" w:rsidRPr="00773417" w:rsidRDefault="005E3C27" w:rsidP="008C6DEF">
            <w:pPr>
              <w:jc w:val="center"/>
              <w:rPr>
                <w:b/>
                <w:bCs/>
                <w:sz w:val="18"/>
                <w:szCs w:val="18"/>
              </w:rPr>
            </w:pPr>
            <w:r w:rsidRPr="00773417">
              <w:rPr>
                <w:b/>
                <w:bCs/>
                <w:sz w:val="18"/>
                <w:szCs w:val="18"/>
              </w:rPr>
              <w:t>DESCRIPTION</w:t>
            </w:r>
          </w:p>
        </w:tc>
        <w:tc>
          <w:tcPr>
            <w:tcW w:w="458" w:type="pct"/>
            <w:noWrap/>
            <w:hideMark/>
          </w:tcPr>
          <w:p w14:paraId="2EA3D4A3" w14:textId="77777777" w:rsidR="005E3C27" w:rsidRPr="00773417" w:rsidRDefault="005E3C27" w:rsidP="008C6DEF">
            <w:pPr>
              <w:jc w:val="center"/>
              <w:rPr>
                <w:b/>
                <w:bCs/>
                <w:sz w:val="18"/>
                <w:szCs w:val="18"/>
              </w:rPr>
            </w:pPr>
            <w:r w:rsidRPr="00773417">
              <w:rPr>
                <w:b/>
                <w:bCs/>
                <w:sz w:val="18"/>
                <w:szCs w:val="18"/>
              </w:rPr>
              <w:t>LENGTH</w:t>
            </w:r>
          </w:p>
        </w:tc>
        <w:tc>
          <w:tcPr>
            <w:tcW w:w="388" w:type="pct"/>
            <w:noWrap/>
            <w:hideMark/>
          </w:tcPr>
          <w:p w14:paraId="5E214907" w14:textId="77777777" w:rsidR="005E3C27" w:rsidRPr="00773417" w:rsidRDefault="005E3C27" w:rsidP="008C6DEF">
            <w:pPr>
              <w:jc w:val="center"/>
              <w:rPr>
                <w:b/>
                <w:bCs/>
                <w:sz w:val="18"/>
                <w:szCs w:val="18"/>
              </w:rPr>
            </w:pPr>
            <w:r w:rsidRPr="00773417">
              <w:rPr>
                <w:b/>
                <w:bCs/>
                <w:sz w:val="18"/>
                <w:szCs w:val="18"/>
              </w:rPr>
              <w:t>TYPE</w:t>
            </w:r>
          </w:p>
        </w:tc>
        <w:tc>
          <w:tcPr>
            <w:tcW w:w="487" w:type="pct"/>
            <w:noWrap/>
            <w:hideMark/>
          </w:tcPr>
          <w:p w14:paraId="3DFB8D40" w14:textId="77777777" w:rsidR="005E3C27" w:rsidRPr="00773417" w:rsidRDefault="005E3C27" w:rsidP="008C6DEF">
            <w:pPr>
              <w:jc w:val="center"/>
              <w:rPr>
                <w:b/>
                <w:bCs/>
                <w:sz w:val="18"/>
                <w:szCs w:val="18"/>
              </w:rPr>
            </w:pPr>
            <w:r w:rsidRPr="00773417">
              <w:rPr>
                <w:b/>
                <w:bCs/>
                <w:sz w:val="18"/>
                <w:szCs w:val="18"/>
              </w:rPr>
              <w:t>FORMAT</w:t>
            </w:r>
          </w:p>
        </w:tc>
        <w:tc>
          <w:tcPr>
            <w:tcW w:w="437" w:type="pct"/>
            <w:noWrap/>
            <w:hideMark/>
          </w:tcPr>
          <w:p w14:paraId="7666A5D1" w14:textId="77777777" w:rsidR="005E3C27" w:rsidRPr="00773417" w:rsidRDefault="005E3C27" w:rsidP="008C6DEF">
            <w:pPr>
              <w:jc w:val="center"/>
              <w:rPr>
                <w:b/>
                <w:bCs/>
                <w:sz w:val="18"/>
                <w:szCs w:val="18"/>
              </w:rPr>
            </w:pPr>
            <w:r w:rsidRPr="00773417">
              <w:rPr>
                <w:b/>
                <w:bCs/>
                <w:sz w:val="18"/>
                <w:szCs w:val="18"/>
              </w:rPr>
              <w:t>LABEL</w:t>
            </w:r>
          </w:p>
        </w:tc>
        <w:tc>
          <w:tcPr>
            <w:tcW w:w="486" w:type="pct"/>
            <w:noWrap/>
            <w:hideMark/>
          </w:tcPr>
          <w:p w14:paraId="5AF42D66" w14:textId="77777777" w:rsidR="005E3C27" w:rsidRPr="00773417" w:rsidRDefault="005E3C27" w:rsidP="008C6DEF">
            <w:pPr>
              <w:jc w:val="center"/>
              <w:rPr>
                <w:b/>
                <w:bCs/>
                <w:sz w:val="18"/>
                <w:szCs w:val="18"/>
              </w:rPr>
            </w:pPr>
            <w:r w:rsidRPr="00773417">
              <w:rPr>
                <w:b/>
                <w:bCs/>
                <w:sz w:val="18"/>
                <w:szCs w:val="18"/>
              </w:rPr>
              <w:t>SOURCE</w:t>
            </w:r>
          </w:p>
        </w:tc>
        <w:tc>
          <w:tcPr>
            <w:tcW w:w="838" w:type="pct"/>
            <w:noWrap/>
            <w:hideMark/>
          </w:tcPr>
          <w:p w14:paraId="647E803D" w14:textId="77777777" w:rsidR="005E3C27" w:rsidRPr="00773417" w:rsidRDefault="005E3C27" w:rsidP="008C6DEF">
            <w:pPr>
              <w:jc w:val="center"/>
              <w:rPr>
                <w:b/>
                <w:bCs/>
                <w:sz w:val="18"/>
                <w:szCs w:val="18"/>
              </w:rPr>
            </w:pPr>
            <w:r w:rsidRPr="00773417">
              <w:rPr>
                <w:b/>
                <w:bCs/>
                <w:sz w:val="18"/>
                <w:szCs w:val="18"/>
              </w:rPr>
              <w:t>DERIVATION</w:t>
            </w:r>
          </w:p>
        </w:tc>
        <w:tc>
          <w:tcPr>
            <w:tcW w:w="425" w:type="pct"/>
            <w:noWrap/>
            <w:hideMark/>
          </w:tcPr>
          <w:p w14:paraId="640A8A5C" w14:textId="77777777" w:rsidR="005E3C27" w:rsidRPr="00773417" w:rsidRDefault="005E3C27" w:rsidP="008C6DEF">
            <w:pPr>
              <w:jc w:val="center"/>
              <w:rPr>
                <w:b/>
                <w:bCs/>
                <w:sz w:val="18"/>
                <w:szCs w:val="18"/>
              </w:rPr>
            </w:pPr>
            <w:r w:rsidRPr="00773417">
              <w:rPr>
                <w:b/>
                <w:bCs/>
                <w:sz w:val="18"/>
                <w:szCs w:val="18"/>
              </w:rPr>
              <w:t>ORDER</w:t>
            </w:r>
          </w:p>
        </w:tc>
      </w:tr>
      <w:tr w:rsidR="004F658D" w:rsidRPr="00773417" w14:paraId="18896171" w14:textId="77777777" w:rsidTr="004F658D">
        <w:tc>
          <w:tcPr>
            <w:tcW w:w="580" w:type="pct"/>
          </w:tcPr>
          <w:p w14:paraId="3679BAD6" w14:textId="77777777" w:rsidR="005E3C27" w:rsidRPr="00773417" w:rsidRDefault="005E3C27" w:rsidP="008C6DEF">
            <w:pPr>
              <w:rPr>
                <w:bCs/>
                <w:sz w:val="18"/>
                <w:szCs w:val="18"/>
              </w:rPr>
            </w:pPr>
            <w:r w:rsidRPr="00773417">
              <w:rPr>
                <w:bCs/>
                <w:sz w:val="18"/>
                <w:szCs w:val="18"/>
              </w:rPr>
              <w:t>FlagID</w:t>
            </w:r>
          </w:p>
        </w:tc>
        <w:tc>
          <w:tcPr>
            <w:tcW w:w="902" w:type="pct"/>
          </w:tcPr>
          <w:p w14:paraId="7701630E" w14:textId="77777777" w:rsidR="005E3C27" w:rsidRPr="00773417" w:rsidRDefault="005E3C27" w:rsidP="008C6DEF">
            <w:pPr>
              <w:rPr>
                <w:sz w:val="18"/>
                <w:szCs w:val="18"/>
              </w:rPr>
            </w:pPr>
            <w:r w:rsidRPr="00773417">
              <w:rPr>
                <w:sz w:val="18"/>
                <w:szCs w:val="18"/>
              </w:rPr>
              <w:t>Flag identifier</w:t>
            </w:r>
          </w:p>
        </w:tc>
        <w:tc>
          <w:tcPr>
            <w:tcW w:w="458" w:type="pct"/>
          </w:tcPr>
          <w:p w14:paraId="0B41FC96" w14:textId="77777777" w:rsidR="005E3C27" w:rsidRPr="00773417" w:rsidRDefault="005E3C27" w:rsidP="008C6DEF">
            <w:pPr>
              <w:rPr>
                <w:sz w:val="18"/>
                <w:szCs w:val="18"/>
              </w:rPr>
            </w:pPr>
            <w:r w:rsidRPr="00773417">
              <w:rPr>
                <w:sz w:val="18"/>
                <w:szCs w:val="18"/>
              </w:rPr>
              <w:t>21</w:t>
            </w:r>
          </w:p>
        </w:tc>
        <w:tc>
          <w:tcPr>
            <w:tcW w:w="388" w:type="pct"/>
          </w:tcPr>
          <w:p w14:paraId="7D83BA90" w14:textId="77777777" w:rsidR="005E3C27" w:rsidRPr="00773417" w:rsidRDefault="005E3C27" w:rsidP="008C6DEF">
            <w:pPr>
              <w:rPr>
                <w:sz w:val="18"/>
                <w:szCs w:val="18"/>
              </w:rPr>
            </w:pPr>
            <w:r w:rsidRPr="00773417">
              <w:rPr>
                <w:sz w:val="18"/>
                <w:szCs w:val="18"/>
              </w:rPr>
              <w:t>Char</w:t>
            </w:r>
          </w:p>
        </w:tc>
        <w:tc>
          <w:tcPr>
            <w:tcW w:w="487" w:type="pct"/>
          </w:tcPr>
          <w:p w14:paraId="41992FBB" w14:textId="77777777" w:rsidR="005E3C27" w:rsidRPr="00773417" w:rsidRDefault="005E3C27" w:rsidP="008C6DEF">
            <w:pPr>
              <w:rPr>
                <w:sz w:val="18"/>
                <w:szCs w:val="18"/>
              </w:rPr>
            </w:pPr>
            <w:r w:rsidRPr="00773417">
              <w:rPr>
                <w:sz w:val="18"/>
                <w:szCs w:val="18"/>
              </w:rPr>
              <w:t>$21.</w:t>
            </w:r>
          </w:p>
        </w:tc>
        <w:tc>
          <w:tcPr>
            <w:tcW w:w="437" w:type="pct"/>
          </w:tcPr>
          <w:p w14:paraId="2CC8F7DF" w14:textId="77777777" w:rsidR="005E3C27" w:rsidRPr="00773417" w:rsidRDefault="005E3C27" w:rsidP="008C6DEF">
            <w:pPr>
              <w:rPr>
                <w:sz w:val="18"/>
                <w:szCs w:val="18"/>
              </w:rPr>
            </w:pPr>
          </w:p>
        </w:tc>
        <w:tc>
          <w:tcPr>
            <w:tcW w:w="486" w:type="pct"/>
          </w:tcPr>
          <w:p w14:paraId="34D9DECF" w14:textId="77777777" w:rsidR="005E3C27" w:rsidRPr="00773417" w:rsidRDefault="005E3C27" w:rsidP="008C6DEF">
            <w:pPr>
              <w:rPr>
                <w:sz w:val="18"/>
                <w:szCs w:val="18"/>
              </w:rPr>
            </w:pPr>
          </w:p>
        </w:tc>
        <w:tc>
          <w:tcPr>
            <w:tcW w:w="838" w:type="pct"/>
          </w:tcPr>
          <w:p w14:paraId="254578E7" w14:textId="77777777" w:rsidR="005E3C27" w:rsidRPr="00773417" w:rsidRDefault="005E3C27" w:rsidP="008C6DEF">
            <w:pPr>
              <w:rPr>
                <w:sz w:val="18"/>
                <w:szCs w:val="18"/>
              </w:rPr>
            </w:pPr>
          </w:p>
        </w:tc>
        <w:tc>
          <w:tcPr>
            <w:tcW w:w="425" w:type="pct"/>
            <w:hideMark/>
          </w:tcPr>
          <w:p w14:paraId="753BF741" w14:textId="77777777" w:rsidR="005E3C27" w:rsidRPr="00773417" w:rsidRDefault="005E3C27" w:rsidP="008C6DEF">
            <w:pPr>
              <w:jc w:val="right"/>
              <w:rPr>
                <w:sz w:val="18"/>
                <w:szCs w:val="18"/>
              </w:rPr>
            </w:pPr>
            <w:r w:rsidRPr="00773417">
              <w:rPr>
                <w:sz w:val="18"/>
                <w:szCs w:val="18"/>
              </w:rPr>
              <w:t>1</w:t>
            </w:r>
          </w:p>
        </w:tc>
      </w:tr>
      <w:tr w:rsidR="004F658D" w:rsidRPr="00773417" w14:paraId="2DB5FFF4" w14:textId="77777777" w:rsidTr="004F658D">
        <w:tc>
          <w:tcPr>
            <w:tcW w:w="580" w:type="pct"/>
          </w:tcPr>
          <w:p w14:paraId="696BE405" w14:textId="77777777" w:rsidR="005E3C27" w:rsidRPr="00773417" w:rsidRDefault="005E3C27" w:rsidP="008C6DEF">
            <w:pPr>
              <w:rPr>
                <w:bCs/>
                <w:sz w:val="18"/>
                <w:szCs w:val="18"/>
              </w:rPr>
            </w:pPr>
            <w:r>
              <w:rPr>
                <w:bCs/>
                <w:sz w:val="18"/>
                <w:szCs w:val="18"/>
              </w:rPr>
              <w:t>m</w:t>
            </w:r>
            <w:r w:rsidRPr="00773417">
              <w:rPr>
                <w:bCs/>
                <w:sz w:val="18"/>
                <w:szCs w:val="18"/>
              </w:rPr>
              <w:t>essage</w:t>
            </w:r>
          </w:p>
        </w:tc>
        <w:tc>
          <w:tcPr>
            <w:tcW w:w="902" w:type="pct"/>
          </w:tcPr>
          <w:p w14:paraId="6B1787F4" w14:textId="77777777" w:rsidR="005E3C27" w:rsidRPr="00773417" w:rsidRDefault="005E3C27" w:rsidP="008C6DEF">
            <w:pPr>
              <w:rPr>
                <w:sz w:val="18"/>
                <w:szCs w:val="18"/>
              </w:rPr>
            </w:pPr>
            <w:r w:rsidRPr="00773417">
              <w:rPr>
                <w:sz w:val="18"/>
                <w:szCs w:val="18"/>
              </w:rPr>
              <w:t>Error message</w:t>
            </w:r>
          </w:p>
        </w:tc>
        <w:tc>
          <w:tcPr>
            <w:tcW w:w="458" w:type="pct"/>
          </w:tcPr>
          <w:p w14:paraId="00C78A50" w14:textId="77777777" w:rsidR="005E3C27" w:rsidRPr="00773417" w:rsidRDefault="005E3C27" w:rsidP="008C6DEF">
            <w:pPr>
              <w:rPr>
                <w:sz w:val="18"/>
                <w:szCs w:val="18"/>
              </w:rPr>
            </w:pPr>
            <w:r w:rsidRPr="00773417">
              <w:rPr>
                <w:sz w:val="18"/>
                <w:szCs w:val="18"/>
              </w:rPr>
              <w:t>300</w:t>
            </w:r>
          </w:p>
        </w:tc>
        <w:tc>
          <w:tcPr>
            <w:tcW w:w="388" w:type="pct"/>
          </w:tcPr>
          <w:p w14:paraId="0211DD7B" w14:textId="77777777" w:rsidR="005E3C27" w:rsidRPr="00773417" w:rsidRDefault="005E3C27" w:rsidP="008C6DEF">
            <w:pPr>
              <w:rPr>
                <w:sz w:val="18"/>
                <w:szCs w:val="18"/>
              </w:rPr>
            </w:pPr>
            <w:r w:rsidRPr="00773417">
              <w:rPr>
                <w:sz w:val="18"/>
                <w:szCs w:val="18"/>
              </w:rPr>
              <w:t>Char</w:t>
            </w:r>
          </w:p>
        </w:tc>
        <w:tc>
          <w:tcPr>
            <w:tcW w:w="487" w:type="pct"/>
          </w:tcPr>
          <w:p w14:paraId="026A76EE" w14:textId="77777777" w:rsidR="005E3C27" w:rsidRPr="00773417" w:rsidRDefault="005E3C27" w:rsidP="008C6DEF">
            <w:pPr>
              <w:rPr>
                <w:sz w:val="18"/>
                <w:szCs w:val="18"/>
              </w:rPr>
            </w:pPr>
            <w:r w:rsidRPr="00773417">
              <w:rPr>
                <w:sz w:val="18"/>
                <w:szCs w:val="18"/>
              </w:rPr>
              <w:t>$300.</w:t>
            </w:r>
          </w:p>
        </w:tc>
        <w:tc>
          <w:tcPr>
            <w:tcW w:w="437" w:type="pct"/>
          </w:tcPr>
          <w:p w14:paraId="49612CC3" w14:textId="77777777" w:rsidR="005E3C27" w:rsidRPr="00773417" w:rsidRDefault="005E3C27" w:rsidP="008C6DEF">
            <w:pPr>
              <w:rPr>
                <w:sz w:val="18"/>
                <w:szCs w:val="18"/>
              </w:rPr>
            </w:pPr>
          </w:p>
        </w:tc>
        <w:tc>
          <w:tcPr>
            <w:tcW w:w="486" w:type="pct"/>
          </w:tcPr>
          <w:p w14:paraId="2FFF0B0E" w14:textId="77777777" w:rsidR="005E3C27" w:rsidRPr="00773417" w:rsidRDefault="005E3C27" w:rsidP="008C6DEF">
            <w:pPr>
              <w:rPr>
                <w:sz w:val="18"/>
                <w:szCs w:val="18"/>
              </w:rPr>
            </w:pPr>
          </w:p>
        </w:tc>
        <w:tc>
          <w:tcPr>
            <w:tcW w:w="838" w:type="pct"/>
          </w:tcPr>
          <w:p w14:paraId="6657ED21" w14:textId="77777777" w:rsidR="005E3C27" w:rsidRPr="00773417" w:rsidRDefault="005E3C27" w:rsidP="008C6DEF">
            <w:pPr>
              <w:rPr>
                <w:sz w:val="18"/>
                <w:szCs w:val="18"/>
              </w:rPr>
            </w:pPr>
          </w:p>
        </w:tc>
        <w:tc>
          <w:tcPr>
            <w:tcW w:w="425" w:type="pct"/>
          </w:tcPr>
          <w:p w14:paraId="5630EB0C" w14:textId="77777777" w:rsidR="005E3C27" w:rsidRPr="00773417" w:rsidRDefault="005E3C27" w:rsidP="008C6DEF">
            <w:pPr>
              <w:jc w:val="right"/>
              <w:rPr>
                <w:sz w:val="18"/>
                <w:szCs w:val="18"/>
              </w:rPr>
            </w:pPr>
            <w:r>
              <w:rPr>
                <w:sz w:val="18"/>
                <w:szCs w:val="18"/>
              </w:rPr>
              <w:t>2</w:t>
            </w:r>
          </w:p>
        </w:tc>
      </w:tr>
      <w:tr w:rsidR="004F658D" w:rsidRPr="00773417" w14:paraId="36787F53" w14:textId="77777777" w:rsidTr="004F658D">
        <w:tc>
          <w:tcPr>
            <w:tcW w:w="580" w:type="pct"/>
          </w:tcPr>
          <w:p w14:paraId="3A291041" w14:textId="77777777" w:rsidR="005E3C27" w:rsidRPr="00773417" w:rsidRDefault="005E3C27" w:rsidP="008C6DEF">
            <w:pPr>
              <w:rPr>
                <w:bCs/>
                <w:sz w:val="18"/>
                <w:szCs w:val="18"/>
              </w:rPr>
            </w:pPr>
            <w:r w:rsidRPr="00773417">
              <w:rPr>
                <w:bCs/>
                <w:sz w:val="18"/>
                <w:szCs w:val="18"/>
              </w:rPr>
              <w:t>Flag_Descr</w:t>
            </w:r>
          </w:p>
        </w:tc>
        <w:tc>
          <w:tcPr>
            <w:tcW w:w="902" w:type="pct"/>
          </w:tcPr>
          <w:p w14:paraId="54615492" w14:textId="77777777" w:rsidR="005E3C27" w:rsidRPr="00773417" w:rsidRDefault="005E3C27" w:rsidP="008C6DEF">
            <w:pPr>
              <w:rPr>
                <w:sz w:val="18"/>
                <w:szCs w:val="18"/>
              </w:rPr>
            </w:pPr>
            <w:r w:rsidRPr="00773417">
              <w:rPr>
                <w:sz w:val="18"/>
                <w:szCs w:val="18"/>
              </w:rPr>
              <w:t>Flag description</w:t>
            </w:r>
          </w:p>
        </w:tc>
        <w:tc>
          <w:tcPr>
            <w:tcW w:w="458" w:type="pct"/>
          </w:tcPr>
          <w:p w14:paraId="34F63F67" w14:textId="77777777" w:rsidR="005E3C27" w:rsidRPr="00773417" w:rsidRDefault="005E3C27" w:rsidP="008C6DEF">
            <w:pPr>
              <w:rPr>
                <w:sz w:val="18"/>
                <w:szCs w:val="18"/>
              </w:rPr>
            </w:pPr>
            <w:r w:rsidRPr="00773417">
              <w:rPr>
                <w:sz w:val="18"/>
                <w:szCs w:val="18"/>
              </w:rPr>
              <w:t>255</w:t>
            </w:r>
          </w:p>
        </w:tc>
        <w:tc>
          <w:tcPr>
            <w:tcW w:w="388" w:type="pct"/>
          </w:tcPr>
          <w:p w14:paraId="65EB2E81" w14:textId="77777777" w:rsidR="005E3C27" w:rsidRPr="00773417" w:rsidRDefault="005E3C27" w:rsidP="008C6DEF">
            <w:pPr>
              <w:rPr>
                <w:sz w:val="18"/>
                <w:szCs w:val="18"/>
              </w:rPr>
            </w:pPr>
            <w:r w:rsidRPr="00773417">
              <w:rPr>
                <w:sz w:val="18"/>
                <w:szCs w:val="18"/>
              </w:rPr>
              <w:t>Char</w:t>
            </w:r>
          </w:p>
        </w:tc>
        <w:tc>
          <w:tcPr>
            <w:tcW w:w="487" w:type="pct"/>
          </w:tcPr>
          <w:p w14:paraId="0A63EDC6" w14:textId="77777777" w:rsidR="005E3C27" w:rsidRPr="00773417" w:rsidRDefault="005E3C27" w:rsidP="008C6DEF">
            <w:pPr>
              <w:rPr>
                <w:sz w:val="18"/>
                <w:szCs w:val="18"/>
              </w:rPr>
            </w:pPr>
            <w:r w:rsidRPr="00773417">
              <w:rPr>
                <w:sz w:val="18"/>
                <w:szCs w:val="18"/>
              </w:rPr>
              <w:t>$255.</w:t>
            </w:r>
          </w:p>
        </w:tc>
        <w:tc>
          <w:tcPr>
            <w:tcW w:w="437" w:type="pct"/>
          </w:tcPr>
          <w:p w14:paraId="36A56F6A" w14:textId="77777777" w:rsidR="005E3C27" w:rsidRPr="00773417" w:rsidRDefault="005E3C27" w:rsidP="008C6DEF">
            <w:pPr>
              <w:rPr>
                <w:sz w:val="18"/>
                <w:szCs w:val="18"/>
              </w:rPr>
            </w:pPr>
          </w:p>
        </w:tc>
        <w:tc>
          <w:tcPr>
            <w:tcW w:w="486" w:type="pct"/>
          </w:tcPr>
          <w:p w14:paraId="03B00EFA" w14:textId="77777777" w:rsidR="005E3C27" w:rsidRPr="00773417" w:rsidRDefault="005E3C27" w:rsidP="008C6DEF">
            <w:pPr>
              <w:rPr>
                <w:sz w:val="18"/>
                <w:szCs w:val="18"/>
              </w:rPr>
            </w:pPr>
          </w:p>
        </w:tc>
        <w:tc>
          <w:tcPr>
            <w:tcW w:w="838" w:type="pct"/>
          </w:tcPr>
          <w:p w14:paraId="143B3BA7" w14:textId="77777777" w:rsidR="005E3C27" w:rsidRPr="00773417" w:rsidRDefault="005E3C27" w:rsidP="008C6DEF">
            <w:pPr>
              <w:rPr>
                <w:sz w:val="18"/>
                <w:szCs w:val="18"/>
              </w:rPr>
            </w:pPr>
          </w:p>
        </w:tc>
        <w:tc>
          <w:tcPr>
            <w:tcW w:w="425" w:type="pct"/>
            <w:hideMark/>
          </w:tcPr>
          <w:p w14:paraId="3F6C3D4D" w14:textId="002B7754" w:rsidR="005E3C27" w:rsidRPr="00773417" w:rsidRDefault="005E3C27" w:rsidP="008C6DEF">
            <w:pPr>
              <w:jc w:val="right"/>
              <w:rPr>
                <w:sz w:val="18"/>
                <w:szCs w:val="18"/>
              </w:rPr>
            </w:pPr>
            <w:r>
              <w:rPr>
                <w:sz w:val="18"/>
                <w:szCs w:val="18"/>
              </w:rPr>
              <w:t>3</w:t>
            </w:r>
          </w:p>
        </w:tc>
      </w:tr>
      <w:tr w:rsidR="004F658D" w:rsidRPr="00773417" w14:paraId="6DB7A5B9" w14:textId="77777777" w:rsidTr="004F658D">
        <w:tc>
          <w:tcPr>
            <w:tcW w:w="580" w:type="pct"/>
          </w:tcPr>
          <w:p w14:paraId="47B97083" w14:textId="77777777" w:rsidR="005E3C27" w:rsidRPr="00773417" w:rsidRDefault="005E3C27" w:rsidP="008C6DEF">
            <w:pPr>
              <w:rPr>
                <w:bCs/>
                <w:sz w:val="18"/>
                <w:szCs w:val="18"/>
              </w:rPr>
            </w:pPr>
            <w:r w:rsidRPr="00773417">
              <w:rPr>
                <w:bCs/>
                <w:sz w:val="18"/>
                <w:szCs w:val="18"/>
              </w:rPr>
              <w:t>FlagType</w:t>
            </w:r>
          </w:p>
        </w:tc>
        <w:tc>
          <w:tcPr>
            <w:tcW w:w="902" w:type="pct"/>
          </w:tcPr>
          <w:p w14:paraId="301E37DE" w14:textId="77777777" w:rsidR="005E3C27" w:rsidRPr="00773417" w:rsidRDefault="005E3C27" w:rsidP="008C6DEF">
            <w:pPr>
              <w:rPr>
                <w:sz w:val="18"/>
                <w:szCs w:val="18"/>
              </w:rPr>
            </w:pPr>
            <w:r w:rsidRPr="00773417">
              <w:rPr>
                <w:sz w:val="18"/>
                <w:szCs w:val="18"/>
              </w:rPr>
              <w:t>Flag type</w:t>
            </w:r>
          </w:p>
        </w:tc>
        <w:tc>
          <w:tcPr>
            <w:tcW w:w="458" w:type="pct"/>
          </w:tcPr>
          <w:p w14:paraId="1252172B" w14:textId="77777777" w:rsidR="005E3C27" w:rsidRPr="00773417" w:rsidRDefault="005E3C27" w:rsidP="008C6DEF">
            <w:pPr>
              <w:rPr>
                <w:sz w:val="18"/>
                <w:szCs w:val="18"/>
              </w:rPr>
            </w:pPr>
            <w:r w:rsidRPr="00773417">
              <w:rPr>
                <w:sz w:val="18"/>
                <w:szCs w:val="18"/>
              </w:rPr>
              <w:t>4</w:t>
            </w:r>
          </w:p>
        </w:tc>
        <w:tc>
          <w:tcPr>
            <w:tcW w:w="388" w:type="pct"/>
          </w:tcPr>
          <w:p w14:paraId="724F8617" w14:textId="77777777" w:rsidR="005E3C27" w:rsidRPr="00773417" w:rsidRDefault="005E3C27" w:rsidP="008C6DEF">
            <w:pPr>
              <w:rPr>
                <w:sz w:val="18"/>
                <w:szCs w:val="18"/>
              </w:rPr>
            </w:pPr>
            <w:r w:rsidRPr="00773417">
              <w:rPr>
                <w:sz w:val="18"/>
                <w:szCs w:val="18"/>
              </w:rPr>
              <w:t>Char</w:t>
            </w:r>
          </w:p>
        </w:tc>
        <w:tc>
          <w:tcPr>
            <w:tcW w:w="487" w:type="pct"/>
          </w:tcPr>
          <w:p w14:paraId="6FD80668" w14:textId="77777777" w:rsidR="005E3C27" w:rsidRPr="00773417" w:rsidRDefault="005E3C27" w:rsidP="008C6DEF">
            <w:pPr>
              <w:rPr>
                <w:sz w:val="18"/>
                <w:szCs w:val="18"/>
              </w:rPr>
            </w:pPr>
            <w:r w:rsidRPr="00773417">
              <w:rPr>
                <w:sz w:val="18"/>
                <w:szCs w:val="18"/>
              </w:rPr>
              <w:t>$4.</w:t>
            </w:r>
          </w:p>
        </w:tc>
        <w:tc>
          <w:tcPr>
            <w:tcW w:w="437" w:type="pct"/>
          </w:tcPr>
          <w:p w14:paraId="4D7AACE8" w14:textId="77777777" w:rsidR="005E3C27" w:rsidRPr="00773417" w:rsidRDefault="005E3C27" w:rsidP="008C6DEF">
            <w:pPr>
              <w:rPr>
                <w:sz w:val="18"/>
                <w:szCs w:val="18"/>
              </w:rPr>
            </w:pPr>
          </w:p>
        </w:tc>
        <w:tc>
          <w:tcPr>
            <w:tcW w:w="486" w:type="pct"/>
          </w:tcPr>
          <w:p w14:paraId="7648141F" w14:textId="77777777" w:rsidR="005E3C27" w:rsidRPr="00773417" w:rsidRDefault="005E3C27" w:rsidP="008C6DEF">
            <w:pPr>
              <w:rPr>
                <w:sz w:val="18"/>
                <w:szCs w:val="18"/>
              </w:rPr>
            </w:pPr>
          </w:p>
        </w:tc>
        <w:tc>
          <w:tcPr>
            <w:tcW w:w="838" w:type="pct"/>
          </w:tcPr>
          <w:p w14:paraId="4638F348" w14:textId="77777777" w:rsidR="005E3C27" w:rsidRPr="00773417" w:rsidRDefault="005E3C27" w:rsidP="008C6DEF">
            <w:pPr>
              <w:rPr>
                <w:sz w:val="18"/>
                <w:szCs w:val="18"/>
              </w:rPr>
            </w:pPr>
          </w:p>
        </w:tc>
        <w:tc>
          <w:tcPr>
            <w:tcW w:w="425" w:type="pct"/>
            <w:hideMark/>
          </w:tcPr>
          <w:p w14:paraId="11D9DB1D" w14:textId="1E8D87B1" w:rsidR="005E3C27" w:rsidRPr="00773417" w:rsidRDefault="005E3C27" w:rsidP="008C6DEF">
            <w:pPr>
              <w:jc w:val="right"/>
              <w:rPr>
                <w:sz w:val="18"/>
                <w:szCs w:val="18"/>
              </w:rPr>
            </w:pPr>
            <w:r>
              <w:rPr>
                <w:sz w:val="18"/>
                <w:szCs w:val="18"/>
              </w:rPr>
              <w:t>4</w:t>
            </w:r>
          </w:p>
        </w:tc>
      </w:tr>
      <w:tr w:rsidR="004F658D" w:rsidRPr="00773417" w14:paraId="51E955BE" w14:textId="77777777" w:rsidTr="004F658D">
        <w:tc>
          <w:tcPr>
            <w:tcW w:w="580" w:type="pct"/>
          </w:tcPr>
          <w:p w14:paraId="395DA145" w14:textId="77777777" w:rsidR="005E3C27" w:rsidRPr="00773417" w:rsidRDefault="005E3C27" w:rsidP="008C6DEF">
            <w:pPr>
              <w:rPr>
                <w:bCs/>
                <w:sz w:val="18"/>
                <w:szCs w:val="18"/>
              </w:rPr>
            </w:pPr>
            <w:r w:rsidRPr="00773417">
              <w:rPr>
                <w:bCs/>
                <w:sz w:val="18"/>
                <w:szCs w:val="18"/>
              </w:rPr>
              <w:t>AbortYN</w:t>
            </w:r>
          </w:p>
        </w:tc>
        <w:tc>
          <w:tcPr>
            <w:tcW w:w="902" w:type="pct"/>
          </w:tcPr>
          <w:p w14:paraId="58009FAB" w14:textId="77777777" w:rsidR="005E3C27" w:rsidRPr="00773417" w:rsidRDefault="005E3C27" w:rsidP="008C6DEF">
            <w:pPr>
              <w:rPr>
                <w:sz w:val="18"/>
                <w:szCs w:val="18"/>
              </w:rPr>
            </w:pPr>
            <w:r w:rsidRPr="00773417">
              <w:rPr>
                <w:sz w:val="18"/>
                <w:szCs w:val="18"/>
              </w:rPr>
              <w:t>Indicates QA package abort status (Y or N) for each FlagID</w:t>
            </w:r>
          </w:p>
        </w:tc>
        <w:tc>
          <w:tcPr>
            <w:tcW w:w="458" w:type="pct"/>
          </w:tcPr>
          <w:p w14:paraId="2AFA4787" w14:textId="77777777" w:rsidR="005E3C27" w:rsidRPr="00773417" w:rsidRDefault="005E3C27" w:rsidP="008C6DEF">
            <w:pPr>
              <w:rPr>
                <w:sz w:val="18"/>
                <w:szCs w:val="18"/>
              </w:rPr>
            </w:pPr>
            <w:r w:rsidRPr="00773417">
              <w:rPr>
                <w:sz w:val="18"/>
                <w:szCs w:val="18"/>
              </w:rPr>
              <w:t>1</w:t>
            </w:r>
          </w:p>
        </w:tc>
        <w:tc>
          <w:tcPr>
            <w:tcW w:w="388" w:type="pct"/>
          </w:tcPr>
          <w:p w14:paraId="5E96C8CD" w14:textId="77777777" w:rsidR="005E3C27" w:rsidRPr="00773417" w:rsidRDefault="005E3C27" w:rsidP="008C6DEF">
            <w:pPr>
              <w:rPr>
                <w:sz w:val="18"/>
                <w:szCs w:val="18"/>
              </w:rPr>
            </w:pPr>
            <w:r w:rsidRPr="00773417">
              <w:rPr>
                <w:sz w:val="18"/>
                <w:szCs w:val="18"/>
              </w:rPr>
              <w:t>Char</w:t>
            </w:r>
          </w:p>
        </w:tc>
        <w:tc>
          <w:tcPr>
            <w:tcW w:w="487" w:type="pct"/>
          </w:tcPr>
          <w:p w14:paraId="59A25A9B" w14:textId="77777777" w:rsidR="005E3C27" w:rsidRPr="00773417" w:rsidRDefault="005E3C27" w:rsidP="008C6DEF">
            <w:pPr>
              <w:rPr>
                <w:sz w:val="18"/>
                <w:szCs w:val="18"/>
              </w:rPr>
            </w:pPr>
            <w:r w:rsidRPr="00773417">
              <w:rPr>
                <w:sz w:val="18"/>
                <w:szCs w:val="18"/>
              </w:rPr>
              <w:t>$1.</w:t>
            </w:r>
          </w:p>
        </w:tc>
        <w:tc>
          <w:tcPr>
            <w:tcW w:w="437" w:type="pct"/>
          </w:tcPr>
          <w:p w14:paraId="447AC8FF" w14:textId="77777777" w:rsidR="005E3C27" w:rsidRPr="00773417" w:rsidRDefault="005E3C27" w:rsidP="008C6DEF">
            <w:pPr>
              <w:rPr>
                <w:sz w:val="18"/>
                <w:szCs w:val="18"/>
              </w:rPr>
            </w:pPr>
          </w:p>
        </w:tc>
        <w:tc>
          <w:tcPr>
            <w:tcW w:w="486" w:type="pct"/>
          </w:tcPr>
          <w:p w14:paraId="357DAC90" w14:textId="77777777" w:rsidR="005E3C27" w:rsidRPr="00773417" w:rsidRDefault="005E3C27" w:rsidP="008C6DEF">
            <w:pPr>
              <w:rPr>
                <w:sz w:val="18"/>
                <w:szCs w:val="18"/>
              </w:rPr>
            </w:pPr>
          </w:p>
        </w:tc>
        <w:tc>
          <w:tcPr>
            <w:tcW w:w="838" w:type="pct"/>
          </w:tcPr>
          <w:p w14:paraId="3151E68E" w14:textId="77777777" w:rsidR="005E3C27" w:rsidRPr="00773417" w:rsidRDefault="005E3C27" w:rsidP="008C6DEF">
            <w:pPr>
              <w:rPr>
                <w:sz w:val="18"/>
                <w:szCs w:val="18"/>
              </w:rPr>
            </w:pPr>
          </w:p>
        </w:tc>
        <w:tc>
          <w:tcPr>
            <w:tcW w:w="425" w:type="pct"/>
            <w:hideMark/>
          </w:tcPr>
          <w:p w14:paraId="2E06B20D" w14:textId="369B514B" w:rsidR="005E3C27" w:rsidRPr="00773417" w:rsidRDefault="005E3C27" w:rsidP="008C6DEF">
            <w:pPr>
              <w:jc w:val="right"/>
              <w:rPr>
                <w:sz w:val="18"/>
                <w:szCs w:val="18"/>
              </w:rPr>
            </w:pPr>
            <w:r>
              <w:rPr>
                <w:sz w:val="18"/>
                <w:szCs w:val="18"/>
              </w:rPr>
              <w:t>5</w:t>
            </w:r>
          </w:p>
        </w:tc>
      </w:tr>
      <w:tr w:rsidR="004F658D" w:rsidRPr="00773417" w14:paraId="04082B03" w14:textId="77777777" w:rsidTr="004F658D">
        <w:tc>
          <w:tcPr>
            <w:tcW w:w="580" w:type="pct"/>
          </w:tcPr>
          <w:p w14:paraId="1802EB00" w14:textId="77777777" w:rsidR="005E3C27" w:rsidRPr="00773417" w:rsidRDefault="005E3C27" w:rsidP="008C6DEF">
            <w:pPr>
              <w:rPr>
                <w:bCs/>
                <w:sz w:val="18"/>
                <w:szCs w:val="18"/>
              </w:rPr>
            </w:pPr>
            <w:r w:rsidRPr="00773417">
              <w:rPr>
                <w:bCs/>
                <w:sz w:val="18"/>
                <w:szCs w:val="18"/>
              </w:rPr>
              <w:t>Count</w:t>
            </w:r>
          </w:p>
        </w:tc>
        <w:tc>
          <w:tcPr>
            <w:tcW w:w="902" w:type="pct"/>
          </w:tcPr>
          <w:p w14:paraId="42FE2B64" w14:textId="77777777" w:rsidR="005E3C27" w:rsidRPr="00773417" w:rsidRDefault="005E3C27" w:rsidP="008C6DEF">
            <w:pPr>
              <w:rPr>
                <w:sz w:val="18"/>
                <w:szCs w:val="18"/>
              </w:rPr>
            </w:pPr>
            <w:r w:rsidRPr="00773417">
              <w:rPr>
                <w:sz w:val="18"/>
                <w:szCs w:val="18"/>
              </w:rPr>
              <w:t>Count of flagged records</w:t>
            </w:r>
          </w:p>
        </w:tc>
        <w:tc>
          <w:tcPr>
            <w:tcW w:w="458" w:type="pct"/>
          </w:tcPr>
          <w:p w14:paraId="2BD368FE" w14:textId="77777777" w:rsidR="005E3C27" w:rsidRPr="00773417" w:rsidRDefault="005E3C27" w:rsidP="008C6DEF">
            <w:pPr>
              <w:rPr>
                <w:sz w:val="18"/>
                <w:szCs w:val="18"/>
              </w:rPr>
            </w:pPr>
            <w:r w:rsidRPr="00773417">
              <w:rPr>
                <w:sz w:val="18"/>
                <w:szCs w:val="18"/>
              </w:rPr>
              <w:t>8</w:t>
            </w:r>
          </w:p>
        </w:tc>
        <w:tc>
          <w:tcPr>
            <w:tcW w:w="388" w:type="pct"/>
          </w:tcPr>
          <w:p w14:paraId="686FA958" w14:textId="77777777" w:rsidR="005E3C27" w:rsidRPr="00773417" w:rsidRDefault="005E3C27" w:rsidP="008C6DEF">
            <w:pPr>
              <w:rPr>
                <w:sz w:val="18"/>
                <w:szCs w:val="18"/>
              </w:rPr>
            </w:pPr>
            <w:r w:rsidRPr="00773417">
              <w:rPr>
                <w:sz w:val="18"/>
                <w:szCs w:val="18"/>
              </w:rPr>
              <w:t>Num</w:t>
            </w:r>
          </w:p>
        </w:tc>
        <w:tc>
          <w:tcPr>
            <w:tcW w:w="487" w:type="pct"/>
          </w:tcPr>
          <w:p w14:paraId="1EC08357" w14:textId="77777777" w:rsidR="005E3C27" w:rsidRPr="00773417" w:rsidRDefault="005E3C27" w:rsidP="008C6DEF">
            <w:pPr>
              <w:rPr>
                <w:sz w:val="18"/>
                <w:szCs w:val="18"/>
              </w:rPr>
            </w:pPr>
            <w:r w:rsidRPr="00773417">
              <w:rPr>
                <w:sz w:val="18"/>
                <w:szCs w:val="18"/>
              </w:rPr>
              <w:t>COMMA18.</w:t>
            </w:r>
          </w:p>
        </w:tc>
        <w:tc>
          <w:tcPr>
            <w:tcW w:w="437" w:type="pct"/>
          </w:tcPr>
          <w:p w14:paraId="5A7B696F" w14:textId="77777777" w:rsidR="005E3C27" w:rsidRPr="00773417" w:rsidRDefault="005E3C27" w:rsidP="008C6DEF">
            <w:pPr>
              <w:rPr>
                <w:sz w:val="18"/>
                <w:szCs w:val="18"/>
              </w:rPr>
            </w:pPr>
          </w:p>
        </w:tc>
        <w:tc>
          <w:tcPr>
            <w:tcW w:w="486" w:type="pct"/>
          </w:tcPr>
          <w:p w14:paraId="4B88B671" w14:textId="77777777" w:rsidR="005E3C27" w:rsidRPr="00773417" w:rsidRDefault="005E3C27" w:rsidP="008C6DEF">
            <w:pPr>
              <w:rPr>
                <w:sz w:val="18"/>
                <w:szCs w:val="18"/>
              </w:rPr>
            </w:pPr>
            <w:r w:rsidRPr="00773417">
              <w:rPr>
                <w:sz w:val="18"/>
                <w:szCs w:val="18"/>
              </w:rPr>
              <w:t>NA</w:t>
            </w:r>
          </w:p>
        </w:tc>
        <w:tc>
          <w:tcPr>
            <w:tcW w:w="838" w:type="pct"/>
          </w:tcPr>
          <w:p w14:paraId="56CBF533" w14:textId="77777777" w:rsidR="005E3C27" w:rsidRPr="00773417" w:rsidRDefault="005E3C27" w:rsidP="008C6DEF">
            <w:pPr>
              <w:rPr>
                <w:sz w:val="18"/>
                <w:szCs w:val="18"/>
              </w:rPr>
            </w:pPr>
            <w:r w:rsidRPr="00773417">
              <w:rPr>
                <w:sz w:val="18"/>
                <w:szCs w:val="18"/>
              </w:rPr>
              <w:t>Count is 99999 for table-wide issues; otherwise is a row count</w:t>
            </w:r>
          </w:p>
        </w:tc>
        <w:tc>
          <w:tcPr>
            <w:tcW w:w="425" w:type="pct"/>
            <w:hideMark/>
          </w:tcPr>
          <w:p w14:paraId="698A91CC" w14:textId="77777777" w:rsidR="005E3C27" w:rsidRPr="00773417" w:rsidRDefault="005E3C27" w:rsidP="008C6DEF">
            <w:pPr>
              <w:jc w:val="right"/>
              <w:rPr>
                <w:sz w:val="18"/>
                <w:szCs w:val="18"/>
              </w:rPr>
            </w:pPr>
            <w:r w:rsidRPr="00773417">
              <w:rPr>
                <w:sz w:val="18"/>
                <w:szCs w:val="18"/>
              </w:rPr>
              <w:t>6</w:t>
            </w:r>
          </w:p>
        </w:tc>
      </w:tr>
    </w:tbl>
    <w:p w14:paraId="0DCFDCB8" w14:textId="537C18C0" w:rsidR="005E3C27" w:rsidRDefault="005E3C27" w:rsidP="005E3C27"/>
    <w:p w14:paraId="5ACE5CAF" w14:textId="4A7606BC" w:rsidR="008C6DEF" w:rsidRDefault="008C6DEF" w:rsidP="005E3C27">
      <w:pPr>
        <w:rPr>
          <w:b/>
          <w:bCs/>
        </w:rPr>
      </w:pPr>
      <w:r>
        <w:rPr>
          <w:b/>
          <w:bCs/>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2970"/>
        <w:gridCol w:w="2970"/>
        <w:gridCol w:w="821"/>
        <w:gridCol w:w="802"/>
        <w:gridCol w:w="610"/>
      </w:tblGrid>
      <w:tr w:rsidR="00913BE4" w:rsidRPr="00773417" w14:paraId="56432063" w14:textId="77777777" w:rsidTr="00913BE4">
        <w:trPr>
          <w:cantSplit/>
          <w:tblHeader/>
        </w:trPr>
        <w:tc>
          <w:tcPr>
            <w:tcW w:w="630" w:type="pct"/>
            <w:shd w:val="clear" w:color="auto" w:fill="auto"/>
            <w:vAlign w:val="center"/>
            <w:hideMark/>
          </w:tcPr>
          <w:p w14:paraId="03F8BB36" w14:textId="77777777" w:rsidR="00913BE4" w:rsidRPr="00773417" w:rsidRDefault="00913BE4" w:rsidP="00BB4EDB">
            <w:pPr>
              <w:spacing w:after="0"/>
              <w:jc w:val="center"/>
              <w:rPr>
                <w:b/>
                <w:color w:val="000000"/>
                <w:sz w:val="16"/>
                <w:szCs w:val="16"/>
              </w:rPr>
            </w:pPr>
            <w:r w:rsidRPr="00773417">
              <w:rPr>
                <w:b/>
                <w:color w:val="000000"/>
                <w:sz w:val="16"/>
                <w:szCs w:val="16"/>
              </w:rPr>
              <w:t>FlagID</w:t>
            </w:r>
          </w:p>
        </w:tc>
        <w:tc>
          <w:tcPr>
            <w:tcW w:w="1588" w:type="pct"/>
            <w:vAlign w:val="center"/>
          </w:tcPr>
          <w:p w14:paraId="3FFDAA6D" w14:textId="32582F3C" w:rsidR="00913BE4" w:rsidRPr="00773417" w:rsidRDefault="00913BE4" w:rsidP="00BB4EDB">
            <w:pPr>
              <w:spacing w:after="0"/>
              <w:jc w:val="center"/>
              <w:rPr>
                <w:b/>
                <w:color w:val="000000"/>
                <w:sz w:val="16"/>
                <w:szCs w:val="16"/>
              </w:rPr>
            </w:pPr>
            <w:r w:rsidRPr="00773417">
              <w:rPr>
                <w:b/>
                <w:color w:val="000000"/>
                <w:sz w:val="16"/>
                <w:szCs w:val="16"/>
              </w:rPr>
              <w:t>message</w:t>
            </w:r>
          </w:p>
        </w:tc>
        <w:tc>
          <w:tcPr>
            <w:tcW w:w="1588" w:type="pct"/>
            <w:shd w:val="clear" w:color="auto" w:fill="auto"/>
            <w:vAlign w:val="center"/>
            <w:hideMark/>
          </w:tcPr>
          <w:p w14:paraId="7832BE49" w14:textId="70C13AE7" w:rsidR="00913BE4" w:rsidRPr="00773417" w:rsidRDefault="00913BE4" w:rsidP="00BB4EDB">
            <w:pPr>
              <w:spacing w:after="0"/>
              <w:jc w:val="center"/>
              <w:rPr>
                <w:b/>
                <w:color w:val="000000"/>
                <w:sz w:val="16"/>
                <w:szCs w:val="16"/>
              </w:rPr>
            </w:pPr>
            <w:r w:rsidRPr="00773417">
              <w:rPr>
                <w:b/>
                <w:color w:val="000000"/>
                <w:sz w:val="16"/>
                <w:szCs w:val="16"/>
              </w:rPr>
              <w:t>Flag_Descr</w:t>
            </w:r>
          </w:p>
        </w:tc>
        <w:tc>
          <w:tcPr>
            <w:tcW w:w="439" w:type="pct"/>
            <w:shd w:val="clear" w:color="auto" w:fill="auto"/>
            <w:vAlign w:val="center"/>
            <w:hideMark/>
          </w:tcPr>
          <w:p w14:paraId="4DBAF526" w14:textId="77777777" w:rsidR="00913BE4" w:rsidRPr="00773417" w:rsidRDefault="00913BE4" w:rsidP="00BB4EDB">
            <w:pPr>
              <w:spacing w:after="0"/>
              <w:jc w:val="center"/>
              <w:rPr>
                <w:b/>
                <w:color w:val="000000"/>
                <w:sz w:val="16"/>
                <w:szCs w:val="16"/>
              </w:rPr>
            </w:pPr>
            <w:r w:rsidRPr="00773417">
              <w:rPr>
                <w:b/>
                <w:color w:val="000000"/>
                <w:sz w:val="16"/>
                <w:szCs w:val="16"/>
              </w:rPr>
              <w:t>FlagType</w:t>
            </w:r>
          </w:p>
        </w:tc>
        <w:tc>
          <w:tcPr>
            <w:tcW w:w="429" w:type="pct"/>
            <w:shd w:val="clear" w:color="auto" w:fill="auto"/>
            <w:vAlign w:val="center"/>
            <w:hideMark/>
          </w:tcPr>
          <w:p w14:paraId="185B8BBF" w14:textId="77777777" w:rsidR="00913BE4" w:rsidRPr="00773417" w:rsidRDefault="00913BE4" w:rsidP="00BB4EDB">
            <w:pPr>
              <w:spacing w:after="0"/>
              <w:jc w:val="center"/>
              <w:rPr>
                <w:b/>
                <w:color w:val="000000"/>
                <w:sz w:val="16"/>
                <w:szCs w:val="16"/>
              </w:rPr>
            </w:pPr>
            <w:r w:rsidRPr="00773417">
              <w:rPr>
                <w:b/>
                <w:color w:val="000000"/>
                <w:sz w:val="16"/>
                <w:szCs w:val="16"/>
              </w:rPr>
              <w:t>AbortYN</w:t>
            </w:r>
          </w:p>
        </w:tc>
        <w:tc>
          <w:tcPr>
            <w:tcW w:w="326" w:type="pct"/>
            <w:shd w:val="clear" w:color="auto" w:fill="auto"/>
            <w:vAlign w:val="center"/>
            <w:hideMark/>
          </w:tcPr>
          <w:p w14:paraId="0959D4BE" w14:textId="77777777" w:rsidR="00913BE4" w:rsidRPr="00773417" w:rsidRDefault="00913BE4" w:rsidP="00BB4EDB">
            <w:pPr>
              <w:spacing w:after="0"/>
              <w:jc w:val="center"/>
              <w:rPr>
                <w:b/>
                <w:color w:val="000000"/>
                <w:sz w:val="16"/>
                <w:szCs w:val="16"/>
              </w:rPr>
            </w:pPr>
            <w:r w:rsidRPr="00773417">
              <w:rPr>
                <w:b/>
                <w:color w:val="000000"/>
                <w:sz w:val="16"/>
                <w:szCs w:val="16"/>
              </w:rPr>
              <w:t>count</w:t>
            </w:r>
          </w:p>
        </w:tc>
      </w:tr>
      <w:tr w:rsidR="00913BE4" w:rsidRPr="00773417" w14:paraId="5F406D70" w14:textId="77777777" w:rsidTr="00913BE4">
        <w:trPr>
          <w:cantSplit/>
        </w:trPr>
        <w:tc>
          <w:tcPr>
            <w:tcW w:w="630" w:type="pct"/>
            <w:shd w:val="clear" w:color="auto" w:fill="auto"/>
            <w:hideMark/>
          </w:tcPr>
          <w:p w14:paraId="683E6BFA"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24472865" w14:textId="7C18D1AE" w:rsidR="00913BE4" w:rsidRPr="00773417" w:rsidRDefault="00913BE4" w:rsidP="00BB4EDB">
            <w:pPr>
              <w:spacing w:after="0"/>
              <w:rPr>
                <w:color w:val="000000"/>
                <w:sz w:val="16"/>
                <w:szCs w:val="16"/>
              </w:rPr>
            </w:pPr>
            <w:r w:rsidRPr="00773417">
              <w:rPr>
                <w:color w:val="000000"/>
                <w:sz w:val="16"/>
                <w:szCs w:val="16"/>
              </w:rPr>
              <w:t>Filled DDate: MPatID = 11234567 and CPatid = 2234567: CBirth_Date(05/25/2012) must be between 3 days before ADate(01/05/2012) through Ddate(01/08/2012)</w:t>
            </w:r>
          </w:p>
        </w:tc>
        <w:tc>
          <w:tcPr>
            <w:tcW w:w="1588" w:type="pct"/>
            <w:shd w:val="clear" w:color="auto" w:fill="auto"/>
            <w:hideMark/>
          </w:tcPr>
          <w:p w14:paraId="3DC132E2" w14:textId="017FF0D7" w:rsidR="00913BE4" w:rsidRPr="00773417" w:rsidRDefault="00913BE4" w:rsidP="00BB4EDB">
            <w:pPr>
              <w:spacing w:after="0"/>
              <w:rPr>
                <w:color w:val="000000"/>
                <w:sz w:val="16"/>
                <w:szCs w:val="16"/>
              </w:rPr>
            </w:pPr>
            <w:r w:rsidRPr="00773417">
              <w:rPr>
                <w:color w:val="000000"/>
                <w:sz w:val="16"/>
                <w:szCs w:val="16"/>
              </w:rPr>
              <w:t>CBirth_Date populated but CBirth_Date not between 3 days before ADate through Ddate or Ddate is null and CBirth_Date not between 3 days before through 1 days after ADate</w:t>
            </w:r>
          </w:p>
        </w:tc>
        <w:tc>
          <w:tcPr>
            <w:tcW w:w="439" w:type="pct"/>
            <w:shd w:val="clear" w:color="auto" w:fill="auto"/>
            <w:hideMark/>
          </w:tcPr>
          <w:p w14:paraId="37C9D282"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549D86DD"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03DD638B" w14:textId="77777777" w:rsidR="00913BE4" w:rsidRPr="00773417" w:rsidRDefault="00913BE4" w:rsidP="00BB4EDB">
            <w:pPr>
              <w:spacing w:after="0"/>
              <w:jc w:val="right"/>
              <w:rPr>
                <w:color w:val="000000"/>
                <w:sz w:val="16"/>
                <w:szCs w:val="16"/>
              </w:rPr>
            </w:pPr>
            <w:r w:rsidRPr="00773417">
              <w:rPr>
                <w:color w:val="000000"/>
                <w:sz w:val="16"/>
                <w:szCs w:val="16"/>
              </w:rPr>
              <w:t>1</w:t>
            </w:r>
          </w:p>
        </w:tc>
      </w:tr>
      <w:tr w:rsidR="00913BE4" w:rsidRPr="00773417" w14:paraId="52955ED3" w14:textId="77777777" w:rsidTr="00913BE4">
        <w:trPr>
          <w:cantSplit/>
        </w:trPr>
        <w:tc>
          <w:tcPr>
            <w:tcW w:w="630" w:type="pct"/>
            <w:shd w:val="clear" w:color="auto" w:fill="auto"/>
            <w:hideMark/>
          </w:tcPr>
          <w:p w14:paraId="45B34664"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7739FCAA" w14:textId="5F310BF3" w:rsidR="00913BE4" w:rsidRPr="00773417" w:rsidRDefault="00913BE4" w:rsidP="00BB4EDB">
            <w:pPr>
              <w:spacing w:after="0"/>
              <w:rPr>
                <w:color w:val="000000"/>
                <w:sz w:val="16"/>
                <w:szCs w:val="16"/>
              </w:rPr>
            </w:pPr>
            <w:r w:rsidRPr="00773417">
              <w:rPr>
                <w:color w:val="000000"/>
                <w:sz w:val="16"/>
                <w:szCs w:val="16"/>
              </w:rPr>
              <w:t>Filled DDate: MPatID = 3234567 and CPatid = 4234567: CBirth_Date(01/01/2012) must be between 3 days before ADate(01/05/2012) through Ddate(01/08/2012)</w:t>
            </w:r>
          </w:p>
        </w:tc>
        <w:tc>
          <w:tcPr>
            <w:tcW w:w="1588" w:type="pct"/>
            <w:shd w:val="clear" w:color="auto" w:fill="auto"/>
            <w:hideMark/>
          </w:tcPr>
          <w:p w14:paraId="09A048F7" w14:textId="58E57EB0" w:rsidR="00913BE4" w:rsidRPr="00773417" w:rsidRDefault="00913BE4" w:rsidP="00BB4EDB">
            <w:pPr>
              <w:spacing w:after="0"/>
              <w:rPr>
                <w:color w:val="000000"/>
                <w:sz w:val="16"/>
                <w:szCs w:val="16"/>
              </w:rPr>
            </w:pPr>
            <w:r w:rsidRPr="00773417">
              <w:rPr>
                <w:color w:val="000000"/>
                <w:sz w:val="16"/>
                <w:szCs w:val="16"/>
              </w:rPr>
              <w:t>CBirth_Date populated but CBirth_Date not between 3 days before ADate through Ddate or Ddate is null and CBirth_Date not between 3 days before through 1 days after ADate</w:t>
            </w:r>
          </w:p>
        </w:tc>
        <w:tc>
          <w:tcPr>
            <w:tcW w:w="439" w:type="pct"/>
            <w:shd w:val="clear" w:color="auto" w:fill="auto"/>
            <w:hideMark/>
          </w:tcPr>
          <w:p w14:paraId="651BEF04"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7BAD4AA2"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42AF1A6B" w14:textId="77777777" w:rsidR="00913BE4" w:rsidRPr="00773417" w:rsidRDefault="00913BE4" w:rsidP="00BB4EDB">
            <w:pPr>
              <w:spacing w:after="0"/>
              <w:jc w:val="right"/>
              <w:rPr>
                <w:color w:val="000000"/>
                <w:sz w:val="16"/>
                <w:szCs w:val="16"/>
              </w:rPr>
            </w:pPr>
            <w:r w:rsidRPr="00773417">
              <w:rPr>
                <w:color w:val="000000"/>
                <w:sz w:val="16"/>
                <w:szCs w:val="16"/>
              </w:rPr>
              <w:t>1</w:t>
            </w:r>
          </w:p>
        </w:tc>
      </w:tr>
      <w:tr w:rsidR="00913BE4" w:rsidRPr="00773417" w14:paraId="4B987AF4" w14:textId="77777777" w:rsidTr="00913BE4">
        <w:trPr>
          <w:cantSplit/>
        </w:trPr>
        <w:tc>
          <w:tcPr>
            <w:tcW w:w="630" w:type="pct"/>
            <w:shd w:val="clear" w:color="auto" w:fill="auto"/>
            <w:hideMark/>
          </w:tcPr>
          <w:p w14:paraId="4763AA54" w14:textId="77777777" w:rsidR="00913BE4" w:rsidRPr="00773417" w:rsidRDefault="00913BE4" w:rsidP="00BB4EDB">
            <w:pPr>
              <w:spacing w:after="0"/>
              <w:rPr>
                <w:color w:val="000000"/>
                <w:sz w:val="16"/>
                <w:szCs w:val="16"/>
              </w:rPr>
            </w:pPr>
            <w:r w:rsidRPr="00773417">
              <w:rPr>
                <w:color w:val="000000"/>
                <w:sz w:val="16"/>
                <w:szCs w:val="16"/>
              </w:rPr>
              <w:t>MIL_2_06_00-0_255</w:t>
            </w:r>
          </w:p>
        </w:tc>
        <w:tc>
          <w:tcPr>
            <w:tcW w:w="1588" w:type="pct"/>
          </w:tcPr>
          <w:p w14:paraId="1C41B0E0" w14:textId="77A46056" w:rsidR="00913BE4" w:rsidRPr="00773417" w:rsidRDefault="00913BE4" w:rsidP="00BB4EDB">
            <w:pPr>
              <w:spacing w:after="0"/>
              <w:rPr>
                <w:color w:val="000000"/>
                <w:sz w:val="16"/>
                <w:szCs w:val="16"/>
              </w:rPr>
            </w:pPr>
            <w:r w:rsidRPr="00773417">
              <w:rPr>
                <w:color w:val="000000"/>
                <w:sz w:val="16"/>
                <w:szCs w:val="16"/>
              </w:rPr>
              <w:t>Filled DDate: MPatID = 5234567 and CPatid = 7234567: CBirth_Date(01/01/2012) must be between 3 days before ADate(01/05/2012) through Ddate(01/08/2012)</w:t>
            </w:r>
          </w:p>
        </w:tc>
        <w:tc>
          <w:tcPr>
            <w:tcW w:w="1588" w:type="pct"/>
            <w:shd w:val="clear" w:color="auto" w:fill="auto"/>
            <w:hideMark/>
          </w:tcPr>
          <w:p w14:paraId="558A4503" w14:textId="069EFC4C" w:rsidR="00913BE4" w:rsidRPr="00773417" w:rsidRDefault="00913BE4" w:rsidP="00BB4EDB">
            <w:pPr>
              <w:spacing w:after="0"/>
              <w:rPr>
                <w:color w:val="000000"/>
                <w:sz w:val="16"/>
                <w:szCs w:val="16"/>
              </w:rPr>
            </w:pPr>
            <w:r w:rsidRPr="00773417">
              <w:rPr>
                <w:color w:val="000000"/>
                <w:sz w:val="16"/>
                <w:szCs w:val="16"/>
              </w:rPr>
              <w:t>CBirth_Date populated but CBirth_Date not between 3 days before ADate through Ddate or Ddate is null and CBirth_Date not between 3 days before through 1 days after ADate</w:t>
            </w:r>
          </w:p>
        </w:tc>
        <w:tc>
          <w:tcPr>
            <w:tcW w:w="439" w:type="pct"/>
            <w:shd w:val="clear" w:color="auto" w:fill="auto"/>
            <w:hideMark/>
          </w:tcPr>
          <w:p w14:paraId="34865E88" w14:textId="77777777" w:rsidR="00913BE4" w:rsidRPr="00773417" w:rsidRDefault="00913BE4" w:rsidP="00BB4EDB">
            <w:pPr>
              <w:spacing w:after="0"/>
              <w:rPr>
                <w:color w:val="000000"/>
                <w:sz w:val="16"/>
                <w:szCs w:val="16"/>
              </w:rPr>
            </w:pPr>
            <w:r w:rsidRPr="00773417">
              <w:rPr>
                <w:color w:val="000000"/>
                <w:sz w:val="16"/>
                <w:szCs w:val="16"/>
              </w:rPr>
              <w:t>Warn</w:t>
            </w:r>
          </w:p>
        </w:tc>
        <w:tc>
          <w:tcPr>
            <w:tcW w:w="429" w:type="pct"/>
            <w:shd w:val="clear" w:color="auto" w:fill="auto"/>
            <w:hideMark/>
          </w:tcPr>
          <w:p w14:paraId="21E5441A" w14:textId="77777777" w:rsidR="00913BE4" w:rsidRPr="00773417" w:rsidRDefault="00913BE4" w:rsidP="00BB4EDB">
            <w:pPr>
              <w:spacing w:after="0"/>
              <w:rPr>
                <w:color w:val="000000"/>
                <w:sz w:val="16"/>
                <w:szCs w:val="16"/>
              </w:rPr>
            </w:pPr>
            <w:r w:rsidRPr="00773417">
              <w:rPr>
                <w:color w:val="000000"/>
                <w:sz w:val="16"/>
                <w:szCs w:val="16"/>
              </w:rPr>
              <w:t>N</w:t>
            </w:r>
          </w:p>
        </w:tc>
        <w:tc>
          <w:tcPr>
            <w:tcW w:w="326" w:type="pct"/>
            <w:shd w:val="clear" w:color="auto" w:fill="auto"/>
            <w:hideMark/>
          </w:tcPr>
          <w:p w14:paraId="03BB82E0" w14:textId="77777777" w:rsidR="00913BE4" w:rsidRPr="00773417" w:rsidRDefault="00913BE4" w:rsidP="00BB4EDB">
            <w:pPr>
              <w:spacing w:after="0"/>
              <w:jc w:val="right"/>
              <w:rPr>
                <w:color w:val="000000"/>
                <w:sz w:val="16"/>
                <w:szCs w:val="16"/>
              </w:rPr>
            </w:pPr>
            <w:r w:rsidRPr="00773417">
              <w:rPr>
                <w:color w:val="000000"/>
                <w:sz w:val="16"/>
                <w:szCs w:val="16"/>
              </w:rPr>
              <w:t>1</w:t>
            </w:r>
          </w:p>
        </w:tc>
      </w:tr>
    </w:tbl>
    <w:p w14:paraId="51BF6F1E" w14:textId="77777777" w:rsidR="002B3CFD" w:rsidRPr="008C6DEF" w:rsidRDefault="002B3CFD" w:rsidP="005E3C27"/>
    <w:p w14:paraId="59D2D2E7" w14:textId="75FE4301" w:rsidR="005E3C27" w:rsidRDefault="008C6DEF" w:rsidP="008C6DEF">
      <w:pPr>
        <w:pStyle w:val="Heading3"/>
      </w:pPr>
      <w:bookmarkStart w:id="43" w:name="_Toc66377167"/>
      <w:r>
        <w:t xml:space="preserve">Level 2 Mother File Status (output filename: </w:t>
      </w:r>
      <w:r w:rsidR="00AD3B52">
        <w:rPr>
          <w:b/>
          <w:bCs/>
        </w:rPr>
        <w:t>mil</w:t>
      </w:r>
      <w:r>
        <w:rPr>
          <w:b/>
          <w:bCs/>
        </w:rPr>
        <w:t>_</w:t>
      </w:r>
      <w:r w:rsidR="00AD3B52">
        <w:rPr>
          <w:b/>
          <w:bCs/>
        </w:rPr>
        <w:t>idf</w:t>
      </w:r>
      <w:r>
        <w:rPr>
          <w:b/>
          <w:bCs/>
        </w:rPr>
        <w:t>ile</w:t>
      </w:r>
      <w:r w:rsidR="00AD3B52">
        <w:rPr>
          <w:b/>
          <w:bCs/>
        </w:rPr>
        <w:t>s</w:t>
      </w:r>
      <w:r>
        <w:rPr>
          <w:b/>
          <w:bCs/>
        </w:rPr>
        <w:t>tatus_</w:t>
      </w:r>
      <w:r w:rsidR="00AD3B52">
        <w:rPr>
          <w:b/>
          <w:bCs/>
        </w:rPr>
        <w:t>mp</w:t>
      </w:r>
      <w:r>
        <w:rPr>
          <w:b/>
          <w:bCs/>
        </w:rPr>
        <w:t>at</w:t>
      </w:r>
      <w:r w:rsidR="00AD3B52">
        <w:rPr>
          <w:b/>
          <w:bCs/>
        </w:rPr>
        <w:t>id</w:t>
      </w:r>
      <w:r>
        <w:t>)</w:t>
      </w:r>
      <w:bookmarkEnd w:id="43"/>
    </w:p>
    <w:p w14:paraId="136ABE37" w14:textId="3C6F6F62" w:rsidR="008C6DEF" w:rsidRPr="00773417" w:rsidRDefault="008C6DEF" w:rsidP="008C6DEF">
      <w:pPr>
        <w:spacing w:before="120"/>
      </w:pPr>
      <w:r w:rsidRPr="00773417">
        <w:t>Table</w:t>
      </w:r>
      <w:r w:rsidR="002B3CFD">
        <w:t xml:space="preserve"> </w:t>
      </w:r>
      <w:r w:rsidR="002B3CFD" w:rsidRPr="002B3CFD">
        <w:rPr>
          <w:b/>
          <w:bCs/>
        </w:rPr>
        <w:t>MIL</w:t>
      </w:r>
      <w:r w:rsidR="002B3CFD">
        <w:rPr>
          <w:b/>
          <w:bCs/>
        </w:rPr>
        <w:t>_</w:t>
      </w:r>
      <w:r w:rsidR="002B3CFD" w:rsidRPr="002B3CFD">
        <w:rPr>
          <w:b/>
          <w:bCs/>
        </w:rPr>
        <w:t>IDFil</w:t>
      </w:r>
      <w:r w:rsidR="002B3CFD">
        <w:rPr>
          <w:b/>
          <w:bCs/>
        </w:rPr>
        <w:t>e</w:t>
      </w:r>
      <w:r w:rsidR="002B3CFD" w:rsidRPr="002B3CFD">
        <w:rPr>
          <w:b/>
          <w:bCs/>
        </w:rPr>
        <w:t>Status_MPatid</w:t>
      </w:r>
      <w:r w:rsidRPr="00773417">
        <w:t xml:space="preserve"> will be saved to the </w:t>
      </w:r>
      <w:r w:rsidRPr="0052679F">
        <w:rPr>
          <w:b/>
          <w:bCs/>
        </w:rPr>
        <w:t>dplocal</w:t>
      </w:r>
      <w:r w:rsidRPr="00773417">
        <w:t xml:space="preserve"> folder and will remain local with DPs.</w:t>
      </w:r>
    </w:p>
    <w:p w14:paraId="425C4474" w14:textId="1310F64C" w:rsidR="008C6DEF" w:rsidRPr="008C6DEF" w:rsidRDefault="008C6DEF" w:rsidP="0052679F">
      <w:pPr>
        <w:keepNext/>
        <w:spacing w:before="120"/>
        <w:rPr>
          <w:b/>
          <w:bCs/>
        </w:rPr>
      </w:pPr>
      <w:r w:rsidRPr="00773417">
        <w:t>This table will include data related to the following check(s):</w:t>
      </w:r>
      <w:r w:rsidR="0052679F">
        <w:t xml:space="preserve"> </w:t>
      </w:r>
      <w:r>
        <w:rPr>
          <w:b/>
          <w:bCs/>
        </w:rPr>
        <w:t>Across table checks for all records</w:t>
      </w:r>
    </w:p>
    <w:tbl>
      <w:tblPr>
        <w:tblStyle w:val="TableGrid"/>
        <w:tblW w:w="5195" w:type="pct"/>
        <w:tblLook w:val="04A0" w:firstRow="1" w:lastRow="0" w:firstColumn="1" w:lastColumn="0" w:noHBand="0" w:noVBand="1"/>
      </w:tblPr>
      <w:tblGrid>
        <w:gridCol w:w="1128"/>
        <w:gridCol w:w="1221"/>
        <w:gridCol w:w="816"/>
        <w:gridCol w:w="583"/>
        <w:gridCol w:w="878"/>
        <w:gridCol w:w="972"/>
        <w:gridCol w:w="1558"/>
        <w:gridCol w:w="1499"/>
        <w:gridCol w:w="1060"/>
      </w:tblGrid>
      <w:tr w:rsidR="008C6DEF" w:rsidRPr="00773417" w14:paraId="48031430" w14:textId="77777777" w:rsidTr="001858A3">
        <w:trPr>
          <w:tblHeader/>
        </w:trPr>
        <w:tc>
          <w:tcPr>
            <w:tcW w:w="573" w:type="pct"/>
            <w:noWrap/>
            <w:hideMark/>
          </w:tcPr>
          <w:p w14:paraId="6869BF1E" w14:textId="77777777" w:rsidR="008C6DEF" w:rsidRPr="00773417" w:rsidRDefault="008C6DEF" w:rsidP="008C6DEF">
            <w:pPr>
              <w:jc w:val="center"/>
              <w:rPr>
                <w:b/>
                <w:bCs/>
                <w:sz w:val="18"/>
                <w:szCs w:val="18"/>
              </w:rPr>
            </w:pPr>
            <w:r w:rsidRPr="00773417">
              <w:rPr>
                <w:b/>
                <w:bCs/>
                <w:sz w:val="18"/>
                <w:szCs w:val="18"/>
              </w:rPr>
              <w:t>VARIABLE</w:t>
            </w:r>
          </w:p>
        </w:tc>
        <w:tc>
          <w:tcPr>
            <w:tcW w:w="621" w:type="pct"/>
            <w:noWrap/>
            <w:hideMark/>
          </w:tcPr>
          <w:p w14:paraId="3BD5C627" w14:textId="77777777" w:rsidR="008C6DEF" w:rsidRPr="00773417" w:rsidRDefault="008C6DEF" w:rsidP="008C6DEF">
            <w:pPr>
              <w:jc w:val="center"/>
              <w:rPr>
                <w:b/>
                <w:bCs/>
                <w:sz w:val="18"/>
                <w:szCs w:val="18"/>
              </w:rPr>
            </w:pPr>
            <w:r w:rsidRPr="00773417">
              <w:rPr>
                <w:b/>
                <w:bCs/>
                <w:sz w:val="18"/>
                <w:szCs w:val="18"/>
              </w:rPr>
              <w:t>DESCRIPTION</w:t>
            </w:r>
          </w:p>
        </w:tc>
        <w:tc>
          <w:tcPr>
            <w:tcW w:w="416" w:type="pct"/>
            <w:noWrap/>
            <w:hideMark/>
          </w:tcPr>
          <w:p w14:paraId="131FA15C" w14:textId="77777777" w:rsidR="008C6DEF" w:rsidRPr="00773417" w:rsidRDefault="008C6DEF" w:rsidP="008C6DEF">
            <w:pPr>
              <w:jc w:val="center"/>
              <w:rPr>
                <w:b/>
                <w:bCs/>
                <w:sz w:val="18"/>
                <w:szCs w:val="18"/>
              </w:rPr>
            </w:pPr>
            <w:r w:rsidRPr="00773417">
              <w:rPr>
                <w:b/>
                <w:bCs/>
                <w:sz w:val="18"/>
                <w:szCs w:val="18"/>
              </w:rPr>
              <w:t>LENGTH</w:t>
            </w:r>
          </w:p>
        </w:tc>
        <w:tc>
          <w:tcPr>
            <w:tcW w:w="297" w:type="pct"/>
            <w:noWrap/>
            <w:hideMark/>
          </w:tcPr>
          <w:p w14:paraId="3F7DFC12" w14:textId="77777777" w:rsidR="008C6DEF" w:rsidRPr="00773417" w:rsidRDefault="008C6DEF" w:rsidP="008C6DEF">
            <w:pPr>
              <w:jc w:val="center"/>
              <w:rPr>
                <w:b/>
                <w:bCs/>
                <w:sz w:val="18"/>
                <w:szCs w:val="18"/>
              </w:rPr>
            </w:pPr>
            <w:r w:rsidRPr="00773417">
              <w:rPr>
                <w:b/>
                <w:bCs/>
                <w:sz w:val="18"/>
                <w:szCs w:val="18"/>
              </w:rPr>
              <w:t>TYPE</w:t>
            </w:r>
          </w:p>
        </w:tc>
        <w:tc>
          <w:tcPr>
            <w:tcW w:w="447" w:type="pct"/>
            <w:noWrap/>
            <w:hideMark/>
          </w:tcPr>
          <w:p w14:paraId="5F3C1A79" w14:textId="77777777" w:rsidR="008C6DEF" w:rsidRPr="00773417" w:rsidRDefault="008C6DEF" w:rsidP="008C6DEF">
            <w:pPr>
              <w:jc w:val="center"/>
              <w:rPr>
                <w:b/>
                <w:bCs/>
                <w:sz w:val="18"/>
                <w:szCs w:val="18"/>
              </w:rPr>
            </w:pPr>
            <w:r w:rsidRPr="00773417">
              <w:rPr>
                <w:b/>
                <w:bCs/>
                <w:sz w:val="18"/>
                <w:szCs w:val="18"/>
              </w:rPr>
              <w:t>FORMAT</w:t>
            </w:r>
          </w:p>
        </w:tc>
        <w:tc>
          <w:tcPr>
            <w:tcW w:w="495" w:type="pct"/>
            <w:noWrap/>
            <w:hideMark/>
          </w:tcPr>
          <w:p w14:paraId="1FD08F4B" w14:textId="77777777" w:rsidR="008C6DEF" w:rsidRPr="00773417" w:rsidRDefault="008C6DEF" w:rsidP="008C6DEF">
            <w:pPr>
              <w:jc w:val="center"/>
              <w:rPr>
                <w:b/>
                <w:bCs/>
                <w:sz w:val="18"/>
                <w:szCs w:val="18"/>
              </w:rPr>
            </w:pPr>
            <w:r w:rsidRPr="00773417">
              <w:rPr>
                <w:b/>
                <w:bCs/>
                <w:sz w:val="18"/>
                <w:szCs w:val="18"/>
              </w:rPr>
              <w:t>LABEL</w:t>
            </w:r>
          </w:p>
        </w:tc>
        <w:tc>
          <w:tcPr>
            <w:tcW w:w="792" w:type="pct"/>
            <w:noWrap/>
            <w:hideMark/>
          </w:tcPr>
          <w:p w14:paraId="1F15E2FA" w14:textId="77777777" w:rsidR="008C6DEF" w:rsidRPr="00773417" w:rsidRDefault="008C6DEF" w:rsidP="008C6DEF">
            <w:pPr>
              <w:jc w:val="center"/>
              <w:rPr>
                <w:b/>
                <w:bCs/>
                <w:sz w:val="18"/>
                <w:szCs w:val="18"/>
              </w:rPr>
            </w:pPr>
            <w:r w:rsidRPr="00773417">
              <w:rPr>
                <w:b/>
                <w:bCs/>
                <w:sz w:val="18"/>
                <w:szCs w:val="18"/>
              </w:rPr>
              <w:t>SOURCE</w:t>
            </w:r>
          </w:p>
        </w:tc>
        <w:tc>
          <w:tcPr>
            <w:tcW w:w="792" w:type="pct"/>
            <w:noWrap/>
            <w:hideMark/>
          </w:tcPr>
          <w:p w14:paraId="25B1432D" w14:textId="77777777" w:rsidR="008C6DEF" w:rsidRPr="00773417" w:rsidRDefault="008C6DEF" w:rsidP="008C6DEF">
            <w:pPr>
              <w:jc w:val="center"/>
              <w:rPr>
                <w:b/>
                <w:bCs/>
                <w:sz w:val="18"/>
                <w:szCs w:val="18"/>
              </w:rPr>
            </w:pPr>
            <w:r w:rsidRPr="00773417">
              <w:rPr>
                <w:b/>
                <w:bCs/>
                <w:sz w:val="18"/>
                <w:szCs w:val="18"/>
              </w:rPr>
              <w:t>DERIVATION</w:t>
            </w:r>
          </w:p>
        </w:tc>
        <w:tc>
          <w:tcPr>
            <w:tcW w:w="566" w:type="pct"/>
            <w:noWrap/>
            <w:hideMark/>
          </w:tcPr>
          <w:p w14:paraId="1C6ACB39" w14:textId="77777777" w:rsidR="008C6DEF" w:rsidRPr="00773417" w:rsidRDefault="008C6DEF" w:rsidP="008C6DEF">
            <w:pPr>
              <w:jc w:val="center"/>
              <w:rPr>
                <w:b/>
                <w:bCs/>
                <w:sz w:val="18"/>
                <w:szCs w:val="18"/>
              </w:rPr>
            </w:pPr>
            <w:r w:rsidRPr="00773417">
              <w:rPr>
                <w:b/>
                <w:bCs/>
                <w:sz w:val="18"/>
                <w:szCs w:val="18"/>
              </w:rPr>
              <w:t>ORDER</w:t>
            </w:r>
          </w:p>
        </w:tc>
      </w:tr>
      <w:tr w:rsidR="008C6DEF" w:rsidRPr="00773417" w14:paraId="2BAC7D00" w14:textId="77777777" w:rsidTr="001858A3">
        <w:tc>
          <w:tcPr>
            <w:tcW w:w="573" w:type="pct"/>
          </w:tcPr>
          <w:p w14:paraId="392A3E0B" w14:textId="77777777" w:rsidR="008C6DEF" w:rsidRPr="00773417" w:rsidRDefault="008C6DEF" w:rsidP="008C6DEF">
            <w:pPr>
              <w:rPr>
                <w:bCs/>
                <w:sz w:val="18"/>
                <w:szCs w:val="18"/>
              </w:rPr>
            </w:pPr>
            <w:r w:rsidRPr="00773417">
              <w:rPr>
                <w:rFonts w:cstheme="minorHAnsi"/>
                <w:bCs/>
                <w:color w:val="000000"/>
                <w:sz w:val="18"/>
                <w:szCs w:val="18"/>
              </w:rPr>
              <w:t>MPatID</w:t>
            </w:r>
          </w:p>
        </w:tc>
        <w:tc>
          <w:tcPr>
            <w:tcW w:w="621" w:type="pct"/>
          </w:tcPr>
          <w:p w14:paraId="249B0636" w14:textId="77777777" w:rsidR="008C6DEF" w:rsidRPr="00773417" w:rsidRDefault="008C6DEF" w:rsidP="008C6DEF">
            <w:pPr>
              <w:rPr>
                <w:sz w:val="18"/>
                <w:szCs w:val="18"/>
              </w:rPr>
            </w:pPr>
            <w:r w:rsidRPr="00773417">
              <w:rPr>
                <w:rFonts w:cstheme="minorHAnsi"/>
                <w:color w:val="000000"/>
                <w:sz w:val="18"/>
                <w:szCs w:val="18"/>
              </w:rPr>
              <w:t>Mother patient ID</w:t>
            </w:r>
          </w:p>
        </w:tc>
        <w:tc>
          <w:tcPr>
            <w:tcW w:w="416" w:type="pct"/>
          </w:tcPr>
          <w:p w14:paraId="6A4A13C4" w14:textId="77777777" w:rsidR="008C6DEF" w:rsidRPr="00773417" w:rsidRDefault="008C6DEF" w:rsidP="008C6DEF">
            <w:pPr>
              <w:rPr>
                <w:sz w:val="18"/>
                <w:szCs w:val="18"/>
              </w:rPr>
            </w:pPr>
            <w:r w:rsidRPr="00773417">
              <w:rPr>
                <w:sz w:val="18"/>
                <w:szCs w:val="18"/>
              </w:rPr>
              <w:t>Site specific</w:t>
            </w:r>
          </w:p>
        </w:tc>
        <w:tc>
          <w:tcPr>
            <w:tcW w:w="297" w:type="pct"/>
          </w:tcPr>
          <w:p w14:paraId="36E5315A" w14:textId="6D645754" w:rsidR="008C6DEF" w:rsidRPr="00773417" w:rsidRDefault="001858A3" w:rsidP="008C6DEF">
            <w:pPr>
              <w:rPr>
                <w:sz w:val="18"/>
                <w:szCs w:val="18"/>
              </w:rPr>
            </w:pPr>
            <w:r>
              <w:rPr>
                <w:sz w:val="18"/>
                <w:szCs w:val="18"/>
              </w:rPr>
              <w:t>Num</w:t>
            </w:r>
          </w:p>
        </w:tc>
        <w:tc>
          <w:tcPr>
            <w:tcW w:w="447" w:type="pct"/>
          </w:tcPr>
          <w:p w14:paraId="11A319CC" w14:textId="77777777" w:rsidR="008C6DEF" w:rsidRPr="00773417" w:rsidRDefault="008C6DEF" w:rsidP="008C6DEF">
            <w:pPr>
              <w:rPr>
                <w:sz w:val="18"/>
                <w:szCs w:val="18"/>
              </w:rPr>
            </w:pPr>
          </w:p>
        </w:tc>
        <w:tc>
          <w:tcPr>
            <w:tcW w:w="495" w:type="pct"/>
          </w:tcPr>
          <w:p w14:paraId="39216141" w14:textId="77777777" w:rsidR="008C6DEF" w:rsidRPr="00773417" w:rsidRDefault="008C6DEF" w:rsidP="008C6DEF">
            <w:pPr>
              <w:rPr>
                <w:sz w:val="18"/>
                <w:szCs w:val="18"/>
              </w:rPr>
            </w:pPr>
            <w:r w:rsidRPr="00773417">
              <w:rPr>
                <w:rFonts w:cstheme="minorHAnsi"/>
                <w:color w:val="000000"/>
                <w:sz w:val="18"/>
                <w:szCs w:val="18"/>
              </w:rPr>
              <w:t>Mother patient ID</w:t>
            </w:r>
          </w:p>
        </w:tc>
        <w:tc>
          <w:tcPr>
            <w:tcW w:w="792" w:type="pct"/>
          </w:tcPr>
          <w:p w14:paraId="509CD2A7" w14:textId="77777777" w:rsidR="008C6DEF" w:rsidRPr="00773417" w:rsidRDefault="008C6DEF" w:rsidP="008C6DEF">
            <w:pPr>
              <w:rPr>
                <w:sz w:val="18"/>
                <w:szCs w:val="18"/>
              </w:rPr>
            </w:pPr>
            <w:r w:rsidRPr="00773417">
              <w:rPr>
                <w:sz w:val="18"/>
                <w:szCs w:val="18"/>
              </w:rPr>
              <w:t>M-I Linkage Table or DPLocal.Deliveries file</w:t>
            </w:r>
          </w:p>
        </w:tc>
        <w:tc>
          <w:tcPr>
            <w:tcW w:w="792" w:type="pct"/>
          </w:tcPr>
          <w:p w14:paraId="2B4A3AEB" w14:textId="77777777" w:rsidR="008C6DEF" w:rsidRPr="00773417" w:rsidRDefault="008C6DEF" w:rsidP="008C6DEF">
            <w:pPr>
              <w:rPr>
                <w:sz w:val="18"/>
                <w:szCs w:val="18"/>
              </w:rPr>
            </w:pPr>
          </w:p>
        </w:tc>
        <w:tc>
          <w:tcPr>
            <w:tcW w:w="566" w:type="pct"/>
          </w:tcPr>
          <w:p w14:paraId="59C31293" w14:textId="77777777" w:rsidR="008C6DEF" w:rsidRPr="00773417" w:rsidRDefault="008C6DEF" w:rsidP="008C6DEF">
            <w:pPr>
              <w:jc w:val="right"/>
              <w:rPr>
                <w:sz w:val="18"/>
                <w:szCs w:val="18"/>
              </w:rPr>
            </w:pPr>
            <w:r w:rsidRPr="00773417">
              <w:rPr>
                <w:sz w:val="18"/>
                <w:szCs w:val="18"/>
              </w:rPr>
              <w:t>1</w:t>
            </w:r>
          </w:p>
        </w:tc>
      </w:tr>
      <w:tr w:rsidR="008C6DEF" w:rsidRPr="00773417" w14:paraId="398087B9" w14:textId="77777777" w:rsidTr="001858A3">
        <w:tc>
          <w:tcPr>
            <w:tcW w:w="573" w:type="pct"/>
          </w:tcPr>
          <w:p w14:paraId="13443C8C" w14:textId="77777777" w:rsidR="008C6DEF" w:rsidRPr="00773417" w:rsidRDefault="008C6DEF" w:rsidP="008C6DEF">
            <w:pPr>
              <w:rPr>
                <w:rFonts w:cstheme="minorHAnsi"/>
                <w:bCs/>
                <w:color w:val="000000"/>
                <w:sz w:val="18"/>
                <w:szCs w:val="18"/>
              </w:rPr>
            </w:pPr>
            <w:r w:rsidRPr="00773417">
              <w:rPr>
                <w:rFonts w:cstheme="minorHAnsi"/>
                <w:bCs/>
                <w:color w:val="000000"/>
                <w:sz w:val="18"/>
                <w:szCs w:val="18"/>
              </w:rPr>
              <w:t>EncounterID</w:t>
            </w:r>
          </w:p>
        </w:tc>
        <w:tc>
          <w:tcPr>
            <w:tcW w:w="621" w:type="pct"/>
          </w:tcPr>
          <w:p w14:paraId="3BD38EA4" w14:textId="77777777" w:rsidR="008C6DEF" w:rsidRPr="00773417" w:rsidRDefault="008C6DEF" w:rsidP="008C6DEF">
            <w:pPr>
              <w:rPr>
                <w:rFonts w:cstheme="minorHAnsi"/>
                <w:color w:val="000000"/>
                <w:sz w:val="18"/>
                <w:szCs w:val="18"/>
              </w:rPr>
            </w:pPr>
            <w:r w:rsidRPr="00773417">
              <w:rPr>
                <w:rFonts w:cstheme="minorHAnsi"/>
                <w:color w:val="000000"/>
                <w:sz w:val="18"/>
                <w:szCs w:val="18"/>
              </w:rPr>
              <w:t>Encounter identifier</w:t>
            </w:r>
          </w:p>
        </w:tc>
        <w:tc>
          <w:tcPr>
            <w:tcW w:w="416" w:type="pct"/>
          </w:tcPr>
          <w:p w14:paraId="3E1403DE" w14:textId="77777777" w:rsidR="008C6DEF" w:rsidRPr="00773417" w:rsidRDefault="008C6DEF" w:rsidP="008C6DEF">
            <w:pPr>
              <w:rPr>
                <w:sz w:val="18"/>
                <w:szCs w:val="18"/>
              </w:rPr>
            </w:pPr>
            <w:r w:rsidRPr="00773417">
              <w:rPr>
                <w:sz w:val="18"/>
                <w:szCs w:val="18"/>
              </w:rPr>
              <w:t>Site specific</w:t>
            </w:r>
          </w:p>
        </w:tc>
        <w:tc>
          <w:tcPr>
            <w:tcW w:w="297" w:type="pct"/>
          </w:tcPr>
          <w:p w14:paraId="20E530C5" w14:textId="5A3DC567" w:rsidR="008C6DEF" w:rsidRPr="00773417" w:rsidRDefault="001858A3" w:rsidP="008C6DEF">
            <w:pPr>
              <w:rPr>
                <w:sz w:val="18"/>
                <w:szCs w:val="18"/>
              </w:rPr>
            </w:pPr>
            <w:r>
              <w:rPr>
                <w:sz w:val="18"/>
                <w:szCs w:val="18"/>
              </w:rPr>
              <w:t>Num</w:t>
            </w:r>
          </w:p>
        </w:tc>
        <w:tc>
          <w:tcPr>
            <w:tcW w:w="447" w:type="pct"/>
          </w:tcPr>
          <w:p w14:paraId="138CB63C" w14:textId="77777777" w:rsidR="008C6DEF" w:rsidRPr="00773417" w:rsidRDefault="008C6DEF" w:rsidP="008C6DEF">
            <w:pPr>
              <w:rPr>
                <w:sz w:val="18"/>
                <w:szCs w:val="18"/>
              </w:rPr>
            </w:pPr>
          </w:p>
        </w:tc>
        <w:tc>
          <w:tcPr>
            <w:tcW w:w="495" w:type="pct"/>
          </w:tcPr>
          <w:p w14:paraId="1837C5E9" w14:textId="77777777" w:rsidR="008C6DEF" w:rsidRPr="00773417" w:rsidRDefault="008C6DEF" w:rsidP="008C6DEF">
            <w:pPr>
              <w:rPr>
                <w:rFonts w:cstheme="minorHAnsi"/>
                <w:color w:val="000000"/>
                <w:sz w:val="18"/>
                <w:szCs w:val="18"/>
              </w:rPr>
            </w:pPr>
            <w:r w:rsidRPr="00773417">
              <w:rPr>
                <w:rFonts w:cstheme="minorHAnsi"/>
                <w:color w:val="000000"/>
                <w:sz w:val="18"/>
                <w:szCs w:val="18"/>
              </w:rPr>
              <w:t>Encounter identifier</w:t>
            </w:r>
          </w:p>
        </w:tc>
        <w:tc>
          <w:tcPr>
            <w:tcW w:w="792" w:type="pct"/>
          </w:tcPr>
          <w:p w14:paraId="2EB03245" w14:textId="77777777" w:rsidR="008C6DEF" w:rsidRPr="00773417" w:rsidRDefault="008C6DEF" w:rsidP="008C6DEF">
            <w:pPr>
              <w:rPr>
                <w:sz w:val="18"/>
                <w:szCs w:val="18"/>
              </w:rPr>
            </w:pPr>
            <w:r w:rsidRPr="00773417">
              <w:rPr>
                <w:sz w:val="18"/>
                <w:szCs w:val="18"/>
              </w:rPr>
              <w:t>M-I Linkage Table or DPLocal.Deliveries file</w:t>
            </w:r>
          </w:p>
        </w:tc>
        <w:tc>
          <w:tcPr>
            <w:tcW w:w="792" w:type="pct"/>
          </w:tcPr>
          <w:p w14:paraId="38854481" w14:textId="77777777" w:rsidR="008C6DEF" w:rsidRPr="00773417" w:rsidRDefault="008C6DEF" w:rsidP="008C6DEF">
            <w:pPr>
              <w:rPr>
                <w:sz w:val="18"/>
                <w:szCs w:val="18"/>
              </w:rPr>
            </w:pPr>
          </w:p>
        </w:tc>
        <w:tc>
          <w:tcPr>
            <w:tcW w:w="566" w:type="pct"/>
          </w:tcPr>
          <w:p w14:paraId="6BA1CE9F" w14:textId="77777777" w:rsidR="008C6DEF" w:rsidRPr="00773417" w:rsidRDefault="008C6DEF" w:rsidP="008C6DEF">
            <w:pPr>
              <w:jc w:val="right"/>
              <w:rPr>
                <w:sz w:val="18"/>
                <w:szCs w:val="18"/>
              </w:rPr>
            </w:pPr>
            <w:r w:rsidRPr="00773417">
              <w:rPr>
                <w:sz w:val="18"/>
                <w:szCs w:val="18"/>
              </w:rPr>
              <w:t>2</w:t>
            </w:r>
          </w:p>
        </w:tc>
      </w:tr>
      <w:tr w:rsidR="008C6DEF" w:rsidRPr="00773417" w14:paraId="6FAD9111" w14:textId="77777777" w:rsidTr="001858A3">
        <w:tc>
          <w:tcPr>
            <w:tcW w:w="573" w:type="pct"/>
          </w:tcPr>
          <w:p w14:paraId="12E395A8" w14:textId="77777777" w:rsidR="008C6DEF" w:rsidRPr="00773417" w:rsidRDefault="008C6DEF" w:rsidP="008C6DEF">
            <w:pPr>
              <w:rPr>
                <w:bCs/>
                <w:sz w:val="18"/>
                <w:szCs w:val="18"/>
              </w:rPr>
            </w:pPr>
            <w:r w:rsidRPr="00773417">
              <w:rPr>
                <w:rFonts w:cstheme="minorHAnsi"/>
                <w:bCs/>
                <w:color w:val="000000"/>
                <w:sz w:val="18"/>
                <w:szCs w:val="18"/>
              </w:rPr>
              <w:t>IDFileStatus</w:t>
            </w:r>
          </w:p>
        </w:tc>
        <w:tc>
          <w:tcPr>
            <w:tcW w:w="621" w:type="pct"/>
          </w:tcPr>
          <w:p w14:paraId="3FF11284" w14:textId="77777777" w:rsidR="008C6DEF" w:rsidRPr="00773417" w:rsidRDefault="008C6DEF" w:rsidP="008C6DEF">
            <w:pPr>
              <w:rPr>
                <w:sz w:val="18"/>
                <w:szCs w:val="18"/>
              </w:rPr>
            </w:pPr>
            <w:r w:rsidRPr="00773417">
              <w:rPr>
                <w:sz w:val="18"/>
                <w:szCs w:val="18"/>
              </w:rPr>
              <w:t>Mother patient delivery table linkage status</w:t>
            </w:r>
          </w:p>
        </w:tc>
        <w:tc>
          <w:tcPr>
            <w:tcW w:w="416" w:type="pct"/>
          </w:tcPr>
          <w:p w14:paraId="1E602C8B" w14:textId="77777777" w:rsidR="008C6DEF" w:rsidRPr="00773417" w:rsidRDefault="008C6DEF" w:rsidP="008C6DEF">
            <w:pPr>
              <w:rPr>
                <w:sz w:val="18"/>
                <w:szCs w:val="18"/>
              </w:rPr>
            </w:pPr>
            <w:r w:rsidRPr="00773417">
              <w:rPr>
                <w:sz w:val="18"/>
                <w:szCs w:val="18"/>
              </w:rPr>
              <w:t>1</w:t>
            </w:r>
          </w:p>
        </w:tc>
        <w:tc>
          <w:tcPr>
            <w:tcW w:w="297" w:type="pct"/>
          </w:tcPr>
          <w:p w14:paraId="6A999B1F" w14:textId="77777777" w:rsidR="008C6DEF" w:rsidRPr="00773417" w:rsidRDefault="008C6DEF" w:rsidP="008C6DEF">
            <w:pPr>
              <w:rPr>
                <w:sz w:val="18"/>
                <w:szCs w:val="18"/>
              </w:rPr>
            </w:pPr>
            <w:r w:rsidRPr="00773417">
              <w:rPr>
                <w:sz w:val="18"/>
                <w:szCs w:val="18"/>
              </w:rPr>
              <w:t>Char</w:t>
            </w:r>
          </w:p>
        </w:tc>
        <w:tc>
          <w:tcPr>
            <w:tcW w:w="447" w:type="pct"/>
          </w:tcPr>
          <w:p w14:paraId="21E0F12B" w14:textId="77777777" w:rsidR="008C6DEF" w:rsidRPr="00773417" w:rsidRDefault="008C6DEF" w:rsidP="008C6DEF">
            <w:pPr>
              <w:rPr>
                <w:sz w:val="18"/>
                <w:szCs w:val="18"/>
              </w:rPr>
            </w:pPr>
            <w:r w:rsidRPr="00773417">
              <w:rPr>
                <w:sz w:val="18"/>
                <w:szCs w:val="18"/>
              </w:rPr>
              <w:t>$1.</w:t>
            </w:r>
          </w:p>
        </w:tc>
        <w:tc>
          <w:tcPr>
            <w:tcW w:w="495" w:type="pct"/>
          </w:tcPr>
          <w:p w14:paraId="4D90D098" w14:textId="77777777" w:rsidR="008C6DEF" w:rsidRPr="00773417" w:rsidRDefault="008C6DEF" w:rsidP="008C6DEF">
            <w:pPr>
              <w:rPr>
                <w:sz w:val="18"/>
                <w:szCs w:val="18"/>
              </w:rPr>
            </w:pPr>
            <w:r w:rsidRPr="00773417">
              <w:rPr>
                <w:sz w:val="18"/>
                <w:szCs w:val="18"/>
              </w:rPr>
              <w:t>ID file status</w:t>
            </w:r>
          </w:p>
        </w:tc>
        <w:tc>
          <w:tcPr>
            <w:tcW w:w="792" w:type="pct"/>
          </w:tcPr>
          <w:p w14:paraId="479F261E" w14:textId="77777777" w:rsidR="008C6DEF" w:rsidRPr="00773417" w:rsidRDefault="008C6DEF" w:rsidP="008C6DEF">
            <w:pPr>
              <w:rPr>
                <w:sz w:val="18"/>
                <w:szCs w:val="18"/>
              </w:rPr>
            </w:pPr>
            <w:r w:rsidRPr="00773417">
              <w:rPr>
                <w:sz w:val="18"/>
                <w:szCs w:val="18"/>
              </w:rPr>
              <w:t>Derived</w:t>
            </w:r>
          </w:p>
        </w:tc>
        <w:tc>
          <w:tcPr>
            <w:tcW w:w="792" w:type="pct"/>
          </w:tcPr>
          <w:p w14:paraId="3F863101" w14:textId="5729FDBA" w:rsidR="008C6DEF" w:rsidRPr="00773417" w:rsidRDefault="008C6DEF" w:rsidP="0045412B">
            <w:pPr>
              <w:rPr>
                <w:sz w:val="18"/>
                <w:szCs w:val="18"/>
              </w:rPr>
            </w:pPr>
            <w:r w:rsidRPr="00773417">
              <w:rPr>
                <w:sz w:val="18"/>
                <w:szCs w:val="18"/>
              </w:rPr>
              <w:t xml:space="preserve">N= </w:t>
            </w:r>
            <w:r w:rsidR="0052679F">
              <w:rPr>
                <w:sz w:val="18"/>
                <w:szCs w:val="18"/>
              </w:rPr>
              <w:br/>
            </w:r>
            <w:r w:rsidRPr="00773417">
              <w:rPr>
                <w:sz w:val="18"/>
                <w:szCs w:val="18"/>
              </w:rPr>
              <w:t xml:space="preserve">MPatID from the </w:t>
            </w:r>
            <w:r w:rsidR="0052679F">
              <w:rPr>
                <w:sz w:val="18"/>
                <w:szCs w:val="18"/>
              </w:rPr>
              <w:t>dpl</w:t>
            </w:r>
            <w:r w:rsidRPr="00773417">
              <w:rPr>
                <w:sz w:val="18"/>
                <w:szCs w:val="18"/>
              </w:rPr>
              <w:t>ocal.</w:t>
            </w:r>
            <w:r w:rsidR="0052679F">
              <w:rPr>
                <w:sz w:val="18"/>
                <w:szCs w:val="18"/>
              </w:rPr>
              <w:t>d</w:t>
            </w:r>
            <w:r w:rsidRPr="00773417">
              <w:rPr>
                <w:sz w:val="18"/>
                <w:szCs w:val="18"/>
              </w:rPr>
              <w:t>eliveries file is not found in M</w:t>
            </w:r>
            <w:r w:rsidR="0052679F">
              <w:rPr>
                <w:sz w:val="18"/>
                <w:szCs w:val="18"/>
              </w:rPr>
              <w:t>IL</w:t>
            </w:r>
            <w:r w:rsidRPr="00773417">
              <w:rPr>
                <w:sz w:val="18"/>
                <w:szCs w:val="18"/>
              </w:rPr>
              <w:t xml:space="preserve"> Table</w:t>
            </w:r>
          </w:p>
          <w:p w14:paraId="1A12C09E" w14:textId="00F7AF60" w:rsidR="008C6DEF" w:rsidRPr="00773417" w:rsidRDefault="008C6DEF" w:rsidP="0045412B">
            <w:pPr>
              <w:rPr>
                <w:sz w:val="18"/>
                <w:szCs w:val="18"/>
              </w:rPr>
            </w:pPr>
            <w:r w:rsidRPr="00773417">
              <w:rPr>
                <w:sz w:val="18"/>
                <w:szCs w:val="18"/>
              </w:rPr>
              <w:t>E=</w:t>
            </w:r>
            <w:r w:rsidR="0052679F">
              <w:rPr>
                <w:sz w:val="18"/>
                <w:szCs w:val="18"/>
              </w:rPr>
              <w:br/>
            </w:r>
            <w:r w:rsidRPr="00773417">
              <w:rPr>
                <w:sz w:val="18"/>
                <w:szCs w:val="18"/>
              </w:rPr>
              <w:t xml:space="preserve"> MPatID from the MIL</w:t>
            </w:r>
            <w:r w:rsidR="0052679F">
              <w:rPr>
                <w:sz w:val="18"/>
                <w:szCs w:val="18"/>
              </w:rPr>
              <w:t xml:space="preserve"> </w:t>
            </w:r>
            <w:r w:rsidRPr="00773417">
              <w:rPr>
                <w:sz w:val="18"/>
                <w:szCs w:val="18"/>
              </w:rPr>
              <w:t xml:space="preserve">Table is not found in the </w:t>
            </w:r>
            <w:r w:rsidR="0052679F">
              <w:rPr>
                <w:sz w:val="18"/>
                <w:szCs w:val="18"/>
              </w:rPr>
              <w:t>dpl</w:t>
            </w:r>
            <w:r w:rsidRPr="00773417">
              <w:rPr>
                <w:sz w:val="18"/>
                <w:szCs w:val="18"/>
              </w:rPr>
              <w:t>ocal.</w:t>
            </w:r>
            <w:r w:rsidR="0052679F">
              <w:rPr>
                <w:sz w:val="18"/>
                <w:szCs w:val="18"/>
              </w:rPr>
              <w:t>d</w:t>
            </w:r>
            <w:r w:rsidRPr="00773417">
              <w:rPr>
                <w:sz w:val="18"/>
                <w:szCs w:val="18"/>
              </w:rPr>
              <w:t>eliveries file.</w:t>
            </w:r>
          </w:p>
        </w:tc>
        <w:tc>
          <w:tcPr>
            <w:tcW w:w="566" w:type="pct"/>
          </w:tcPr>
          <w:p w14:paraId="5C742B4A" w14:textId="77777777" w:rsidR="008C6DEF" w:rsidRPr="00773417" w:rsidRDefault="008C6DEF" w:rsidP="008C6DEF">
            <w:pPr>
              <w:jc w:val="right"/>
              <w:rPr>
                <w:sz w:val="18"/>
                <w:szCs w:val="18"/>
              </w:rPr>
            </w:pPr>
            <w:r w:rsidRPr="00773417">
              <w:rPr>
                <w:sz w:val="18"/>
                <w:szCs w:val="18"/>
              </w:rPr>
              <w:t>3</w:t>
            </w:r>
          </w:p>
        </w:tc>
      </w:tr>
    </w:tbl>
    <w:p w14:paraId="3248881B" w14:textId="21765D18" w:rsidR="008C6DEF" w:rsidRPr="008C6DEF" w:rsidRDefault="008C6DEF" w:rsidP="008C6DEF"/>
    <w:p w14:paraId="1E830C1A" w14:textId="698E27A7" w:rsidR="008C6DEF" w:rsidRDefault="008C6DEF" w:rsidP="008C6DEF">
      <w:pPr>
        <w:rPr>
          <w:b/>
          <w:bCs/>
        </w:rPr>
      </w:pPr>
      <w:r>
        <w:rPr>
          <w:b/>
          <w:bCs/>
        </w:rPr>
        <w:t>Example</w:t>
      </w:r>
    </w:p>
    <w:tbl>
      <w:tblPr>
        <w:tblStyle w:val="TableGrid"/>
        <w:tblW w:w="1787" w:type="pct"/>
        <w:tblLook w:val="04A0" w:firstRow="1" w:lastRow="0" w:firstColumn="1" w:lastColumn="0" w:noHBand="0" w:noVBand="1"/>
      </w:tblPr>
      <w:tblGrid>
        <w:gridCol w:w="990"/>
        <w:gridCol w:w="1176"/>
        <w:gridCol w:w="1176"/>
      </w:tblGrid>
      <w:tr w:rsidR="008C6DEF" w:rsidRPr="00C07984" w14:paraId="603361B4" w14:textId="77777777" w:rsidTr="008C6DEF">
        <w:trPr>
          <w:tblHeader/>
        </w:trPr>
        <w:tc>
          <w:tcPr>
            <w:tcW w:w="1480" w:type="pct"/>
            <w:noWrap/>
            <w:hideMark/>
          </w:tcPr>
          <w:p w14:paraId="23BB93A7" w14:textId="77777777" w:rsidR="008C6DEF" w:rsidRPr="00C07984" w:rsidRDefault="008C6DEF" w:rsidP="00C07984">
            <w:pPr>
              <w:rPr>
                <w:b/>
                <w:bCs/>
                <w:sz w:val="18"/>
                <w:szCs w:val="18"/>
              </w:rPr>
            </w:pPr>
            <w:r w:rsidRPr="00C07984">
              <w:rPr>
                <w:rFonts w:cstheme="minorHAnsi"/>
                <w:b/>
                <w:bCs/>
                <w:color w:val="000000"/>
                <w:sz w:val="18"/>
                <w:szCs w:val="18"/>
              </w:rPr>
              <w:t>MPatID</w:t>
            </w:r>
          </w:p>
        </w:tc>
        <w:tc>
          <w:tcPr>
            <w:tcW w:w="1760" w:type="pct"/>
          </w:tcPr>
          <w:p w14:paraId="6E1C2DBB" w14:textId="77777777" w:rsidR="008C6DEF" w:rsidRPr="00C07984" w:rsidRDefault="008C6DEF" w:rsidP="00C07984">
            <w:pPr>
              <w:rPr>
                <w:rFonts w:cstheme="minorHAnsi"/>
                <w:b/>
                <w:bCs/>
                <w:color w:val="000000"/>
                <w:sz w:val="18"/>
                <w:szCs w:val="18"/>
              </w:rPr>
            </w:pPr>
            <w:r w:rsidRPr="00C07984">
              <w:rPr>
                <w:rFonts w:cstheme="minorHAnsi"/>
                <w:b/>
                <w:bCs/>
                <w:color w:val="000000"/>
                <w:sz w:val="18"/>
                <w:szCs w:val="18"/>
              </w:rPr>
              <w:t>EncounterID</w:t>
            </w:r>
          </w:p>
        </w:tc>
        <w:tc>
          <w:tcPr>
            <w:tcW w:w="1760" w:type="pct"/>
            <w:noWrap/>
            <w:hideMark/>
          </w:tcPr>
          <w:p w14:paraId="4A134463" w14:textId="77777777" w:rsidR="008C6DEF" w:rsidRPr="00C07984" w:rsidRDefault="008C6DEF" w:rsidP="00C07984">
            <w:pPr>
              <w:rPr>
                <w:b/>
                <w:bCs/>
                <w:sz w:val="18"/>
                <w:szCs w:val="18"/>
              </w:rPr>
            </w:pPr>
            <w:r w:rsidRPr="00C07984">
              <w:rPr>
                <w:rFonts w:cstheme="minorHAnsi"/>
                <w:b/>
                <w:bCs/>
                <w:color w:val="000000"/>
                <w:sz w:val="18"/>
                <w:szCs w:val="18"/>
              </w:rPr>
              <w:t>IDFileStatus</w:t>
            </w:r>
          </w:p>
        </w:tc>
      </w:tr>
      <w:tr w:rsidR="008C6DEF" w:rsidRPr="00773417" w14:paraId="4E991D8C" w14:textId="77777777" w:rsidTr="008C6DEF">
        <w:tc>
          <w:tcPr>
            <w:tcW w:w="1480" w:type="pct"/>
          </w:tcPr>
          <w:p w14:paraId="2E382B21" w14:textId="48A8886D" w:rsidR="008C6DEF" w:rsidRPr="00773417" w:rsidRDefault="008C6DEF" w:rsidP="008C6DEF">
            <w:pPr>
              <w:rPr>
                <w:bCs/>
                <w:sz w:val="18"/>
                <w:szCs w:val="18"/>
              </w:rPr>
            </w:pPr>
            <w:r w:rsidRPr="00773417">
              <w:rPr>
                <w:rFonts w:cstheme="minorHAnsi"/>
                <w:bCs/>
                <w:color w:val="000000"/>
                <w:sz w:val="18"/>
                <w:szCs w:val="18"/>
              </w:rPr>
              <w:t>1234511</w:t>
            </w:r>
          </w:p>
        </w:tc>
        <w:tc>
          <w:tcPr>
            <w:tcW w:w="1760" w:type="pct"/>
          </w:tcPr>
          <w:p w14:paraId="3BDB6AAE" w14:textId="12FAF9E2" w:rsidR="008C6DEF" w:rsidRPr="00773417" w:rsidRDefault="008C6DEF" w:rsidP="008C6DEF">
            <w:pPr>
              <w:rPr>
                <w:rFonts w:cstheme="minorHAnsi"/>
                <w:color w:val="000000"/>
                <w:sz w:val="18"/>
                <w:szCs w:val="18"/>
              </w:rPr>
            </w:pPr>
            <w:r w:rsidRPr="00773417">
              <w:rPr>
                <w:rFonts w:cstheme="minorHAnsi"/>
                <w:color w:val="000000"/>
                <w:sz w:val="18"/>
                <w:szCs w:val="18"/>
              </w:rPr>
              <w:t>1233</w:t>
            </w:r>
          </w:p>
        </w:tc>
        <w:tc>
          <w:tcPr>
            <w:tcW w:w="1760" w:type="pct"/>
          </w:tcPr>
          <w:p w14:paraId="6B9858F2" w14:textId="77777777" w:rsidR="008C6DEF" w:rsidRPr="00773417" w:rsidRDefault="008C6DEF" w:rsidP="008C6DEF">
            <w:pPr>
              <w:rPr>
                <w:sz w:val="18"/>
                <w:szCs w:val="18"/>
              </w:rPr>
            </w:pPr>
            <w:r w:rsidRPr="00773417">
              <w:rPr>
                <w:rFonts w:cstheme="minorHAnsi"/>
                <w:color w:val="000000"/>
                <w:sz w:val="18"/>
                <w:szCs w:val="18"/>
              </w:rPr>
              <w:t>N</w:t>
            </w:r>
          </w:p>
        </w:tc>
      </w:tr>
      <w:tr w:rsidR="008C6DEF" w:rsidRPr="00773417" w14:paraId="485386D8" w14:textId="77777777" w:rsidTr="008C6DEF">
        <w:tc>
          <w:tcPr>
            <w:tcW w:w="1480" w:type="pct"/>
          </w:tcPr>
          <w:p w14:paraId="630F5169" w14:textId="0486A3BB" w:rsidR="008C6DEF" w:rsidRPr="00773417" w:rsidRDefault="008C6DEF" w:rsidP="008C6DEF">
            <w:pPr>
              <w:rPr>
                <w:bCs/>
                <w:sz w:val="18"/>
                <w:szCs w:val="18"/>
              </w:rPr>
            </w:pPr>
            <w:r w:rsidRPr="00773417">
              <w:rPr>
                <w:rFonts w:cstheme="minorHAnsi"/>
                <w:bCs/>
                <w:color w:val="000000"/>
                <w:sz w:val="18"/>
                <w:szCs w:val="18"/>
              </w:rPr>
              <w:t>1234512</w:t>
            </w:r>
          </w:p>
        </w:tc>
        <w:tc>
          <w:tcPr>
            <w:tcW w:w="1760" w:type="pct"/>
          </w:tcPr>
          <w:p w14:paraId="5DB302E8" w14:textId="3C43E027" w:rsidR="008C6DEF" w:rsidRPr="00773417" w:rsidRDefault="008C6DEF" w:rsidP="008C6DEF">
            <w:pPr>
              <w:rPr>
                <w:sz w:val="18"/>
                <w:szCs w:val="18"/>
              </w:rPr>
            </w:pPr>
            <w:r w:rsidRPr="00773417">
              <w:rPr>
                <w:rFonts w:cstheme="minorHAnsi"/>
                <w:color w:val="000000"/>
                <w:sz w:val="18"/>
                <w:szCs w:val="18"/>
              </w:rPr>
              <w:t>1234</w:t>
            </w:r>
          </w:p>
        </w:tc>
        <w:tc>
          <w:tcPr>
            <w:tcW w:w="1760" w:type="pct"/>
          </w:tcPr>
          <w:p w14:paraId="37836F59" w14:textId="77777777" w:rsidR="008C6DEF" w:rsidRPr="00773417" w:rsidRDefault="008C6DEF" w:rsidP="008C6DEF">
            <w:pPr>
              <w:rPr>
                <w:sz w:val="18"/>
                <w:szCs w:val="18"/>
              </w:rPr>
            </w:pPr>
            <w:r w:rsidRPr="00773417">
              <w:rPr>
                <w:sz w:val="18"/>
                <w:szCs w:val="18"/>
              </w:rPr>
              <w:t>E</w:t>
            </w:r>
          </w:p>
        </w:tc>
      </w:tr>
    </w:tbl>
    <w:p w14:paraId="2A172567" w14:textId="77777777" w:rsidR="0052679F" w:rsidRPr="0052679F" w:rsidRDefault="0052679F" w:rsidP="0052679F">
      <w:bookmarkStart w:id="44" w:name="_Toc66377168"/>
      <w:bookmarkStart w:id="45" w:name="_GoBack"/>
      <w:bookmarkEnd w:id="45"/>
    </w:p>
    <w:p w14:paraId="0D941B3F" w14:textId="49FEAAAC" w:rsidR="008C6DEF" w:rsidRDefault="00A720FF" w:rsidP="00A720FF">
      <w:pPr>
        <w:pStyle w:val="Heading3"/>
      </w:pPr>
      <w:r>
        <w:t>Level 2 Infant File Status (output filenam</w:t>
      </w:r>
      <w:r w:rsidR="002B3CFD">
        <w:t>e</w:t>
      </w:r>
      <w:r>
        <w:t xml:space="preserve">: </w:t>
      </w:r>
      <w:r w:rsidR="00AD3B52">
        <w:rPr>
          <w:b/>
          <w:bCs/>
        </w:rPr>
        <w:t>mil</w:t>
      </w:r>
      <w:r>
        <w:rPr>
          <w:b/>
          <w:bCs/>
        </w:rPr>
        <w:t>_</w:t>
      </w:r>
      <w:r w:rsidR="00AD3B52">
        <w:rPr>
          <w:b/>
          <w:bCs/>
        </w:rPr>
        <w:t>idf</w:t>
      </w:r>
      <w:r>
        <w:rPr>
          <w:b/>
          <w:bCs/>
        </w:rPr>
        <w:t>ile</w:t>
      </w:r>
      <w:r w:rsidR="00AD3B52">
        <w:rPr>
          <w:b/>
          <w:bCs/>
        </w:rPr>
        <w:t>s</w:t>
      </w:r>
      <w:r>
        <w:rPr>
          <w:b/>
          <w:bCs/>
        </w:rPr>
        <w:t>tatus_</w:t>
      </w:r>
      <w:r w:rsidR="00AD3B52">
        <w:rPr>
          <w:b/>
          <w:bCs/>
        </w:rPr>
        <w:t>cp</w:t>
      </w:r>
      <w:r>
        <w:rPr>
          <w:b/>
          <w:bCs/>
        </w:rPr>
        <w:t>at</w:t>
      </w:r>
      <w:r w:rsidR="00AD3B52">
        <w:rPr>
          <w:b/>
          <w:bCs/>
        </w:rPr>
        <w:t>id</w:t>
      </w:r>
      <w:r>
        <w:t>)</w:t>
      </w:r>
      <w:bookmarkEnd w:id="44"/>
    </w:p>
    <w:p w14:paraId="75A52CA0" w14:textId="250FE9DA" w:rsidR="00A720FF" w:rsidRPr="00773417" w:rsidRDefault="00A720FF" w:rsidP="00A720FF">
      <w:r w:rsidRPr="00773417">
        <w:t xml:space="preserve">This table will be saved to the </w:t>
      </w:r>
      <w:r w:rsidRPr="0052679F">
        <w:rPr>
          <w:b/>
          <w:bCs/>
        </w:rPr>
        <w:t>dplocal</w:t>
      </w:r>
      <w:r w:rsidRPr="00773417">
        <w:t xml:space="preserve"> folder and will remain with DP</w:t>
      </w:r>
      <w:r w:rsidR="0052679F">
        <w:t xml:space="preserve"> </w:t>
      </w:r>
      <w:r w:rsidRPr="00773417">
        <w:t>s</w:t>
      </w:r>
      <w:r w:rsidR="0052679F">
        <w:t>ite</w:t>
      </w:r>
      <w:r w:rsidRPr="00773417">
        <w:t>.</w:t>
      </w:r>
    </w:p>
    <w:p w14:paraId="6A67C81B" w14:textId="62E17C78" w:rsidR="00A720FF" w:rsidRPr="0052679F" w:rsidRDefault="00A720FF" w:rsidP="0052679F">
      <w:pPr>
        <w:keepNext/>
      </w:pPr>
      <w:r w:rsidRPr="00773417">
        <w:t>This table will include data related to the following check(s):</w:t>
      </w:r>
      <w:r w:rsidR="0052679F">
        <w:t xml:space="preserve"> </w:t>
      </w:r>
      <w:r>
        <w:rPr>
          <w:b/>
          <w:bCs/>
        </w:rPr>
        <w:t>Across table checks for all records</w:t>
      </w:r>
    </w:p>
    <w:tbl>
      <w:tblPr>
        <w:tblStyle w:val="TableGrid"/>
        <w:tblW w:w="5000" w:type="pct"/>
        <w:tblLook w:val="04A0" w:firstRow="1" w:lastRow="0" w:firstColumn="1" w:lastColumn="0" w:noHBand="0" w:noVBand="1"/>
      </w:tblPr>
      <w:tblGrid>
        <w:gridCol w:w="1082"/>
        <w:gridCol w:w="1221"/>
        <w:gridCol w:w="816"/>
        <w:gridCol w:w="583"/>
        <w:gridCol w:w="878"/>
        <w:gridCol w:w="743"/>
        <w:gridCol w:w="1786"/>
        <w:gridCol w:w="1499"/>
        <w:gridCol w:w="742"/>
      </w:tblGrid>
      <w:tr w:rsidR="00A720FF" w:rsidRPr="00773417" w14:paraId="26963448" w14:textId="77777777" w:rsidTr="00A720FF">
        <w:trPr>
          <w:tblHeader/>
        </w:trPr>
        <w:tc>
          <w:tcPr>
            <w:tcW w:w="529" w:type="pct"/>
            <w:noWrap/>
            <w:hideMark/>
          </w:tcPr>
          <w:p w14:paraId="2796657A" w14:textId="77777777" w:rsidR="00A720FF" w:rsidRPr="00773417" w:rsidRDefault="00A720FF" w:rsidP="00A720FF">
            <w:pPr>
              <w:jc w:val="center"/>
              <w:rPr>
                <w:b/>
                <w:bCs/>
                <w:sz w:val="18"/>
                <w:szCs w:val="18"/>
              </w:rPr>
            </w:pPr>
            <w:r w:rsidRPr="00773417">
              <w:rPr>
                <w:b/>
                <w:bCs/>
                <w:sz w:val="18"/>
                <w:szCs w:val="18"/>
              </w:rPr>
              <w:t>VARIABLE</w:t>
            </w:r>
          </w:p>
        </w:tc>
        <w:tc>
          <w:tcPr>
            <w:tcW w:w="629" w:type="pct"/>
            <w:noWrap/>
            <w:hideMark/>
          </w:tcPr>
          <w:p w14:paraId="4FBFB51D" w14:textId="77777777" w:rsidR="00A720FF" w:rsidRPr="00773417" w:rsidRDefault="00A720FF" w:rsidP="00A720FF">
            <w:pPr>
              <w:jc w:val="center"/>
              <w:rPr>
                <w:b/>
                <w:bCs/>
                <w:sz w:val="18"/>
                <w:szCs w:val="18"/>
              </w:rPr>
            </w:pPr>
            <w:r w:rsidRPr="00773417">
              <w:rPr>
                <w:b/>
                <w:bCs/>
                <w:sz w:val="18"/>
                <w:szCs w:val="18"/>
              </w:rPr>
              <w:t>DESCRIPTION</w:t>
            </w:r>
          </w:p>
        </w:tc>
        <w:tc>
          <w:tcPr>
            <w:tcW w:w="420" w:type="pct"/>
            <w:noWrap/>
            <w:hideMark/>
          </w:tcPr>
          <w:p w14:paraId="0893F16E" w14:textId="77777777" w:rsidR="00A720FF" w:rsidRPr="00773417" w:rsidRDefault="00A720FF" w:rsidP="00A720FF">
            <w:pPr>
              <w:jc w:val="center"/>
              <w:rPr>
                <w:b/>
                <w:bCs/>
                <w:sz w:val="18"/>
                <w:szCs w:val="18"/>
              </w:rPr>
            </w:pPr>
            <w:r w:rsidRPr="00773417">
              <w:rPr>
                <w:b/>
                <w:bCs/>
                <w:sz w:val="18"/>
                <w:szCs w:val="18"/>
              </w:rPr>
              <w:t>LENGTH</w:t>
            </w:r>
          </w:p>
        </w:tc>
        <w:tc>
          <w:tcPr>
            <w:tcW w:w="293" w:type="pct"/>
            <w:noWrap/>
            <w:hideMark/>
          </w:tcPr>
          <w:p w14:paraId="2EA1BEE9" w14:textId="77777777" w:rsidR="00A720FF" w:rsidRPr="00773417" w:rsidRDefault="00A720FF" w:rsidP="00A720FF">
            <w:pPr>
              <w:jc w:val="center"/>
              <w:rPr>
                <w:b/>
                <w:bCs/>
                <w:sz w:val="18"/>
                <w:szCs w:val="18"/>
              </w:rPr>
            </w:pPr>
            <w:r w:rsidRPr="00773417">
              <w:rPr>
                <w:b/>
                <w:bCs/>
                <w:sz w:val="18"/>
                <w:szCs w:val="18"/>
              </w:rPr>
              <w:t>TYPE</w:t>
            </w:r>
          </w:p>
        </w:tc>
        <w:tc>
          <w:tcPr>
            <w:tcW w:w="432" w:type="pct"/>
            <w:noWrap/>
            <w:hideMark/>
          </w:tcPr>
          <w:p w14:paraId="0E25C218" w14:textId="77777777" w:rsidR="00A720FF" w:rsidRPr="00773417" w:rsidRDefault="00A720FF" w:rsidP="00A720FF">
            <w:pPr>
              <w:jc w:val="center"/>
              <w:rPr>
                <w:b/>
                <w:bCs/>
                <w:sz w:val="18"/>
                <w:szCs w:val="18"/>
              </w:rPr>
            </w:pPr>
            <w:r w:rsidRPr="00773417">
              <w:rPr>
                <w:b/>
                <w:bCs/>
                <w:sz w:val="18"/>
                <w:szCs w:val="18"/>
              </w:rPr>
              <w:t>FORMAT</w:t>
            </w:r>
          </w:p>
        </w:tc>
        <w:tc>
          <w:tcPr>
            <w:tcW w:w="398" w:type="pct"/>
            <w:noWrap/>
            <w:hideMark/>
          </w:tcPr>
          <w:p w14:paraId="5993D734" w14:textId="77777777" w:rsidR="00A720FF" w:rsidRPr="00773417" w:rsidRDefault="00A720FF" w:rsidP="00A720FF">
            <w:pPr>
              <w:jc w:val="center"/>
              <w:rPr>
                <w:b/>
                <w:bCs/>
                <w:sz w:val="18"/>
                <w:szCs w:val="18"/>
              </w:rPr>
            </w:pPr>
            <w:r w:rsidRPr="00773417">
              <w:rPr>
                <w:b/>
                <w:bCs/>
                <w:sz w:val="18"/>
                <w:szCs w:val="18"/>
              </w:rPr>
              <w:t>LABEL</w:t>
            </w:r>
          </w:p>
        </w:tc>
        <w:tc>
          <w:tcPr>
            <w:tcW w:w="1071" w:type="pct"/>
            <w:noWrap/>
            <w:hideMark/>
          </w:tcPr>
          <w:p w14:paraId="17B3C07B" w14:textId="77777777" w:rsidR="00A720FF" w:rsidRPr="00773417" w:rsidRDefault="00A720FF" w:rsidP="00A720FF">
            <w:pPr>
              <w:jc w:val="center"/>
              <w:rPr>
                <w:b/>
                <w:bCs/>
                <w:sz w:val="18"/>
                <w:szCs w:val="18"/>
              </w:rPr>
            </w:pPr>
            <w:r w:rsidRPr="00773417">
              <w:rPr>
                <w:b/>
                <w:bCs/>
                <w:sz w:val="18"/>
                <w:szCs w:val="18"/>
              </w:rPr>
              <w:t>SOURCE</w:t>
            </w:r>
          </w:p>
        </w:tc>
        <w:tc>
          <w:tcPr>
            <w:tcW w:w="860" w:type="pct"/>
            <w:noWrap/>
            <w:hideMark/>
          </w:tcPr>
          <w:p w14:paraId="65EBF94F" w14:textId="77777777" w:rsidR="00A720FF" w:rsidRPr="00773417" w:rsidRDefault="00A720FF" w:rsidP="00A720FF">
            <w:pPr>
              <w:jc w:val="center"/>
              <w:rPr>
                <w:b/>
                <w:bCs/>
                <w:sz w:val="18"/>
                <w:szCs w:val="18"/>
              </w:rPr>
            </w:pPr>
            <w:r w:rsidRPr="00773417">
              <w:rPr>
                <w:b/>
                <w:bCs/>
                <w:sz w:val="18"/>
                <w:szCs w:val="18"/>
              </w:rPr>
              <w:t>DERIVATION</w:t>
            </w:r>
          </w:p>
        </w:tc>
        <w:tc>
          <w:tcPr>
            <w:tcW w:w="368" w:type="pct"/>
            <w:noWrap/>
            <w:hideMark/>
          </w:tcPr>
          <w:p w14:paraId="28C8489B"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4FD9B816" w14:textId="77777777" w:rsidTr="00A720FF">
        <w:tc>
          <w:tcPr>
            <w:tcW w:w="529" w:type="pct"/>
          </w:tcPr>
          <w:p w14:paraId="6B607D0E" w14:textId="77777777" w:rsidR="00A720FF" w:rsidRPr="00773417" w:rsidRDefault="00A720FF" w:rsidP="00A720FF">
            <w:pPr>
              <w:rPr>
                <w:bCs/>
                <w:sz w:val="18"/>
                <w:szCs w:val="18"/>
              </w:rPr>
            </w:pPr>
            <w:r w:rsidRPr="00773417">
              <w:rPr>
                <w:rFonts w:cstheme="minorHAnsi"/>
                <w:bCs/>
                <w:color w:val="000000"/>
                <w:sz w:val="18"/>
                <w:szCs w:val="18"/>
              </w:rPr>
              <w:t>CPatID</w:t>
            </w:r>
          </w:p>
        </w:tc>
        <w:tc>
          <w:tcPr>
            <w:tcW w:w="629" w:type="pct"/>
          </w:tcPr>
          <w:p w14:paraId="6FAA6630" w14:textId="27E9B8B5" w:rsidR="00A720FF" w:rsidRPr="00773417" w:rsidRDefault="001858A3" w:rsidP="00A720FF">
            <w:pPr>
              <w:rPr>
                <w:sz w:val="18"/>
                <w:szCs w:val="18"/>
              </w:rPr>
            </w:pPr>
            <w:r>
              <w:rPr>
                <w:rFonts w:cstheme="minorHAnsi"/>
                <w:color w:val="000000"/>
                <w:sz w:val="18"/>
                <w:szCs w:val="18"/>
              </w:rPr>
              <w:t>Child</w:t>
            </w:r>
            <w:r w:rsidR="00A720FF" w:rsidRPr="00773417">
              <w:rPr>
                <w:rFonts w:cstheme="minorHAnsi"/>
                <w:color w:val="000000"/>
                <w:sz w:val="18"/>
                <w:szCs w:val="18"/>
              </w:rPr>
              <w:t xml:space="preserve"> patient ID</w:t>
            </w:r>
          </w:p>
        </w:tc>
        <w:tc>
          <w:tcPr>
            <w:tcW w:w="420" w:type="pct"/>
          </w:tcPr>
          <w:p w14:paraId="771F330C" w14:textId="122F8759" w:rsidR="00A720FF" w:rsidRPr="00773417" w:rsidRDefault="00A720FF" w:rsidP="00A720FF">
            <w:pPr>
              <w:rPr>
                <w:sz w:val="18"/>
                <w:szCs w:val="18"/>
              </w:rPr>
            </w:pPr>
            <w:r w:rsidRPr="00773417">
              <w:rPr>
                <w:sz w:val="18"/>
                <w:szCs w:val="18"/>
              </w:rPr>
              <w:t>Site specific</w:t>
            </w:r>
          </w:p>
        </w:tc>
        <w:tc>
          <w:tcPr>
            <w:tcW w:w="293" w:type="pct"/>
          </w:tcPr>
          <w:p w14:paraId="02F65E0E" w14:textId="4B9BEFE2" w:rsidR="00A720FF" w:rsidRPr="00773417" w:rsidRDefault="001858A3" w:rsidP="00A720FF">
            <w:pPr>
              <w:rPr>
                <w:sz w:val="18"/>
                <w:szCs w:val="18"/>
              </w:rPr>
            </w:pPr>
            <w:r>
              <w:rPr>
                <w:sz w:val="18"/>
                <w:szCs w:val="18"/>
              </w:rPr>
              <w:t>Num</w:t>
            </w:r>
          </w:p>
        </w:tc>
        <w:tc>
          <w:tcPr>
            <w:tcW w:w="432" w:type="pct"/>
          </w:tcPr>
          <w:p w14:paraId="4082FAF4" w14:textId="77777777" w:rsidR="00A720FF" w:rsidRPr="00773417" w:rsidRDefault="00A720FF" w:rsidP="00A720FF">
            <w:pPr>
              <w:rPr>
                <w:sz w:val="18"/>
                <w:szCs w:val="18"/>
              </w:rPr>
            </w:pPr>
          </w:p>
        </w:tc>
        <w:tc>
          <w:tcPr>
            <w:tcW w:w="398" w:type="pct"/>
          </w:tcPr>
          <w:p w14:paraId="7BE24180" w14:textId="77777777" w:rsidR="00A720FF" w:rsidRPr="00773417" w:rsidRDefault="00A720FF" w:rsidP="00A720FF">
            <w:pPr>
              <w:rPr>
                <w:sz w:val="18"/>
                <w:szCs w:val="18"/>
              </w:rPr>
            </w:pPr>
            <w:r w:rsidRPr="00773417">
              <w:rPr>
                <w:rFonts w:cstheme="minorHAnsi"/>
                <w:color w:val="000000"/>
                <w:sz w:val="18"/>
                <w:szCs w:val="18"/>
              </w:rPr>
              <w:t>Infant patient ID</w:t>
            </w:r>
          </w:p>
        </w:tc>
        <w:tc>
          <w:tcPr>
            <w:tcW w:w="1071" w:type="pct"/>
          </w:tcPr>
          <w:p w14:paraId="31F7BAB2" w14:textId="77777777" w:rsidR="00A720FF" w:rsidRPr="00773417" w:rsidRDefault="00A720FF" w:rsidP="00A720FF">
            <w:pPr>
              <w:rPr>
                <w:sz w:val="18"/>
                <w:szCs w:val="18"/>
              </w:rPr>
            </w:pPr>
          </w:p>
        </w:tc>
        <w:tc>
          <w:tcPr>
            <w:tcW w:w="860" w:type="pct"/>
          </w:tcPr>
          <w:p w14:paraId="07C2076C" w14:textId="77777777" w:rsidR="00A720FF" w:rsidRPr="00773417" w:rsidRDefault="00A720FF" w:rsidP="00A720FF">
            <w:pPr>
              <w:rPr>
                <w:sz w:val="18"/>
                <w:szCs w:val="18"/>
              </w:rPr>
            </w:pPr>
          </w:p>
        </w:tc>
        <w:tc>
          <w:tcPr>
            <w:tcW w:w="368" w:type="pct"/>
          </w:tcPr>
          <w:p w14:paraId="39A37C06" w14:textId="77777777" w:rsidR="00A720FF" w:rsidRPr="00773417" w:rsidRDefault="00A720FF" w:rsidP="00A720FF">
            <w:pPr>
              <w:jc w:val="right"/>
              <w:rPr>
                <w:sz w:val="18"/>
                <w:szCs w:val="18"/>
              </w:rPr>
            </w:pPr>
            <w:r w:rsidRPr="00773417">
              <w:rPr>
                <w:sz w:val="18"/>
                <w:szCs w:val="18"/>
              </w:rPr>
              <w:t>1</w:t>
            </w:r>
          </w:p>
        </w:tc>
      </w:tr>
      <w:tr w:rsidR="00A720FF" w:rsidRPr="00773417" w14:paraId="1F53A8FF" w14:textId="77777777" w:rsidTr="00A720FF">
        <w:tc>
          <w:tcPr>
            <w:tcW w:w="529" w:type="pct"/>
          </w:tcPr>
          <w:p w14:paraId="6E780FE3" w14:textId="77777777" w:rsidR="00A720FF" w:rsidRPr="00773417" w:rsidRDefault="00A720FF" w:rsidP="00A720FF">
            <w:pPr>
              <w:rPr>
                <w:bCs/>
                <w:sz w:val="18"/>
                <w:szCs w:val="18"/>
              </w:rPr>
            </w:pPr>
            <w:r w:rsidRPr="00773417">
              <w:rPr>
                <w:rFonts w:cstheme="minorHAnsi"/>
                <w:bCs/>
                <w:color w:val="000000"/>
                <w:sz w:val="18"/>
                <w:szCs w:val="18"/>
              </w:rPr>
              <w:t>IDFileStatus</w:t>
            </w:r>
          </w:p>
        </w:tc>
        <w:tc>
          <w:tcPr>
            <w:tcW w:w="629" w:type="pct"/>
          </w:tcPr>
          <w:p w14:paraId="0F0666E3" w14:textId="77777777" w:rsidR="00A720FF" w:rsidRPr="00773417" w:rsidRDefault="00A720FF" w:rsidP="00A720FF">
            <w:pPr>
              <w:rPr>
                <w:sz w:val="18"/>
                <w:szCs w:val="18"/>
              </w:rPr>
            </w:pPr>
            <w:r w:rsidRPr="00773417">
              <w:rPr>
                <w:sz w:val="18"/>
                <w:szCs w:val="18"/>
              </w:rPr>
              <w:t>Infant patient delivery table linkage status</w:t>
            </w:r>
          </w:p>
        </w:tc>
        <w:tc>
          <w:tcPr>
            <w:tcW w:w="420" w:type="pct"/>
          </w:tcPr>
          <w:p w14:paraId="03A5C9D7" w14:textId="77777777" w:rsidR="00A720FF" w:rsidRPr="00773417" w:rsidRDefault="00A720FF" w:rsidP="00A720FF">
            <w:pPr>
              <w:rPr>
                <w:sz w:val="18"/>
                <w:szCs w:val="18"/>
              </w:rPr>
            </w:pPr>
            <w:r w:rsidRPr="00773417">
              <w:rPr>
                <w:sz w:val="18"/>
                <w:szCs w:val="18"/>
              </w:rPr>
              <w:t>1</w:t>
            </w:r>
          </w:p>
        </w:tc>
        <w:tc>
          <w:tcPr>
            <w:tcW w:w="293" w:type="pct"/>
          </w:tcPr>
          <w:p w14:paraId="0A3CF980" w14:textId="38B36469" w:rsidR="00A720FF" w:rsidRPr="00773417" w:rsidRDefault="001858A3" w:rsidP="00A720FF">
            <w:pPr>
              <w:rPr>
                <w:sz w:val="18"/>
                <w:szCs w:val="18"/>
              </w:rPr>
            </w:pPr>
            <w:r>
              <w:rPr>
                <w:sz w:val="18"/>
                <w:szCs w:val="18"/>
              </w:rPr>
              <w:t>Num</w:t>
            </w:r>
          </w:p>
        </w:tc>
        <w:tc>
          <w:tcPr>
            <w:tcW w:w="432" w:type="pct"/>
          </w:tcPr>
          <w:p w14:paraId="603C6669" w14:textId="77777777" w:rsidR="00A720FF" w:rsidRPr="00773417" w:rsidRDefault="00A720FF" w:rsidP="00A720FF">
            <w:pPr>
              <w:rPr>
                <w:sz w:val="18"/>
                <w:szCs w:val="18"/>
              </w:rPr>
            </w:pPr>
            <w:r w:rsidRPr="00773417">
              <w:rPr>
                <w:sz w:val="18"/>
                <w:szCs w:val="18"/>
              </w:rPr>
              <w:t>$1.</w:t>
            </w:r>
          </w:p>
        </w:tc>
        <w:tc>
          <w:tcPr>
            <w:tcW w:w="398" w:type="pct"/>
          </w:tcPr>
          <w:p w14:paraId="0831ABDB" w14:textId="77777777" w:rsidR="00A720FF" w:rsidRPr="00773417" w:rsidRDefault="00A720FF" w:rsidP="00A720FF">
            <w:pPr>
              <w:rPr>
                <w:sz w:val="18"/>
                <w:szCs w:val="18"/>
              </w:rPr>
            </w:pPr>
            <w:r w:rsidRPr="00773417">
              <w:rPr>
                <w:sz w:val="18"/>
                <w:szCs w:val="18"/>
              </w:rPr>
              <w:t>ID file status</w:t>
            </w:r>
          </w:p>
        </w:tc>
        <w:tc>
          <w:tcPr>
            <w:tcW w:w="1071" w:type="pct"/>
          </w:tcPr>
          <w:p w14:paraId="749A9EA3" w14:textId="77777777" w:rsidR="00A720FF" w:rsidRPr="00773417" w:rsidRDefault="00A720FF" w:rsidP="00A720FF">
            <w:pPr>
              <w:rPr>
                <w:sz w:val="18"/>
                <w:szCs w:val="18"/>
              </w:rPr>
            </w:pPr>
            <w:r w:rsidRPr="00773417">
              <w:rPr>
                <w:sz w:val="18"/>
                <w:szCs w:val="18"/>
              </w:rPr>
              <w:t>Derived</w:t>
            </w:r>
          </w:p>
        </w:tc>
        <w:tc>
          <w:tcPr>
            <w:tcW w:w="860" w:type="pct"/>
          </w:tcPr>
          <w:p w14:paraId="6AC4C840" w14:textId="77777777" w:rsidR="00A720FF" w:rsidRPr="00773417" w:rsidRDefault="00A720FF" w:rsidP="00A720FF">
            <w:pPr>
              <w:rPr>
                <w:sz w:val="18"/>
                <w:szCs w:val="18"/>
              </w:rPr>
            </w:pPr>
          </w:p>
        </w:tc>
        <w:tc>
          <w:tcPr>
            <w:tcW w:w="368" w:type="pct"/>
          </w:tcPr>
          <w:p w14:paraId="1A4334F7" w14:textId="77777777" w:rsidR="00A720FF" w:rsidRPr="00773417" w:rsidRDefault="00A720FF" w:rsidP="00A720FF">
            <w:pPr>
              <w:jc w:val="right"/>
              <w:rPr>
                <w:sz w:val="18"/>
                <w:szCs w:val="18"/>
              </w:rPr>
            </w:pPr>
            <w:r w:rsidRPr="00773417">
              <w:rPr>
                <w:sz w:val="18"/>
                <w:szCs w:val="18"/>
              </w:rPr>
              <w:t>2</w:t>
            </w:r>
          </w:p>
        </w:tc>
      </w:tr>
    </w:tbl>
    <w:p w14:paraId="76D783DC" w14:textId="0B9950F3" w:rsidR="00A720FF" w:rsidRDefault="00A720FF" w:rsidP="00A720FF"/>
    <w:p w14:paraId="13C323DE" w14:textId="6ECAF041" w:rsidR="00A720FF" w:rsidRDefault="00A720FF" w:rsidP="00A720FF">
      <w:pPr>
        <w:rPr>
          <w:b/>
          <w:bCs/>
        </w:rPr>
      </w:pPr>
      <w:r>
        <w:rPr>
          <w:b/>
          <w:bCs/>
        </w:rPr>
        <w:t>Example</w:t>
      </w:r>
    </w:p>
    <w:tbl>
      <w:tblPr>
        <w:tblStyle w:val="TableGrid"/>
        <w:tblW w:w="1158" w:type="pct"/>
        <w:tblLook w:val="04A0" w:firstRow="1" w:lastRow="0" w:firstColumn="1" w:lastColumn="0" w:noHBand="0" w:noVBand="1"/>
      </w:tblPr>
      <w:tblGrid>
        <w:gridCol w:w="989"/>
        <w:gridCol w:w="1176"/>
      </w:tblGrid>
      <w:tr w:rsidR="00A720FF" w:rsidRPr="00773417" w14:paraId="37432F59" w14:textId="77777777" w:rsidTr="00A720FF">
        <w:trPr>
          <w:tblHeader/>
        </w:trPr>
        <w:tc>
          <w:tcPr>
            <w:tcW w:w="2284" w:type="pct"/>
            <w:noWrap/>
            <w:hideMark/>
          </w:tcPr>
          <w:p w14:paraId="5DF892FB" w14:textId="77777777" w:rsidR="00A720FF" w:rsidRPr="00773417" w:rsidRDefault="00A720FF" w:rsidP="00A720FF">
            <w:pPr>
              <w:jc w:val="center"/>
              <w:rPr>
                <w:b/>
                <w:bCs/>
                <w:sz w:val="18"/>
                <w:szCs w:val="18"/>
              </w:rPr>
            </w:pPr>
            <w:r w:rsidRPr="00773417">
              <w:rPr>
                <w:rFonts w:cstheme="minorHAnsi"/>
                <w:b/>
                <w:bCs/>
                <w:color w:val="000000"/>
                <w:sz w:val="18"/>
                <w:szCs w:val="18"/>
              </w:rPr>
              <w:t>CPatID</w:t>
            </w:r>
          </w:p>
        </w:tc>
        <w:tc>
          <w:tcPr>
            <w:tcW w:w="2716" w:type="pct"/>
            <w:noWrap/>
            <w:hideMark/>
          </w:tcPr>
          <w:p w14:paraId="242B96C1" w14:textId="77777777" w:rsidR="00A720FF" w:rsidRPr="00773417" w:rsidRDefault="00A720FF" w:rsidP="00A720FF">
            <w:pPr>
              <w:jc w:val="center"/>
              <w:rPr>
                <w:b/>
                <w:bCs/>
                <w:sz w:val="18"/>
                <w:szCs w:val="18"/>
              </w:rPr>
            </w:pPr>
            <w:r w:rsidRPr="00773417">
              <w:rPr>
                <w:rFonts w:cstheme="minorHAnsi"/>
                <w:b/>
                <w:bCs/>
                <w:color w:val="000000"/>
                <w:sz w:val="18"/>
                <w:szCs w:val="18"/>
              </w:rPr>
              <w:t>IDFileStatus</w:t>
            </w:r>
          </w:p>
        </w:tc>
      </w:tr>
      <w:tr w:rsidR="00A720FF" w:rsidRPr="00773417" w14:paraId="5EB6079A" w14:textId="77777777" w:rsidTr="00A720FF">
        <w:tc>
          <w:tcPr>
            <w:tcW w:w="2284" w:type="pct"/>
          </w:tcPr>
          <w:p w14:paraId="277C3CE1" w14:textId="551FD899" w:rsidR="00A720FF" w:rsidRPr="00773417" w:rsidRDefault="00A720FF" w:rsidP="00A720FF">
            <w:pPr>
              <w:rPr>
                <w:bCs/>
                <w:sz w:val="18"/>
                <w:szCs w:val="18"/>
              </w:rPr>
            </w:pPr>
            <w:r w:rsidRPr="00773417">
              <w:rPr>
                <w:rFonts w:cstheme="minorHAnsi"/>
                <w:bCs/>
                <w:color w:val="000000"/>
                <w:sz w:val="18"/>
                <w:szCs w:val="18"/>
              </w:rPr>
              <w:t>1234511</w:t>
            </w:r>
          </w:p>
        </w:tc>
        <w:tc>
          <w:tcPr>
            <w:tcW w:w="2716" w:type="pct"/>
          </w:tcPr>
          <w:p w14:paraId="64384B85" w14:textId="77777777" w:rsidR="00A720FF" w:rsidRPr="00773417" w:rsidRDefault="00A720FF" w:rsidP="00A720FF">
            <w:pPr>
              <w:tabs>
                <w:tab w:val="center" w:pos="706"/>
              </w:tabs>
              <w:rPr>
                <w:sz w:val="18"/>
                <w:szCs w:val="18"/>
              </w:rPr>
            </w:pPr>
            <w:r w:rsidRPr="00773417">
              <w:rPr>
                <w:rFonts w:cstheme="minorHAnsi"/>
                <w:color w:val="000000"/>
                <w:sz w:val="18"/>
                <w:szCs w:val="18"/>
              </w:rPr>
              <w:t>N</w:t>
            </w:r>
          </w:p>
        </w:tc>
      </w:tr>
      <w:tr w:rsidR="00A720FF" w:rsidRPr="00773417" w14:paraId="3F148099" w14:textId="77777777" w:rsidTr="00A720FF">
        <w:tc>
          <w:tcPr>
            <w:tcW w:w="2284" w:type="pct"/>
          </w:tcPr>
          <w:p w14:paraId="084E9A6E" w14:textId="41C55839" w:rsidR="00A720FF" w:rsidRPr="00773417" w:rsidRDefault="00A720FF" w:rsidP="00A720FF">
            <w:pPr>
              <w:rPr>
                <w:rFonts w:cstheme="minorHAnsi"/>
                <w:bCs/>
                <w:color w:val="000000"/>
                <w:sz w:val="18"/>
                <w:szCs w:val="18"/>
              </w:rPr>
            </w:pPr>
            <w:r w:rsidRPr="00773417">
              <w:rPr>
                <w:rFonts w:cstheme="minorHAnsi"/>
                <w:bCs/>
                <w:color w:val="000000"/>
                <w:sz w:val="18"/>
                <w:szCs w:val="18"/>
              </w:rPr>
              <w:t>1234512</w:t>
            </w:r>
          </w:p>
        </w:tc>
        <w:tc>
          <w:tcPr>
            <w:tcW w:w="2716" w:type="pct"/>
          </w:tcPr>
          <w:p w14:paraId="4A872EA0" w14:textId="77777777" w:rsidR="00A720FF" w:rsidRPr="00773417" w:rsidRDefault="00A720FF" w:rsidP="00A720FF">
            <w:pPr>
              <w:tabs>
                <w:tab w:val="center" w:pos="706"/>
              </w:tabs>
              <w:rPr>
                <w:rFonts w:cstheme="minorHAnsi"/>
                <w:color w:val="000000"/>
                <w:sz w:val="18"/>
                <w:szCs w:val="18"/>
              </w:rPr>
            </w:pPr>
            <w:r w:rsidRPr="00773417">
              <w:rPr>
                <w:rFonts w:cstheme="minorHAnsi"/>
                <w:color w:val="000000"/>
                <w:sz w:val="18"/>
                <w:szCs w:val="18"/>
              </w:rPr>
              <w:t>E</w:t>
            </w:r>
          </w:p>
        </w:tc>
      </w:tr>
    </w:tbl>
    <w:p w14:paraId="7A6FD190" w14:textId="4BAEBC14" w:rsidR="00A720FF" w:rsidRDefault="00A720FF" w:rsidP="00A720FF"/>
    <w:p w14:paraId="7B9BF33C" w14:textId="4E6494AF" w:rsidR="00A720FF" w:rsidRDefault="00A720FF" w:rsidP="00A720FF">
      <w:pPr>
        <w:pStyle w:val="Heading2"/>
      </w:pPr>
      <w:bookmarkStart w:id="46" w:name="_Toc66377169"/>
      <w:r>
        <w:t>Level 3</w:t>
      </w:r>
      <w:bookmarkEnd w:id="46"/>
    </w:p>
    <w:p w14:paraId="03A8CE6D" w14:textId="074BE8E5" w:rsidR="00A720FF" w:rsidRDefault="00A720FF" w:rsidP="00A720FF">
      <w:pPr>
        <w:pStyle w:val="Heading3"/>
      </w:pPr>
      <w:bookmarkStart w:id="47" w:name="_Toc66377170"/>
      <w:r>
        <w:t xml:space="preserve">Patient-level Level 3 Flags (output filenames: </w:t>
      </w:r>
      <w:r>
        <w:rPr>
          <w:b/>
          <w:bCs/>
        </w:rPr>
        <w:t>all_l3_flags_mstr</w:t>
      </w:r>
      <w:r>
        <w:t>)</w:t>
      </w:r>
      <w:bookmarkEnd w:id="47"/>
    </w:p>
    <w:p w14:paraId="3C3650DA" w14:textId="77777777" w:rsidR="00A720FF" w:rsidRPr="00773417" w:rsidRDefault="00A720FF" w:rsidP="00A720FF">
      <w:r w:rsidRPr="00773417">
        <w:t>This table will be saved to the “dplocal” folder and will remain local with DPs.</w:t>
      </w:r>
    </w:p>
    <w:p w14:paraId="0AC8927E" w14:textId="77777777" w:rsidR="00A720FF" w:rsidRPr="00773417" w:rsidRDefault="00A720FF" w:rsidP="00A720FF"/>
    <w:p w14:paraId="06323AEA" w14:textId="4BA89057" w:rsidR="00A720FF" w:rsidRPr="00A720FF" w:rsidRDefault="00A720FF" w:rsidP="00A720FF">
      <w:r w:rsidRPr="00773417">
        <w:t>This table will include data related to the following check(s):</w:t>
      </w:r>
    </w:p>
    <w:p w14:paraId="74AE58BB" w14:textId="0BD4B7B6" w:rsidR="00A720FF" w:rsidRDefault="00A720FF" w:rsidP="00C07984">
      <w:pPr>
        <w:ind w:firstLine="720"/>
        <w:rPr>
          <w:b/>
          <w:bCs/>
        </w:rPr>
      </w:pPr>
      <w:r>
        <w:rPr>
          <w:b/>
          <w:bCs/>
        </w:rPr>
        <w:t>Suspect Linkages</w:t>
      </w:r>
    </w:p>
    <w:tbl>
      <w:tblPr>
        <w:tblStyle w:val="TableGrid"/>
        <w:tblW w:w="5000" w:type="pct"/>
        <w:tblLook w:val="04A0" w:firstRow="1" w:lastRow="0" w:firstColumn="1" w:lastColumn="0" w:noHBand="0" w:noVBand="1"/>
      </w:tblPr>
      <w:tblGrid>
        <w:gridCol w:w="1011"/>
        <w:gridCol w:w="1221"/>
        <w:gridCol w:w="816"/>
        <w:gridCol w:w="583"/>
        <w:gridCol w:w="1071"/>
        <w:gridCol w:w="666"/>
        <w:gridCol w:w="1782"/>
        <w:gridCol w:w="1458"/>
        <w:gridCol w:w="742"/>
      </w:tblGrid>
      <w:tr w:rsidR="00A720FF" w:rsidRPr="00773417" w14:paraId="1A2E0174" w14:textId="77777777" w:rsidTr="00A720FF">
        <w:trPr>
          <w:tblHeader/>
        </w:trPr>
        <w:tc>
          <w:tcPr>
            <w:tcW w:w="502" w:type="pct"/>
            <w:noWrap/>
            <w:hideMark/>
          </w:tcPr>
          <w:p w14:paraId="543DDB5E" w14:textId="77777777" w:rsidR="00A720FF" w:rsidRPr="00773417" w:rsidRDefault="00A720FF" w:rsidP="00A720FF">
            <w:pPr>
              <w:jc w:val="center"/>
              <w:rPr>
                <w:b/>
                <w:bCs/>
                <w:sz w:val="18"/>
                <w:szCs w:val="18"/>
              </w:rPr>
            </w:pPr>
            <w:r w:rsidRPr="00773417">
              <w:rPr>
                <w:b/>
                <w:bCs/>
                <w:sz w:val="18"/>
                <w:szCs w:val="18"/>
              </w:rPr>
              <w:t>VARIABLE</w:t>
            </w:r>
          </w:p>
        </w:tc>
        <w:tc>
          <w:tcPr>
            <w:tcW w:w="632" w:type="pct"/>
            <w:noWrap/>
            <w:hideMark/>
          </w:tcPr>
          <w:p w14:paraId="641581FC" w14:textId="77777777" w:rsidR="00A720FF" w:rsidRPr="00773417" w:rsidRDefault="00A720FF" w:rsidP="00A720FF">
            <w:pPr>
              <w:jc w:val="center"/>
              <w:rPr>
                <w:b/>
                <w:bCs/>
                <w:sz w:val="18"/>
                <w:szCs w:val="18"/>
              </w:rPr>
            </w:pPr>
            <w:r w:rsidRPr="00773417">
              <w:rPr>
                <w:b/>
                <w:bCs/>
                <w:sz w:val="18"/>
                <w:szCs w:val="18"/>
              </w:rPr>
              <w:t>DESCRIPTION</w:t>
            </w:r>
          </w:p>
        </w:tc>
        <w:tc>
          <w:tcPr>
            <w:tcW w:w="423" w:type="pct"/>
            <w:noWrap/>
            <w:hideMark/>
          </w:tcPr>
          <w:p w14:paraId="28287C69" w14:textId="77777777" w:rsidR="00A720FF" w:rsidRPr="00773417" w:rsidRDefault="00A720FF" w:rsidP="00A720FF">
            <w:pPr>
              <w:jc w:val="center"/>
              <w:rPr>
                <w:b/>
                <w:bCs/>
                <w:sz w:val="18"/>
                <w:szCs w:val="18"/>
              </w:rPr>
            </w:pPr>
            <w:r w:rsidRPr="00773417">
              <w:rPr>
                <w:b/>
                <w:bCs/>
                <w:sz w:val="18"/>
                <w:szCs w:val="18"/>
              </w:rPr>
              <w:t>LENGTH</w:t>
            </w:r>
          </w:p>
        </w:tc>
        <w:tc>
          <w:tcPr>
            <w:tcW w:w="297" w:type="pct"/>
            <w:noWrap/>
            <w:hideMark/>
          </w:tcPr>
          <w:p w14:paraId="34399625" w14:textId="77777777" w:rsidR="00A720FF" w:rsidRPr="00773417" w:rsidRDefault="00A720FF" w:rsidP="00A720FF">
            <w:pPr>
              <w:jc w:val="center"/>
              <w:rPr>
                <w:b/>
                <w:bCs/>
                <w:sz w:val="18"/>
                <w:szCs w:val="18"/>
              </w:rPr>
            </w:pPr>
            <w:r w:rsidRPr="00773417">
              <w:rPr>
                <w:b/>
                <w:bCs/>
                <w:sz w:val="18"/>
                <w:szCs w:val="18"/>
              </w:rPr>
              <w:t>TYPE</w:t>
            </w:r>
          </w:p>
        </w:tc>
        <w:tc>
          <w:tcPr>
            <w:tcW w:w="436" w:type="pct"/>
            <w:noWrap/>
            <w:hideMark/>
          </w:tcPr>
          <w:p w14:paraId="2041E6A8" w14:textId="77777777" w:rsidR="00A720FF" w:rsidRPr="00773417" w:rsidRDefault="00A720FF" w:rsidP="00A720FF">
            <w:pPr>
              <w:jc w:val="center"/>
              <w:rPr>
                <w:b/>
                <w:bCs/>
                <w:sz w:val="18"/>
                <w:szCs w:val="18"/>
              </w:rPr>
            </w:pPr>
            <w:r w:rsidRPr="00773417">
              <w:rPr>
                <w:b/>
                <w:bCs/>
                <w:sz w:val="18"/>
                <w:szCs w:val="18"/>
              </w:rPr>
              <w:t>FORMAT</w:t>
            </w:r>
          </w:p>
        </w:tc>
        <w:tc>
          <w:tcPr>
            <w:tcW w:w="401" w:type="pct"/>
            <w:noWrap/>
            <w:hideMark/>
          </w:tcPr>
          <w:p w14:paraId="1B3A6D03" w14:textId="77777777" w:rsidR="00A720FF" w:rsidRPr="00773417" w:rsidRDefault="00A720FF" w:rsidP="00A720FF">
            <w:pPr>
              <w:jc w:val="center"/>
              <w:rPr>
                <w:b/>
                <w:bCs/>
                <w:sz w:val="18"/>
                <w:szCs w:val="18"/>
              </w:rPr>
            </w:pPr>
            <w:r w:rsidRPr="00773417">
              <w:rPr>
                <w:b/>
                <w:bCs/>
                <w:sz w:val="18"/>
                <w:szCs w:val="18"/>
              </w:rPr>
              <w:t>LABEL</w:t>
            </w:r>
          </w:p>
        </w:tc>
        <w:tc>
          <w:tcPr>
            <w:tcW w:w="1075" w:type="pct"/>
            <w:noWrap/>
            <w:hideMark/>
          </w:tcPr>
          <w:p w14:paraId="2B74C57D" w14:textId="77777777" w:rsidR="00A720FF" w:rsidRPr="00773417" w:rsidRDefault="00A720FF" w:rsidP="00A720FF">
            <w:pPr>
              <w:jc w:val="center"/>
              <w:rPr>
                <w:b/>
                <w:bCs/>
                <w:sz w:val="18"/>
                <w:szCs w:val="18"/>
              </w:rPr>
            </w:pPr>
            <w:r w:rsidRPr="00773417">
              <w:rPr>
                <w:b/>
                <w:bCs/>
                <w:sz w:val="18"/>
                <w:szCs w:val="18"/>
              </w:rPr>
              <w:t>SOURCE</w:t>
            </w:r>
          </w:p>
        </w:tc>
        <w:tc>
          <w:tcPr>
            <w:tcW w:w="863" w:type="pct"/>
            <w:noWrap/>
            <w:hideMark/>
          </w:tcPr>
          <w:p w14:paraId="39C90522" w14:textId="77777777" w:rsidR="00A720FF" w:rsidRPr="00773417" w:rsidRDefault="00A720FF" w:rsidP="00A720FF">
            <w:pPr>
              <w:jc w:val="center"/>
              <w:rPr>
                <w:b/>
                <w:bCs/>
                <w:sz w:val="18"/>
                <w:szCs w:val="18"/>
              </w:rPr>
            </w:pPr>
            <w:r w:rsidRPr="00773417">
              <w:rPr>
                <w:b/>
                <w:bCs/>
                <w:sz w:val="18"/>
                <w:szCs w:val="18"/>
              </w:rPr>
              <w:t>DERIVATION</w:t>
            </w:r>
          </w:p>
        </w:tc>
        <w:tc>
          <w:tcPr>
            <w:tcW w:w="371" w:type="pct"/>
            <w:noWrap/>
            <w:hideMark/>
          </w:tcPr>
          <w:p w14:paraId="6FD6B015"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252802DA" w14:textId="77777777" w:rsidTr="00A720FF">
        <w:tc>
          <w:tcPr>
            <w:tcW w:w="502" w:type="pct"/>
            <w:hideMark/>
          </w:tcPr>
          <w:p w14:paraId="71FA814D" w14:textId="77777777" w:rsidR="00A720FF" w:rsidRPr="00773417" w:rsidRDefault="00A720FF" w:rsidP="00A720FF">
            <w:pPr>
              <w:rPr>
                <w:bCs/>
                <w:sz w:val="18"/>
                <w:szCs w:val="18"/>
              </w:rPr>
            </w:pPr>
            <w:r w:rsidRPr="00773417">
              <w:rPr>
                <w:bCs/>
                <w:sz w:val="18"/>
                <w:szCs w:val="18"/>
              </w:rPr>
              <w:t>FlagID</w:t>
            </w:r>
          </w:p>
        </w:tc>
        <w:tc>
          <w:tcPr>
            <w:tcW w:w="632" w:type="pct"/>
            <w:hideMark/>
          </w:tcPr>
          <w:p w14:paraId="323F4FB9" w14:textId="77777777" w:rsidR="00A720FF" w:rsidRPr="00773417" w:rsidRDefault="00A720FF" w:rsidP="00A720FF">
            <w:pPr>
              <w:rPr>
                <w:sz w:val="18"/>
                <w:szCs w:val="18"/>
              </w:rPr>
            </w:pPr>
            <w:r w:rsidRPr="00773417">
              <w:rPr>
                <w:sz w:val="18"/>
                <w:szCs w:val="18"/>
              </w:rPr>
              <w:t>Flag identifier</w:t>
            </w:r>
          </w:p>
        </w:tc>
        <w:tc>
          <w:tcPr>
            <w:tcW w:w="423" w:type="pct"/>
            <w:hideMark/>
          </w:tcPr>
          <w:p w14:paraId="41E243A6" w14:textId="77777777" w:rsidR="00A720FF" w:rsidRPr="00773417" w:rsidRDefault="00A720FF" w:rsidP="00A720FF">
            <w:pPr>
              <w:rPr>
                <w:sz w:val="18"/>
                <w:szCs w:val="18"/>
              </w:rPr>
            </w:pPr>
            <w:r w:rsidRPr="00773417">
              <w:rPr>
                <w:sz w:val="18"/>
                <w:szCs w:val="18"/>
              </w:rPr>
              <w:t>21</w:t>
            </w:r>
          </w:p>
        </w:tc>
        <w:tc>
          <w:tcPr>
            <w:tcW w:w="297" w:type="pct"/>
            <w:hideMark/>
          </w:tcPr>
          <w:p w14:paraId="204A102C" w14:textId="77777777" w:rsidR="00A720FF" w:rsidRPr="00773417" w:rsidRDefault="00A720FF" w:rsidP="00A720FF">
            <w:pPr>
              <w:rPr>
                <w:sz w:val="18"/>
                <w:szCs w:val="18"/>
              </w:rPr>
            </w:pPr>
            <w:r w:rsidRPr="00773417">
              <w:rPr>
                <w:sz w:val="18"/>
                <w:szCs w:val="18"/>
              </w:rPr>
              <w:t>Char</w:t>
            </w:r>
          </w:p>
        </w:tc>
        <w:tc>
          <w:tcPr>
            <w:tcW w:w="436" w:type="pct"/>
          </w:tcPr>
          <w:p w14:paraId="545B2BCB" w14:textId="77777777" w:rsidR="00A720FF" w:rsidRPr="00773417" w:rsidRDefault="00A720FF" w:rsidP="00A720FF">
            <w:pPr>
              <w:rPr>
                <w:sz w:val="18"/>
                <w:szCs w:val="18"/>
              </w:rPr>
            </w:pPr>
            <w:r w:rsidRPr="00773417">
              <w:rPr>
                <w:sz w:val="18"/>
                <w:szCs w:val="18"/>
              </w:rPr>
              <w:t>$21.</w:t>
            </w:r>
          </w:p>
        </w:tc>
        <w:tc>
          <w:tcPr>
            <w:tcW w:w="401" w:type="pct"/>
          </w:tcPr>
          <w:p w14:paraId="48ABF359" w14:textId="77777777" w:rsidR="00A720FF" w:rsidRPr="00773417" w:rsidRDefault="00A720FF" w:rsidP="00A720FF">
            <w:pPr>
              <w:rPr>
                <w:sz w:val="18"/>
                <w:szCs w:val="18"/>
              </w:rPr>
            </w:pPr>
          </w:p>
        </w:tc>
        <w:tc>
          <w:tcPr>
            <w:tcW w:w="1075" w:type="pct"/>
          </w:tcPr>
          <w:p w14:paraId="07A366B1" w14:textId="77777777" w:rsidR="00A720FF" w:rsidRPr="00773417" w:rsidRDefault="00A720FF" w:rsidP="00A720FF">
            <w:pPr>
              <w:rPr>
                <w:sz w:val="18"/>
                <w:szCs w:val="18"/>
              </w:rPr>
            </w:pPr>
          </w:p>
        </w:tc>
        <w:tc>
          <w:tcPr>
            <w:tcW w:w="863" w:type="pct"/>
          </w:tcPr>
          <w:p w14:paraId="22A7411C" w14:textId="77777777" w:rsidR="00A720FF" w:rsidRPr="00773417" w:rsidRDefault="00A720FF" w:rsidP="00A720FF">
            <w:pPr>
              <w:rPr>
                <w:sz w:val="18"/>
                <w:szCs w:val="18"/>
              </w:rPr>
            </w:pPr>
          </w:p>
        </w:tc>
        <w:tc>
          <w:tcPr>
            <w:tcW w:w="371" w:type="pct"/>
          </w:tcPr>
          <w:p w14:paraId="05799A7B" w14:textId="77777777" w:rsidR="00A720FF" w:rsidRPr="00773417" w:rsidRDefault="00A720FF" w:rsidP="00A720FF">
            <w:pPr>
              <w:jc w:val="right"/>
              <w:rPr>
                <w:sz w:val="18"/>
                <w:szCs w:val="18"/>
              </w:rPr>
            </w:pPr>
            <w:r>
              <w:rPr>
                <w:sz w:val="18"/>
                <w:szCs w:val="18"/>
              </w:rPr>
              <w:t>1</w:t>
            </w:r>
          </w:p>
        </w:tc>
      </w:tr>
      <w:tr w:rsidR="00A720FF" w:rsidRPr="00773417" w14:paraId="50B42D4B" w14:textId="77777777" w:rsidTr="00A720FF">
        <w:tc>
          <w:tcPr>
            <w:tcW w:w="502" w:type="pct"/>
          </w:tcPr>
          <w:p w14:paraId="0B023872" w14:textId="77777777" w:rsidR="00A720FF" w:rsidRPr="00773417" w:rsidRDefault="00A720FF" w:rsidP="00A720FF">
            <w:pPr>
              <w:rPr>
                <w:bCs/>
                <w:sz w:val="18"/>
                <w:szCs w:val="18"/>
              </w:rPr>
            </w:pPr>
            <w:r w:rsidRPr="00773417">
              <w:rPr>
                <w:bCs/>
                <w:sz w:val="18"/>
                <w:szCs w:val="18"/>
              </w:rPr>
              <w:t>Message</w:t>
            </w:r>
          </w:p>
        </w:tc>
        <w:tc>
          <w:tcPr>
            <w:tcW w:w="632" w:type="pct"/>
          </w:tcPr>
          <w:p w14:paraId="6F3C1952" w14:textId="77777777" w:rsidR="00A720FF" w:rsidRPr="00773417" w:rsidRDefault="00A720FF" w:rsidP="00A720FF">
            <w:pPr>
              <w:rPr>
                <w:sz w:val="18"/>
                <w:szCs w:val="18"/>
              </w:rPr>
            </w:pPr>
            <w:r w:rsidRPr="00773417">
              <w:rPr>
                <w:sz w:val="18"/>
                <w:szCs w:val="18"/>
              </w:rPr>
              <w:t>Error message</w:t>
            </w:r>
          </w:p>
        </w:tc>
        <w:tc>
          <w:tcPr>
            <w:tcW w:w="423" w:type="pct"/>
          </w:tcPr>
          <w:p w14:paraId="6FA4498F" w14:textId="77777777" w:rsidR="00A720FF" w:rsidRPr="00773417" w:rsidRDefault="00A720FF" w:rsidP="00A720FF">
            <w:pPr>
              <w:rPr>
                <w:sz w:val="18"/>
                <w:szCs w:val="18"/>
              </w:rPr>
            </w:pPr>
            <w:r w:rsidRPr="00773417">
              <w:rPr>
                <w:sz w:val="18"/>
                <w:szCs w:val="18"/>
              </w:rPr>
              <w:t>300</w:t>
            </w:r>
          </w:p>
        </w:tc>
        <w:tc>
          <w:tcPr>
            <w:tcW w:w="297" w:type="pct"/>
          </w:tcPr>
          <w:p w14:paraId="0CA6ED03" w14:textId="77777777" w:rsidR="00A720FF" w:rsidRPr="00773417" w:rsidRDefault="00A720FF" w:rsidP="00A720FF">
            <w:pPr>
              <w:rPr>
                <w:sz w:val="18"/>
                <w:szCs w:val="18"/>
              </w:rPr>
            </w:pPr>
            <w:r w:rsidRPr="00773417">
              <w:rPr>
                <w:sz w:val="18"/>
                <w:szCs w:val="18"/>
              </w:rPr>
              <w:t>Char</w:t>
            </w:r>
          </w:p>
        </w:tc>
        <w:tc>
          <w:tcPr>
            <w:tcW w:w="436" w:type="pct"/>
          </w:tcPr>
          <w:p w14:paraId="7ADF3B84" w14:textId="77777777" w:rsidR="00A720FF" w:rsidRPr="00773417" w:rsidRDefault="00A720FF" w:rsidP="00A720FF">
            <w:pPr>
              <w:rPr>
                <w:sz w:val="18"/>
                <w:szCs w:val="18"/>
              </w:rPr>
            </w:pPr>
            <w:r w:rsidRPr="00773417">
              <w:rPr>
                <w:sz w:val="18"/>
                <w:szCs w:val="18"/>
              </w:rPr>
              <w:t>$300.</w:t>
            </w:r>
          </w:p>
        </w:tc>
        <w:tc>
          <w:tcPr>
            <w:tcW w:w="401" w:type="pct"/>
          </w:tcPr>
          <w:p w14:paraId="60FB3654" w14:textId="77777777" w:rsidR="00A720FF" w:rsidRPr="00773417" w:rsidRDefault="00A720FF" w:rsidP="00A720FF">
            <w:pPr>
              <w:rPr>
                <w:sz w:val="18"/>
                <w:szCs w:val="18"/>
              </w:rPr>
            </w:pPr>
          </w:p>
        </w:tc>
        <w:tc>
          <w:tcPr>
            <w:tcW w:w="1075" w:type="pct"/>
          </w:tcPr>
          <w:p w14:paraId="20602CA1" w14:textId="77777777" w:rsidR="00A720FF" w:rsidRPr="00773417" w:rsidRDefault="00A720FF" w:rsidP="00A720FF">
            <w:pPr>
              <w:rPr>
                <w:sz w:val="18"/>
                <w:szCs w:val="18"/>
              </w:rPr>
            </w:pPr>
          </w:p>
        </w:tc>
        <w:tc>
          <w:tcPr>
            <w:tcW w:w="863" w:type="pct"/>
          </w:tcPr>
          <w:p w14:paraId="249CD67C" w14:textId="77777777" w:rsidR="00A720FF" w:rsidRPr="00773417" w:rsidRDefault="00A720FF" w:rsidP="00A720FF">
            <w:pPr>
              <w:rPr>
                <w:sz w:val="18"/>
                <w:szCs w:val="18"/>
              </w:rPr>
            </w:pPr>
          </w:p>
        </w:tc>
        <w:tc>
          <w:tcPr>
            <w:tcW w:w="371" w:type="pct"/>
          </w:tcPr>
          <w:p w14:paraId="2FDD1D27" w14:textId="77777777" w:rsidR="00A720FF" w:rsidRDefault="00A720FF" w:rsidP="00A720FF">
            <w:pPr>
              <w:jc w:val="right"/>
              <w:rPr>
                <w:sz w:val="18"/>
                <w:szCs w:val="18"/>
              </w:rPr>
            </w:pPr>
            <w:r w:rsidRPr="00C07984">
              <w:rPr>
                <w:sz w:val="18"/>
                <w:szCs w:val="18"/>
              </w:rPr>
              <w:t>2</w:t>
            </w:r>
          </w:p>
        </w:tc>
      </w:tr>
      <w:tr w:rsidR="00A720FF" w:rsidRPr="00773417" w14:paraId="772284AF" w14:textId="77777777" w:rsidTr="00A720FF">
        <w:tc>
          <w:tcPr>
            <w:tcW w:w="502" w:type="pct"/>
            <w:hideMark/>
          </w:tcPr>
          <w:p w14:paraId="2B3A8511" w14:textId="77777777" w:rsidR="00A720FF" w:rsidRPr="00773417" w:rsidRDefault="00A720FF" w:rsidP="00A720FF">
            <w:pPr>
              <w:rPr>
                <w:bCs/>
                <w:sz w:val="18"/>
                <w:szCs w:val="18"/>
              </w:rPr>
            </w:pPr>
            <w:r w:rsidRPr="00773417">
              <w:rPr>
                <w:bCs/>
                <w:sz w:val="18"/>
                <w:szCs w:val="18"/>
              </w:rPr>
              <w:t>Flag_Descr</w:t>
            </w:r>
          </w:p>
        </w:tc>
        <w:tc>
          <w:tcPr>
            <w:tcW w:w="632" w:type="pct"/>
            <w:hideMark/>
          </w:tcPr>
          <w:p w14:paraId="7F0FA973" w14:textId="77777777" w:rsidR="00A720FF" w:rsidRPr="00773417" w:rsidRDefault="00A720FF" w:rsidP="00A720FF">
            <w:pPr>
              <w:rPr>
                <w:sz w:val="18"/>
                <w:szCs w:val="18"/>
              </w:rPr>
            </w:pPr>
            <w:r w:rsidRPr="00773417">
              <w:rPr>
                <w:sz w:val="18"/>
                <w:szCs w:val="18"/>
              </w:rPr>
              <w:t>Flag description</w:t>
            </w:r>
          </w:p>
        </w:tc>
        <w:tc>
          <w:tcPr>
            <w:tcW w:w="423" w:type="pct"/>
            <w:hideMark/>
          </w:tcPr>
          <w:p w14:paraId="16E49D89" w14:textId="77777777" w:rsidR="00A720FF" w:rsidRPr="00773417" w:rsidRDefault="00A720FF" w:rsidP="00A720FF">
            <w:pPr>
              <w:rPr>
                <w:sz w:val="18"/>
                <w:szCs w:val="18"/>
              </w:rPr>
            </w:pPr>
            <w:r w:rsidRPr="00773417">
              <w:rPr>
                <w:sz w:val="18"/>
                <w:szCs w:val="18"/>
              </w:rPr>
              <w:t>255</w:t>
            </w:r>
          </w:p>
        </w:tc>
        <w:tc>
          <w:tcPr>
            <w:tcW w:w="297" w:type="pct"/>
            <w:hideMark/>
          </w:tcPr>
          <w:p w14:paraId="5B7C54E1" w14:textId="77777777" w:rsidR="00A720FF" w:rsidRPr="00773417" w:rsidRDefault="00A720FF" w:rsidP="00A720FF">
            <w:pPr>
              <w:rPr>
                <w:sz w:val="18"/>
                <w:szCs w:val="18"/>
              </w:rPr>
            </w:pPr>
            <w:r w:rsidRPr="00773417">
              <w:rPr>
                <w:sz w:val="18"/>
                <w:szCs w:val="18"/>
              </w:rPr>
              <w:t>Char</w:t>
            </w:r>
          </w:p>
        </w:tc>
        <w:tc>
          <w:tcPr>
            <w:tcW w:w="436" w:type="pct"/>
            <w:hideMark/>
          </w:tcPr>
          <w:p w14:paraId="4BD119D9" w14:textId="77777777" w:rsidR="00A720FF" w:rsidRPr="00773417" w:rsidRDefault="00A720FF" w:rsidP="00A720FF">
            <w:pPr>
              <w:rPr>
                <w:sz w:val="18"/>
                <w:szCs w:val="18"/>
              </w:rPr>
            </w:pPr>
            <w:r w:rsidRPr="00773417">
              <w:rPr>
                <w:sz w:val="18"/>
                <w:szCs w:val="18"/>
              </w:rPr>
              <w:t>$255.</w:t>
            </w:r>
          </w:p>
        </w:tc>
        <w:tc>
          <w:tcPr>
            <w:tcW w:w="401" w:type="pct"/>
            <w:hideMark/>
          </w:tcPr>
          <w:p w14:paraId="2FD97911" w14:textId="77777777" w:rsidR="00A720FF" w:rsidRPr="00773417" w:rsidRDefault="00A720FF" w:rsidP="00A720FF">
            <w:pPr>
              <w:rPr>
                <w:sz w:val="18"/>
                <w:szCs w:val="18"/>
              </w:rPr>
            </w:pPr>
          </w:p>
        </w:tc>
        <w:tc>
          <w:tcPr>
            <w:tcW w:w="1075" w:type="pct"/>
          </w:tcPr>
          <w:p w14:paraId="450655D8" w14:textId="77777777" w:rsidR="00A720FF" w:rsidRPr="00773417" w:rsidRDefault="00A720FF" w:rsidP="00A720FF">
            <w:pPr>
              <w:rPr>
                <w:sz w:val="18"/>
                <w:szCs w:val="18"/>
              </w:rPr>
            </w:pPr>
          </w:p>
        </w:tc>
        <w:tc>
          <w:tcPr>
            <w:tcW w:w="863" w:type="pct"/>
          </w:tcPr>
          <w:p w14:paraId="1F18230D" w14:textId="77777777" w:rsidR="00A720FF" w:rsidRPr="00773417" w:rsidRDefault="00A720FF" w:rsidP="00A720FF">
            <w:pPr>
              <w:rPr>
                <w:sz w:val="18"/>
                <w:szCs w:val="18"/>
              </w:rPr>
            </w:pPr>
          </w:p>
        </w:tc>
        <w:tc>
          <w:tcPr>
            <w:tcW w:w="371" w:type="pct"/>
          </w:tcPr>
          <w:p w14:paraId="7C056C8E" w14:textId="1E4F4E3D" w:rsidR="00A720FF" w:rsidRPr="00773417" w:rsidRDefault="00A720FF" w:rsidP="00A720FF">
            <w:pPr>
              <w:jc w:val="right"/>
              <w:rPr>
                <w:sz w:val="18"/>
                <w:szCs w:val="18"/>
              </w:rPr>
            </w:pPr>
            <w:r>
              <w:rPr>
                <w:sz w:val="18"/>
                <w:szCs w:val="18"/>
              </w:rPr>
              <w:t>3</w:t>
            </w:r>
          </w:p>
        </w:tc>
      </w:tr>
      <w:tr w:rsidR="00A720FF" w:rsidRPr="00773417" w14:paraId="4F576474" w14:textId="77777777" w:rsidTr="00A720FF">
        <w:tc>
          <w:tcPr>
            <w:tcW w:w="502" w:type="pct"/>
            <w:hideMark/>
          </w:tcPr>
          <w:p w14:paraId="02492C95" w14:textId="77777777" w:rsidR="00A720FF" w:rsidRPr="00773417" w:rsidRDefault="00A720FF" w:rsidP="00A720FF">
            <w:pPr>
              <w:rPr>
                <w:bCs/>
                <w:sz w:val="18"/>
                <w:szCs w:val="18"/>
              </w:rPr>
            </w:pPr>
            <w:r w:rsidRPr="00773417">
              <w:rPr>
                <w:bCs/>
                <w:sz w:val="18"/>
                <w:szCs w:val="18"/>
              </w:rPr>
              <w:t>FlagType</w:t>
            </w:r>
          </w:p>
        </w:tc>
        <w:tc>
          <w:tcPr>
            <w:tcW w:w="632" w:type="pct"/>
            <w:hideMark/>
          </w:tcPr>
          <w:p w14:paraId="4C3FFF1C" w14:textId="77777777" w:rsidR="00A720FF" w:rsidRPr="00773417" w:rsidRDefault="00A720FF" w:rsidP="00A720FF">
            <w:pPr>
              <w:rPr>
                <w:sz w:val="18"/>
                <w:szCs w:val="18"/>
              </w:rPr>
            </w:pPr>
            <w:r w:rsidRPr="00773417">
              <w:rPr>
                <w:sz w:val="18"/>
                <w:szCs w:val="18"/>
              </w:rPr>
              <w:t>Flag type</w:t>
            </w:r>
          </w:p>
        </w:tc>
        <w:tc>
          <w:tcPr>
            <w:tcW w:w="423" w:type="pct"/>
            <w:hideMark/>
          </w:tcPr>
          <w:p w14:paraId="4E2AAABE" w14:textId="77777777" w:rsidR="00A720FF" w:rsidRPr="00773417" w:rsidRDefault="00A720FF" w:rsidP="00A720FF">
            <w:pPr>
              <w:rPr>
                <w:sz w:val="18"/>
                <w:szCs w:val="18"/>
              </w:rPr>
            </w:pPr>
            <w:r w:rsidRPr="00773417">
              <w:rPr>
                <w:sz w:val="18"/>
                <w:szCs w:val="18"/>
              </w:rPr>
              <w:t>4</w:t>
            </w:r>
          </w:p>
        </w:tc>
        <w:tc>
          <w:tcPr>
            <w:tcW w:w="297" w:type="pct"/>
            <w:hideMark/>
          </w:tcPr>
          <w:p w14:paraId="55E51623" w14:textId="77777777" w:rsidR="00A720FF" w:rsidRPr="00773417" w:rsidRDefault="00A720FF" w:rsidP="00A720FF">
            <w:pPr>
              <w:rPr>
                <w:sz w:val="18"/>
                <w:szCs w:val="18"/>
              </w:rPr>
            </w:pPr>
            <w:r w:rsidRPr="00773417">
              <w:rPr>
                <w:sz w:val="18"/>
                <w:szCs w:val="18"/>
              </w:rPr>
              <w:t>Char</w:t>
            </w:r>
          </w:p>
        </w:tc>
        <w:tc>
          <w:tcPr>
            <w:tcW w:w="436" w:type="pct"/>
            <w:hideMark/>
          </w:tcPr>
          <w:p w14:paraId="508F11C2" w14:textId="77777777" w:rsidR="00A720FF" w:rsidRPr="00773417" w:rsidRDefault="00A720FF" w:rsidP="00A720FF">
            <w:pPr>
              <w:rPr>
                <w:sz w:val="18"/>
                <w:szCs w:val="18"/>
              </w:rPr>
            </w:pPr>
            <w:r w:rsidRPr="00773417">
              <w:rPr>
                <w:sz w:val="18"/>
                <w:szCs w:val="18"/>
              </w:rPr>
              <w:t>$4.</w:t>
            </w:r>
          </w:p>
        </w:tc>
        <w:tc>
          <w:tcPr>
            <w:tcW w:w="401" w:type="pct"/>
            <w:hideMark/>
          </w:tcPr>
          <w:p w14:paraId="1BA91F8A" w14:textId="77777777" w:rsidR="00A720FF" w:rsidRPr="00773417" w:rsidRDefault="00A720FF" w:rsidP="00A720FF">
            <w:pPr>
              <w:rPr>
                <w:sz w:val="18"/>
                <w:szCs w:val="18"/>
              </w:rPr>
            </w:pPr>
          </w:p>
        </w:tc>
        <w:tc>
          <w:tcPr>
            <w:tcW w:w="1075" w:type="pct"/>
          </w:tcPr>
          <w:p w14:paraId="422B9F5D" w14:textId="77777777" w:rsidR="00A720FF" w:rsidRPr="00773417" w:rsidRDefault="00A720FF" w:rsidP="00A720FF">
            <w:pPr>
              <w:rPr>
                <w:sz w:val="18"/>
                <w:szCs w:val="18"/>
              </w:rPr>
            </w:pPr>
          </w:p>
        </w:tc>
        <w:tc>
          <w:tcPr>
            <w:tcW w:w="863" w:type="pct"/>
          </w:tcPr>
          <w:p w14:paraId="1E8D8F66" w14:textId="77777777" w:rsidR="00A720FF" w:rsidRPr="00773417" w:rsidRDefault="00A720FF" w:rsidP="00A720FF">
            <w:pPr>
              <w:rPr>
                <w:sz w:val="18"/>
                <w:szCs w:val="18"/>
              </w:rPr>
            </w:pPr>
          </w:p>
        </w:tc>
        <w:tc>
          <w:tcPr>
            <w:tcW w:w="371" w:type="pct"/>
          </w:tcPr>
          <w:p w14:paraId="37C30303" w14:textId="63792D69" w:rsidR="00A720FF" w:rsidRPr="00773417" w:rsidRDefault="00A720FF" w:rsidP="00A720FF">
            <w:pPr>
              <w:jc w:val="right"/>
              <w:rPr>
                <w:sz w:val="18"/>
                <w:szCs w:val="18"/>
              </w:rPr>
            </w:pPr>
            <w:r>
              <w:rPr>
                <w:sz w:val="18"/>
                <w:szCs w:val="18"/>
              </w:rPr>
              <w:t>4</w:t>
            </w:r>
          </w:p>
        </w:tc>
      </w:tr>
      <w:tr w:rsidR="00A720FF" w:rsidRPr="00773417" w14:paraId="5994AE9E" w14:textId="77777777" w:rsidTr="00A720FF">
        <w:tc>
          <w:tcPr>
            <w:tcW w:w="502" w:type="pct"/>
            <w:hideMark/>
          </w:tcPr>
          <w:p w14:paraId="66B5923A" w14:textId="77777777" w:rsidR="00A720FF" w:rsidRPr="00773417" w:rsidRDefault="00A720FF" w:rsidP="00A720FF">
            <w:pPr>
              <w:rPr>
                <w:bCs/>
                <w:sz w:val="18"/>
                <w:szCs w:val="18"/>
              </w:rPr>
            </w:pPr>
            <w:r w:rsidRPr="00773417">
              <w:rPr>
                <w:bCs/>
                <w:sz w:val="18"/>
                <w:szCs w:val="18"/>
              </w:rPr>
              <w:t>AbortYN</w:t>
            </w:r>
          </w:p>
        </w:tc>
        <w:tc>
          <w:tcPr>
            <w:tcW w:w="632" w:type="pct"/>
            <w:hideMark/>
          </w:tcPr>
          <w:p w14:paraId="5EB79DF9" w14:textId="77777777" w:rsidR="00A720FF" w:rsidRPr="00773417" w:rsidRDefault="00A720FF" w:rsidP="00A720FF">
            <w:pPr>
              <w:rPr>
                <w:sz w:val="18"/>
                <w:szCs w:val="18"/>
              </w:rPr>
            </w:pPr>
            <w:r w:rsidRPr="00773417">
              <w:rPr>
                <w:sz w:val="18"/>
                <w:szCs w:val="18"/>
              </w:rPr>
              <w:t>Indicates QA package abort status (Y or N) for each FlagID</w:t>
            </w:r>
          </w:p>
        </w:tc>
        <w:tc>
          <w:tcPr>
            <w:tcW w:w="423" w:type="pct"/>
            <w:hideMark/>
          </w:tcPr>
          <w:p w14:paraId="453450AB" w14:textId="77777777" w:rsidR="00A720FF" w:rsidRPr="00773417" w:rsidRDefault="00A720FF" w:rsidP="00A720FF">
            <w:pPr>
              <w:rPr>
                <w:sz w:val="18"/>
                <w:szCs w:val="18"/>
              </w:rPr>
            </w:pPr>
            <w:r w:rsidRPr="00773417">
              <w:rPr>
                <w:sz w:val="18"/>
                <w:szCs w:val="18"/>
              </w:rPr>
              <w:t>1</w:t>
            </w:r>
          </w:p>
        </w:tc>
        <w:tc>
          <w:tcPr>
            <w:tcW w:w="297" w:type="pct"/>
            <w:hideMark/>
          </w:tcPr>
          <w:p w14:paraId="03078997" w14:textId="77777777" w:rsidR="00A720FF" w:rsidRPr="00773417" w:rsidRDefault="00A720FF" w:rsidP="00A720FF">
            <w:pPr>
              <w:rPr>
                <w:sz w:val="18"/>
                <w:szCs w:val="18"/>
              </w:rPr>
            </w:pPr>
            <w:r w:rsidRPr="00773417">
              <w:rPr>
                <w:sz w:val="18"/>
                <w:szCs w:val="18"/>
              </w:rPr>
              <w:t>Char</w:t>
            </w:r>
          </w:p>
        </w:tc>
        <w:tc>
          <w:tcPr>
            <w:tcW w:w="436" w:type="pct"/>
            <w:hideMark/>
          </w:tcPr>
          <w:p w14:paraId="533614AF" w14:textId="77777777" w:rsidR="00A720FF" w:rsidRPr="00773417" w:rsidRDefault="00A720FF" w:rsidP="00A720FF">
            <w:pPr>
              <w:rPr>
                <w:sz w:val="18"/>
                <w:szCs w:val="18"/>
              </w:rPr>
            </w:pPr>
            <w:r w:rsidRPr="00773417">
              <w:rPr>
                <w:sz w:val="18"/>
                <w:szCs w:val="18"/>
              </w:rPr>
              <w:t>$1.</w:t>
            </w:r>
          </w:p>
        </w:tc>
        <w:tc>
          <w:tcPr>
            <w:tcW w:w="401" w:type="pct"/>
            <w:hideMark/>
          </w:tcPr>
          <w:p w14:paraId="5CC46B92" w14:textId="77777777" w:rsidR="00A720FF" w:rsidRPr="00773417" w:rsidRDefault="00A720FF" w:rsidP="00A720FF">
            <w:pPr>
              <w:rPr>
                <w:sz w:val="18"/>
                <w:szCs w:val="18"/>
              </w:rPr>
            </w:pPr>
          </w:p>
        </w:tc>
        <w:tc>
          <w:tcPr>
            <w:tcW w:w="1075" w:type="pct"/>
          </w:tcPr>
          <w:p w14:paraId="765FA364" w14:textId="77777777" w:rsidR="00A720FF" w:rsidRPr="00773417" w:rsidRDefault="00A720FF" w:rsidP="00A720FF">
            <w:pPr>
              <w:rPr>
                <w:sz w:val="18"/>
                <w:szCs w:val="18"/>
              </w:rPr>
            </w:pPr>
          </w:p>
        </w:tc>
        <w:tc>
          <w:tcPr>
            <w:tcW w:w="863" w:type="pct"/>
          </w:tcPr>
          <w:p w14:paraId="4E0C2DFC" w14:textId="77777777" w:rsidR="00A720FF" w:rsidRPr="00773417" w:rsidRDefault="00A720FF" w:rsidP="00A720FF">
            <w:pPr>
              <w:rPr>
                <w:sz w:val="18"/>
                <w:szCs w:val="18"/>
              </w:rPr>
            </w:pPr>
          </w:p>
        </w:tc>
        <w:tc>
          <w:tcPr>
            <w:tcW w:w="371" w:type="pct"/>
          </w:tcPr>
          <w:p w14:paraId="444D03B9" w14:textId="3ACFF846" w:rsidR="00A720FF" w:rsidRPr="00773417" w:rsidRDefault="00A720FF" w:rsidP="00A720FF">
            <w:pPr>
              <w:jc w:val="right"/>
              <w:rPr>
                <w:sz w:val="18"/>
                <w:szCs w:val="18"/>
              </w:rPr>
            </w:pPr>
            <w:r>
              <w:rPr>
                <w:sz w:val="18"/>
                <w:szCs w:val="18"/>
              </w:rPr>
              <w:t>5</w:t>
            </w:r>
          </w:p>
        </w:tc>
      </w:tr>
      <w:tr w:rsidR="00A720FF" w:rsidRPr="00773417" w14:paraId="128C38B5" w14:textId="77777777" w:rsidTr="00A720FF">
        <w:tc>
          <w:tcPr>
            <w:tcW w:w="502" w:type="pct"/>
          </w:tcPr>
          <w:p w14:paraId="58657BA4" w14:textId="77777777" w:rsidR="00A720FF" w:rsidRPr="00773417" w:rsidRDefault="00A720FF" w:rsidP="00A720FF">
            <w:pPr>
              <w:rPr>
                <w:bCs/>
                <w:sz w:val="18"/>
                <w:szCs w:val="18"/>
              </w:rPr>
            </w:pPr>
            <w:r w:rsidRPr="00773417">
              <w:rPr>
                <w:bCs/>
                <w:sz w:val="18"/>
                <w:szCs w:val="18"/>
              </w:rPr>
              <w:t>count</w:t>
            </w:r>
          </w:p>
        </w:tc>
        <w:tc>
          <w:tcPr>
            <w:tcW w:w="632" w:type="pct"/>
          </w:tcPr>
          <w:p w14:paraId="484521F6" w14:textId="77777777" w:rsidR="00A720FF" w:rsidRPr="00773417" w:rsidRDefault="00A720FF" w:rsidP="00A720FF">
            <w:pPr>
              <w:rPr>
                <w:sz w:val="18"/>
                <w:szCs w:val="18"/>
              </w:rPr>
            </w:pPr>
            <w:r w:rsidRPr="00773417">
              <w:rPr>
                <w:sz w:val="18"/>
                <w:szCs w:val="18"/>
              </w:rPr>
              <w:t>Count of flagged records</w:t>
            </w:r>
          </w:p>
        </w:tc>
        <w:tc>
          <w:tcPr>
            <w:tcW w:w="423" w:type="pct"/>
          </w:tcPr>
          <w:p w14:paraId="1F34BCFA" w14:textId="77777777" w:rsidR="00A720FF" w:rsidRPr="00773417" w:rsidRDefault="00A720FF" w:rsidP="00A720FF">
            <w:pPr>
              <w:rPr>
                <w:sz w:val="18"/>
                <w:szCs w:val="18"/>
              </w:rPr>
            </w:pPr>
            <w:r w:rsidRPr="00773417">
              <w:rPr>
                <w:sz w:val="18"/>
                <w:szCs w:val="18"/>
              </w:rPr>
              <w:t>8</w:t>
            </w:r>
          </w:p>
        </w:tc>
        <w:tc>
          <w:tcPr>
            <w:tcW w:w="297" w:type="pct"/>
          </w:tcPr>
          <w:p w14:paraId="454277CB" w14:textId="77777777" w:rsidR="00A720FF" w:rsidRPr="00773417" w:rsidRDefault="00A720FF" w:rsidP="00A720FF">
            <w:pPr>
              <w:rPr>
                <w:sz w:val="18"/>
                <w:szCs w:val="18"/>
              </w:rPr>
            </w:pPr>
            <w:r w:rsidRPr="00773417">
              <w:rPr>
                <w:sz w:val="18"/>
                <w:szCs w:val="18"/>
              </w:rPr>
              <w:t>Num</w:t>
            </w:r>
          </w:p>
        </w:tc>
        <w:tc>
          <w:tcPr>
            <w:tcW w:w="436" w:type="pct"/>
          </w:tcPr>
          <w:p w14:paraId="21FA90B2" w14:textId="77777777" w:rsidR="00A720FF" w:rsidRPr="00773417" w:rsidRDefault="00A720FF" w:rsidP="00A720FF">
            <w:pPr>
              <w:rPr>
                <w:sz w:val="18"/>
                <w:szCs w:val="18"/>
              </w:rPr>
            </w:pPr>
            <w:r w:rsidRPr="00773417">
              <w:rPr>
                <w:sz w:val="18"/>
                <w:szCs w:val="18"/>
              </w:rPr>
              <w:t>COMMA18.</w:t>
            </w:r>
          </w:p>
        </w:tc>
        <w:tc>
          <w:tcPr>
            <w:tcW w:w="401" w:type="pct"/>
          </w:tcPr>
          <w:p w14:paraId="248DD05C" w14:textId="77777777" w:rsidR="00A720FF" w:rsidRPr="00773417" w:rsidRDefault="00A720FF" w:rsidP="00A720FF">
            <w:pPr>
              <w:rPr>
                <w:sz w:val="18"/>
                <w:szCs w:val="18"/>
              </w:rPr>
            </w:pPr>
          </w:p>
        </w:tc>
        <w:tc>
          <w:tcPr>
            <w:tcW w:w="1075" w:type="pct"/>
          </w:tcPr>
          <w:p w14:paraId="6F7F2F23" w14:textId="77777777" w:rsidR="00A720FF" w:rsidRPr="00773417" w:rsidRDefault="00A720FF" w:rsidP="00A720FF">
            <w:pPr>
              <w:rPr>
                <w:sz w:val="18"/>
                <w:szCs w:val="18"/>
              </w:rPr>
            </w:pPr>
            <w:r w:rsidRPr="00773417">
              <w:rPr>
                <w:sz w:val="18"/>
                <w:szCs w:val="18"/>
              </w:rPr>
              <w:t>NA</w:t>
            </w:r>
          </w:p>
        </w:tc>
        <w:tc>
          <w:tcPr>
            <w:tcW w:w="863" w:type="pct"/>
          </w:tcPr>
          <w:p w14:paraId="7D404A1F" w14:textId="77777777" w:rsidR="00A720FF" w:rsidRPr="00773417" w:rsidRDefault="00A720FF" w:rsidP="00A720FF">
            <w:pPr>
              <w:rPr>
                <w:sz w:val="18"/>
                <w:szCs w:val="18"/>
              </w:rPr>
            </w:pPr>
            <w:r w:rsidRPr="00773417">
              <w:rPr>
                <w:sz w:val="18"/>
                <w:szCs w:val="18"/>
              </w:rPr>
              <w:t>Count is 99999 for table-wide issues; otherwise is a row count</w:t>
            </w:r>
          </w:p>
        </w:tc>
        <w:tc>
          <w:tcPr>
            <w:tcW w:w="371" w:type="pct"/>
          </w:tcPr>
          <w:p w14:paraId="26688392" w14:textId="77777777" w:rsidR="00A720FF" w:rsidRPr="00773417" w:rsidRDefault="00A720FF" w:rsidP="00A720FF">
            <w:pPr>
              <w:jc w:val="right"/>
              <w:rPr>
                <w:sz w:val="18"/>
                <w:szCs w:val="18"/>
              </w:rPr>
            </w:pPr>
            <w:r>
              <w:rPr>
                <w:sz w:val="18"/>
                <w:szCs w:val="18"/>
              </w:rPr>
              <w:t>6</w:t>
            </w:r>
          </w:p>
        </w:tc>
      </w:tr>
    </w:tbl>
    <w:p w14:paraId="0CFA9CD2" w14:textId="77777777" w:rsidR="00A720FF" w:rsidRPr="00A720FF" w:rsidRDefault="00A720FF" w:rsidP="00765F11"/>
    <w:p w14:paraId="0965683D" w14:textId="47E0E639" w:rsidR="00A720FF" w:rsidRDefault="00A720FF" w:rsidP="00765F11">
      <w:pPr>
        <w:rPr>
          <w:b/>
          <w:bCs/>
        </w:rPr>
      </w:pPr>
      <w:r>
        <w:rPr>
          <w:b/>
          <w:bCs/>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762"/>
        <w:gridCol w:w="2763"/>
        <w:gridCol w:w="805"/>
        <w:gridCol w:w="786"/>
        <w:gridCol w:w="614"/>
      </w:tblGrid>
      <w:tr w:rsidR="00A720FF" w:rsidRPr="00773417" w14:paraId="7CD1DCBC" w14:textId="77777777" w:rsidTr="00A720FF">
        <w:trPr>
          <w:cantSplit/>
          <w:trHeight w:val="171"/>
          <w:tblHeader/>
        </w:trPr>
        <w:tc>
          <w:tcPr>
            <w:tcW w:w="878" w:type="pct"/>
            <w:shd w:val="clear" w:color="auto" w:fill="auto"/>
            <w:vAlign w:val="center"/>
            <w:hideMark/>
          </w:tcPr>
          <w:p w14:paraId="2A2CF76F" w14:textId="77777777" w:rsidR="00A720FF" w:rsidRPr="00773417" w:rsidRDefault="00A720FF" w:rsidP="00A720FF">
            <w:pPr>
              <w:jc w:val="center"/>
              <w:rPr>
                <w:b/>
                <w:color w:val="000000"/>
                <w:sz w:val="16"/>
                <w:szCs w:val="16"/>
              </w:rPr>
            </w:pPr>
            <w:r w:rsidRPr="00773417">
              <w:rPr>
                <w:b/>
                <w:color w:val="000000"/>
                <w:sz w:val="16"/>
                <w:szCs w:val="16"/>
              </w:rPr>
              <w:t>FlagID</w:t>
            </w:r>
          </w:p>
        </w:tc>
        <w:tc>
          <w:tcPr>
            <w:tcW w:w="1488" w:type="pct"/>
            <w:vAlign w:val="center"/>
          </w:tcPr>
          <w:p w14:paraId="1A1D21A9" w14:textId="77777777" w:rsidR="00A720FF" w:rsidRPr="00605F3A" w:rsidRDefault="00A720FF" w:rsidP="00A720FF">
            <w:pPr>
              <w:jc w:val="center"/>
              <w:rPr>
                <w:b/>
                <w:color w:val="000000"/>
                <w:sz w:val="16"/>
                <w:szCs w:val="16"/>
                <w:highlight w:val="yellow"/>
              </w:rPr>
            </w:pPr>
            <w:r w:rsidRPr="003D1C0E">
              <w:rPr>
                <w:b/>
                <w:color w:val="000000"/>
                <w:sz w:val="16"/>
                <w:szCs w:val="16"/>
              </w:rPr>
              <w:t>message</w:t>
            </w:r>
          </w:p>
        </w:tc>
        <w:tc>
          <w:tcPr>
            <w:tcW w:w="1489" w:type="pct"/>
            <w:shd w:val="clear" w:color="auto" w:fill="auto"/>
            <w:vAlign w:val="center"/>
            <w:hideMark/>
          </w:tcPr>
          <w:p w14:paraId="6AA11D0B" w14:textId="77777777" w:rsidR="00A720FF" w:rsidRPr="00773417" w:rsidRDefault="00A720FF" w:rsidP="00A720FF">
            <w:pPr>
              <w:jc w:val="center"/>
              <w:rPr>
                <w:b/>
                <w:color w:val="000000"/>
                <w:sz w:val="16"/>
                <w:szCs w:val="16"/>
              </w:rPr>
            </w:pPr>
            <w:r w:rsidRPr="00773417">
              <w:rPr>
                <w:b/>
                <w:color w:val="000000"/>
                <w:sz w:val="16"/>
                <w:szCs w:val="16"/>
              </w:rPr>
              <w:t>Flag_Descr</w:t>
            </w:r>
          </w:p>
        </w:tc>
        <w:tc>
          <w:tcPr>
            <w:tcW w:w="421" w:type="pct"/>
            <w:shd w:val="clear" w:color="auto" w:fill="auto"/>
            <w:vAlign w:val="center"/>
            <w:hideMark/>
          </w:tcPr>
          <w:p w14:paraId="41E4283B" w14:textId="77777777" w:rsidR="00A720FF" w:rsidRPr="00773417" w:rsidRDefault="00A720FF" w:rsidP="00A720FF">
            <w:pPr>
              <w:jc w:val="center"/>
              <w:rPr>
                <w:b/>
                <w:color w:val="000000"/>
                <w:sz w:val="16"/>
                <w:szCs w:val="16"/>
              </w:rPr>
            </w:pPr>
            <w:r w:rsidRPr="00773417">
              <w:rPr>
                <w:b/>
                <w:color w:val="000000"/>
                <w:sz w:val="16"/>
                <w:szCs w:val="16"/>
              </w:rPr>
              <w:t>FlagType</w:t>
            </w:r>
          </w:p>
        </w:tc>
        <w:tc>
          <w:tcPr>
            <w:tcW w:w="411" w:type="pct"/>
            <w:shd w:val="clear" w:color="auto" w:fill="auto"/>
            <w:vAlign w:val="center"/>
            <w:hideMark/>
          </w:tcPr>
          <w:p w14:paraId="68E83539" w14:textId="77777777" w:rsidR="00A720FF" w:rsidRPr="00773417" w:rsidRDefault="00A720FF" w:rsidP="00A720FF">
            <w:pPr>
              <w:jc w:val="center"/>
              <w:rPr>
                <w:b/>
                <w:color w:val="000000"/>
                <w:sz w:val="16"/>
                <w:szCs w:val="16"/>
              </w:rPr>
            </w:pPr>
            <w:r w:rsidRPr="00773417">
              <w:rPr>
                <w:b/>
                <w:color w:val="000000"/>
                <w:sz w:val="16"/>
                <w:szCs w:val="16"/>
              </w:rPr>
              <w:t>AbortYN</w:t>
            </w:r>
          </w:p>
        </w:tc>
        <w:tc>
          <w:tcPr>
            <w:tcW w:w="313" w:type="pct"/>
            <w:shd w:val="clear" w:color="auto" w:fill="auto"/>
            <w:vAlign w:val="center"/>
            <w:hideMark/>
          </w:tcPr>
          <w:p w14:paraId="2F4ECB16" w14:textId="7C027140" w:rsidR="00A720FF" w:rsidRPr="00773417" w:rsidRDefault="00C07984" w:rsidP="00A720FF">
            <w:pPr>
              <w:jc w:val="center"/>
              <w:rPr>
                <w:b/>
                <w:color w:val="000000"/>
                <w:sz w:val="16"/>
                <w:szCs w:val="16"/>
              </w:rPr>
            </w:pPr>
            <w:r w:rsidRPr="00773417">
              <w:rPr>
                <w:b/>
                <w:color w:val="000000"/>
                <w:sz w:val="16"/>
                <w:szCs w:val="16"/>
              </w:rPr>
              <w:t>C</w:t>
            </w:r>
            <w:r w:rsidR="00A720FF" w:rsidRPr="00773417">
              <w:rPr>
                <w:b/>
                <w:color w:val="000000"/>
                <w:sz w:val="16"/>
                <w:szCs w:val="16"/>
              </w:rPr>
              <w:t>ount</w:t>
            </w:r>
          </w:p>
        </w:tc>
      </w:tr>
      <w:tr w:rsidR="00A720FF" w:rsidRPr="00773417" w14:paraId="38BBA9E3" w14:textId="77777777" w:rsidTr="00A720FF">
        <w:trPr>
          <w:cantSplit/>
          <w:trHeight w:val="720"/>
        </w:trPr>
        <w:tc>
          <w:tcPr>
            <w:tcW w:w="878" w:type="pct"/>
            <w:shd w:val="clear" w:color="auto" w:fill="auto"/>
            <w:vAlign w:val="bottom"/>
            <w:hideMark/>
          </w:tcPr>
          <w:p w14:paraId="1A0E1F05" w14:textId="77777777" w:rsidR="00A720FF" w:rsidRPr="00773417" w:rsidRDefault="00A720FF" w:rsidP="00A720FF">
            <w:pPr>
              <w:rPr>
                <w:color w:val="000000"/>
                <w:sz w:val="16"/>
                <w:szCs w:val="16"/>
              </w:rPr>
            </w:pPr>
            <w:r w:rsidRPr="00773417">
              <w:rPr>
                <w:color w:val="000000"/>
                <w:sz w:val="16"/>
                <w:szCs w:val="16"/>
              </w:rPr>
              <w:t>MIL_3_00_00-0_396</w:t>
            </w:r>
          </w:p>
        </w:tc>
        <w:tc>
          <w:tcPr>
            <w:tcW w:w="1488" w:type="pct"/>
            <w:vAlign w:val="bottom"/>
          </w:tcPr>
          <w:p w14:paraId="2AC8CD12" w14:textId="53D37DBC" w:rsidR="00A720FF" w:rsidRPr="00773417" w:rsidRDefault="00A720FF" w:rsidP="00A720FF">
            <w:pPr>
              <w:rPr>
                <w:color w:val="000000"/>
                <w:sz w:val="16"/>
                <w:szCs w:val="16"/>
              </w:rPr>
            </w:pPr>
            <w:r w:rsidRPr="00773417">
              <w:rPr>
                <w:color w:val="000000"/>
                <w:sz w:val="16"/>
                <w:szCs w:val="16"/>
              </w:rPr>
              <w:t>MPatid (112345) EncounterID (</w:t>
            </w:r>
            <w:r w:rsidR="001858A3">
              <w:rPr>
                <w:color w:val="000000"/>
                <w:sz w:val="16"/>
                <w:szCs w:val="16"/>
              </w:rPr>
              <w:t>98765432</w:t>
            </w:r>
            <w:r w:rsidRPr="00773417">
              <w:rPr>
                <w:color w:val="000000"/>
                <w:sz w:val="16"/>
                <w:szCs w:val="16"/>
              </w:rPr>
              <w:t>), Adate (12/01/2014): No linkage to infant was found; confirmation required</w:t>
            </w:r>
          </w:p>
        </w:tc>
        <w:tc>
          <w:tcPr>
            <w:tcW w:w="1489" w:type="pct"/>
            <w:shd w:val="clear" w:color="auto" w:fill="auto"/>
            <w:vAlign w:val="bottom"/>
          </w:tcPr>
          <w:p w14:paraId="7470059A" w14:textId="77777777" w:rsidR="00A720FF" w:rsidRPr="00773417" w:rsidRDefault="00A720FF" w:rsidP="00A720FF">
            <w:pPr>
              <w:rPr>
                <w:color w:val="000000"/>
                <w:sz w:val="16"/>
                <w:szCs w:val="16"/>
              </w:rPr>
            </w:pPr>
            <w:r w:rsidRPr="00773417">
              <w:rPr>
                <w:color w:val="000000"/>
                <w:sz w:val="16"/>
                <w:szCs w:val="16"/>
              </w:rPr>
              <w:t>MPatID not linked to CPatID</w:t>
            </w:r>
          </w:p>
        </w:tc>
        <w:tc>
          <w:tcPr>
            <w:tcW w:w="421" w:type="pct"/>
            <w:shd w:val="clear" w:color="auto" w:fill="auto"/>
            <w:vAlign w:val="bottom"/>
          </w:tcPr>
          <w:p w14:paraId="0893CB87"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28F3A0C8"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256BEEFA" w14:textId="77777777" w:rsidR="00A720FF" w:rsidRPr="00773417" w:rsidRDefault="00A720FF" w:rsidP="00A720FF">
            <w:pPr>
              <w:jc w:val="right"/>
              <w:rPr>
                <w:color w:val="000000"/>
                <w:sz w:val="16"/>
                <w:szCs w:val="16"/>
              </w:rPr>
            </w:pPr>
            <w:r w:rsidRPr="00773417">
              <w:rPr>
                <w:color w:val="000000"/>
                <w:sz w:val="16"/>
                <w:szCs w:val="16"/>
              </w:rPr>
              <w:t>1</w:t>
            </w:r>
          </w:p>
        </w:tc>
      </w:tr>
      <w:tr w:rsidR="00A720FF" w:rsidRPr="00773417" w14:paraId="41A23DCC" w14:textId="77777777" w:rsidTr="00A720FF">
        <w:trPr>
          <w:cantSplit/>
          <w:trHeight w:val="708"/>
        </w:trPr>
        <w:tc>
          <w:tcPr>
            <w:tcW w:w="878" w:type="pct"/>
            <w:shd w:val="clear" w:color="auto" w:fill="auto"/>
            <w:vAlign w:val="bottom"/>
            <w:hideMark/>
          </w:tcPr>
          <w:p w14:paraId="127144BB" w14:textId="77777777" w:rsidR="00A720FF" w:rsidRPr="00773417" w:rsidRDefault="00A720FF" w:rsidP="00A720FF">
            <w:pPr>
              <w:rPr>
                <w:color w:val="000000"/>
                <w:sz w:val="16"/>
                <w:szCs w:val="16"/>
              </w:rPr>
            </w:pPr>
            <w:r w:rsidRPr="00773417">
              <w:rPr>
                <w:color w:val="000000"/>
                <w:sz w:val="16"/>
                <w:szCs w:val="16"/>
              </w:rPr>
              <w:t>MIL_3_00_00-0_397</w:t>
            </w:r>
          </w:p>
        </w:tc>
        <w:tc>
          <w:tcPr>
            <w:tcW w:w="1488" w:type="pct"/>
            <w:vAlign w:val="bottom"/>
          </w:tcPr>
          <w:p w14:paraId="1E66768E" w14:textId="77777777" w:rsidR="00A720FF" w:rsidRPr="00773417" w:rsidRDefault="00A720FF" w:rsidP="00A720FF">
            <w:pPr>
              <w:rPr>
                <w:color w:val="000000"/>
                <w:sz w:val="16"/>
                <w:szCs w:val="16"/>
              </w:rPr>
            </w:pPr>
            <w:r w:rsidRPr="00773417">
              <w:rPr>
                <w:color w:val="000000"/>
                <w:sz w:val="16"/>
                <w:szCs w:val="16"/>
              </w:rPr>
              <w:t>CPatid (2234567) CBirth_Date (03/31/2010): No linkage to mother/delivery was found; confirmation required</w:t>
            </w:r>
          </w:p>
        </w:tc>
        <w:tc>
          <w:tcPr>
            <w:tcW w:w="1489" w:type="pct"/>
            <w:shd w:val="clear" w:color="auto" w:fill="auto"/>
            <w:vAlign w:val="bottom"/>
          </w:tcPr>
          <w:p w14:paraId="5BDED70A" w14:textId="77777777" w:rsidR="00A720FF" w:rsidRPr="00773417" w:rsidRDefault="00A720FF" w:rsidP="00A720FF">
            <w:pPr>
              <w:rPr>
                <w:color w:val="000000"/>
                <w:sz w:val="16"/>
                <w:szCs w:val="16"/>
              </w:rPr>
            </w:pPr>
            <w:r w:rsidRPr="00773417">
              <w:rPr>
                <w:color w:val="000000"/>
                <w:sz w:val="16"/>
                <w:szCs w:val="16"/>
              </w:rPr>
              <w:t>CPatID not linked to MPatID</w:t>
            </w:r>
          </w:p>
        </w:tc>
        <w:tc>
          <w:tcPr>
            <w:tcW w:w="421" w:type="pct"/>
            <w:shd w:val="clear" w:color="auto" w:fill="auto"/>
            <w:vAlign w:val="bottom"/>
          </w:tcPr>
          <w:p w14:paraId="0EEC6FFB"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1F909F64"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0A3F8371" w14:textId="77777777" w:rsidR="00A720FF" w:rsidRPr="00773417" w:rsidRDefault="00A720FF" w:rsidP="00A720FF">
            <w:pPr>
              <w:jc w:val="right"/>
              <w:rPr>
                <w:color w:val="000000"/>
                <w:sz w:val="16"/>
                <w:szCs w:val="16"/>
              </w:rPr>
            </w:pPr>
            <w:r w:rsidRPr="00773417">
              <w:rPr>
                <w:color w:val="000000"/>
                <w:sz w:val="16"/>
                <w:szCs w:val="16"/>
              </w:rPr>
              <w:t>1</w:t>
            </w:r>
          </w:p>
        </w:tc>
      </w:tr>
      <w:tr w:rsidR="00A720FF" w:rsidRPr="00773417" w14:paraId="64FD0F18" w14:textId="77777777" w:rsidTr="00A720FF">
        <w:trPr>
          <w:cantSplit/>
          <w:trHeight w:val="708"/>
        </w:trPr>
        <w:tc>
          <w:tcPr>
            <w:tcW w:w="878" w:type="pct"/>
            <w:shd w:val="clear" w:color="auto" w:fill="auto"/>
            <w:vAlign w:val="bottom"/>
            <w:hideMark/>
          </w:tcPr>
          <w:p w14:paraId="08299A59" w14:textId="77777777" w:rsidR="00A720FF" w:rsidRPr="00773417" w:rsidRDefault="00A720FF" w:rsidP="00A720FF">
            <w:pPr>
              <w:rPr>
                <w:color w:val="000000"/>
                <w:sz w:val="16"/>
                <w:szCs w:val="16"/>
              </w:rPr>
            </w:pPr>
            <w:r w:rsidRPr="00773417">
              <w:rPr>
                <w:color w:val="000000"/>
                <w:sz w:val="16"/>
                <w:szCs w:val="16"/>
              </w:rPr>
              <w:t>MIL_3_00_00-0_397</w:t>
            </w:r>
          </w:p>
        </w:tc>
        <w:tc>
          <w:tcPr>
            <w:tcW w:w="1488" w:type="pct"/>
            <w:vAlign w:val="bottom"/>
          </w:tcPr>
          <w:p w14:paraId="3F12F6A3" w14:textId="77777777" w:rsidR="00A720FF" w:rsidRPr="00773417" w:rsidRDefault="00A720FF" w:rsidP="00A720FF">
            <w:pPr>
              <w:rPr>
                <w:color w:val="000000"/>
                <w:sz w:val="16"/>
                <w:szCs w:val="16"/>
              </w:rPr>
            </w:pPr>
            <w:r w:rsidRPr="00773417">
              <w:rPr>
                <w:color w:val="000000"/>
                <w:sz w:val="16"/>
                <w:szCs w:val="16"/>
              </w:rPr>
              <w:t>CPatid (4234567) CBirth_Date (03/31/2010): No linkage to mother/delivery was found; confirmation required</w:t>
            </w:r>
          </w:p>
        </w:tc>
        <w:tc>
          <w:tcPr>
            <w:tcW w:w="1489" w:type="pct"/>
            <w:shd w:val="clear" w:color="auto" w:fill="auto"/>
            <w:vAlign w:val="bottom"/>
          </w:tcPr>
          <w:p w14:paraId="558CAECB" w14:textId="77777777" w:rsidR="00A720FF" w:rsidRPr="00773417" w:rsidRDefault="00A720FF" w:rsidP="00A720FF">
            <w:pPr>
              <w:rPr>
                <w:color w:val="000000"/>
                <w:sz w:val="16"/>
                <w:szCs w:val="16"/>
              </w:rPr>
            </w:pPr>
            <w:r w:rsidRPr="00773417">
              <w:rPr>
                <w:color w:val="000000"/>
                <w:sz w:val="16"/>
                <w:szCs w:val="16"/>
              </w:rPr>
              <w:t>CPatID not linked to MPatID</w:t>
            </w:r>
          </w:p>
        </w:tc>
        <w:tc>
          <w:tcPr>
            <w:tcW w:w="421" w:type="pct"/>
            <w:shd w:val="clear" w:color="auto" w:fill="auto"/>
            <w:vAlign w:val="bottom"/>
          </w:tcPr>
          <w:p w14:paraId="111A8AF3" w14:textId="77777777" w:rsidR="00A720FF" w:rsidRPr="00773417" w:rsidRDefault="00A720FF" w:rsidP="00A720FF">
            <w:pPr>
              <w:rPr>
                <w:color w:val="000000"/>
                <w:sz w:val="16"/>
                <w:szCs w:val="16"/>
              </w:rPr>
            </w:pPr>
            <w:r w:rsidRPr="00773417">
              <w:rPr>
                <w:color w:val="000000"/>
                <w:sz w:val="16"/>
                <w:szCs w:val="16"/>
              </w:rPr>
              <w:t>Warn</w:t>
            </w:r>
          </w:p>
        </w:tc>
        <w:tc>
          <w:tcPr>
            <w:tcW w:w="411" w:type="pct"/>
            <w:shd w:val="clear" w:color="auto" w:fill="auto"/>
            <w:vAlign w:val="bottom"/>
          </w:tcPr>
          <w:p w14:paraId="425140A7" w14:textId="77777777" w:rsidR="00A720FF" w:rsidRPr="00773417" w:rsidRDefault="00A720FF" w:rsidP="00A720FF">
            <w:pPr>
              <w:rPr>
                <w:color w:val="000000"/>
                <w:sz w:val="16"/>
                <w:szCs w:val="16"/>
              </w:rPr>
            </w:pPr>
            <w:r>
              <w:rPr>
                <w:color w:val="000000"/>
                <w:sz w:val="16"/>
                <w:szCs w:val="16"/>
              </w:rPr>
              <w:t>N</w:t>
            </w:r>
          </w:p>
        </w:tc>
        <w:tc>
          <w:tcPr>
            <w:tcW w:w="313" w:type="pct"/>
            <w:shd w:val="clear" w:color="auto" w:fill="auto"/>
            <w:vAlign w:val="bottom"/>
            <w:hideMark/>
          </w:tcPr>
          <w:p w14:paraId="422A1F3C" w14:textId="77777777" w:rsidR="00A720FF" w:rsidRPr="00773417" w:rsidRDefault="00A720FF" w:rsidP="00A720FF">
            <w:pPr>
              <w:jc w:val="right"/>
              <w:rPr>
                <w:color w:val="000000"/>
                <w:sz w:val="16"/>
                <w:szCs w:val="16"/>
              </w:rPr>
            </w:pPr>
            <w:r w:rsidRPr="00773417">
              <w:rPr>
                <w:color w:val="000000"/>
                <w:sz w:val="16"/>
                <w:szCs w:val="16"/>
              </w:rPr>
              <w:t>1</w:t>
            </w:r>
          </w:p>
        </w:tc>
      </w:tr>
    </w:tbl>
    <w:p w14:paraId="19ECF09A" w14:textId="7FC8324E" w:rsidR="00A720FF" w:rsidRDefault="00A720FF" w:rsidP="00765F11">
      <w:pPr>
        <w:rPr>
          <w:b/>
          <w:bCs/>
        </w:rPr>
      </w:pPr>
    </w:p>
    <w:p w14:paraId="3E3ED4D8" w14:textId="185DFB7C" w:rsidR="00A720FF" w:rsidRDefault="00A720FF" w:rsidP="00A720FF">
      <w:pPr>
        <w:pStyle w:val="Heading3"/>
      </w:pPr>
      <w:bookmarkStart w:id="48" w:name="_Toc66377171"/>
      <w:r>
        <w:t xml:space="preserve">Aggregate Level 3 Flag Counts (output filename: </w:t>
      </w:r>
      <w:r>
        <w:rPr>
          <w:b/>
          <w:bCs/>
        </w:rPr>
        <w:t>all_l3_flags</w:t>
      </w:r>
      <w:r>
        <w:t>)</w:t>
      </w:r>
      <w:bookmarkEnd w:id="48"/>
    </w:p>
    <w:p w14:paraId="23B40913" w14:textId="77777777" w:rsidR="00A720FF" w:rsidRPr="00773417" w:rsidRDefault="00A720FF" w:rsidP="00A720FF">
      <w:r w:rsidRPr="00773417">
        <w:t>This table will be saved to the “dplocal” folder and moved to the “msoc” folder to be shared with SOC if: 1) the results of the table are based on the MIL table 2) the process did not abort during level 1 or 2 checks.</w:t>
      </w:r>
    </w:p>
    <w:p w14:paraId="4CCCEBD4" w14:textId="77777777" w:rsidR="00A720FF" w:rsidRPr="00773417" w:rsidRDefault="00A720FF" w:rsidP="00A720FF"/>
    <w:p w14:paraId="6C7FFA41" w14:textId="77777777" w:rsidR="00A720FF" w:rsidRPr="00773417" w:rsidRDefault="00A720FF" w:rsidP="00A720FF">
      <w:pPr>
        <w:keepNext/>
      </w:pPr>
      <w:r w:rsidRPr="00773417">
        <w:t>This table will include data related to the following check(s):</w:t>
      </w:r>
    </w:p>
    <w:p w14:paraId="03783780" w14:textId="04BF9BEA" w:rsidR="00A720FF" w:rsidRDefault="00A720FF" w:rsidP="00C07984">
      <w:pPr>
        <w:ind w:firstLine="720"/>
        <w:rPr>
          <w:b/>
          <w:bCs/>
        </w:rPr>
      </w:pPr>
      <w:r>
        <w:rPr>
          <w:b/>
          <w:bCs/>
        </w:rPr>
        <w:t>Suspect Linkages</w:t>
      </w:r>
    </w:p>
    <w:tbl>
      <w:tblPr>
        <w:tblStyle w:val="TableGrid"/>
        <w:tblW w:w="5000" w:type="pct"/>
        <w:tblLook w:val="04A0" w:firstRow="1" w:lastRow="0" w:firstColumn="1" w:lastColumn="0" w:noHBand="0" w:noVBand="1"/>
      </w:tblPr>
      <w:tblGrid>
        <w:gridCol w:w="1011"/>
        <w:gridCol w:w="1221"/>
        <w:gridCol w:w="816"/>
        <w:gridCol w:w="583"/>
        <w:gridCol w:w="989"/>
        <w:gridCol w:w="666"/>
        <w:gridCol w:w="1859"/>
        <w:gridCol w:w="1463"/>
        <w:gridCol w:w="742"/>
      </w:tblGrid>
      <w:tr w:rsidR="00A720FF" w:rsidRPr="00773417" w14:paraId="52257E46" w14:textId="77777777" w:rsidTr="008F1837">
        <w:trPr>
          <w:tblHeader/>
        </w:trPr>
        <w:tc>
          <w:tcPr>
            <w:tcW w:w="528" w:type="pct"/>
            <w:noWrap/>
            <w:hideMark/>
          </w:tcPr>
          <w:p w14:paraId="2F39428D" w14:textId="77777777" w:rsidR="00A720FF" w:rsidRPr="00773417" w:rsidRDefault="00A720FF" w:rsidP="00A720FF">
            <w:pPr>
              <w:jc w:val="center"/>
              <w:rPr>
                <w:b/>
                <w:bCs/>
                <w:sz w:val="18"/>
                <w:szCs w:val="18"/>
              </w:rPr>
            </w:pPr>
            <w:r w:rsidRPr="00773417">
              <w:rPr>
                <w:b/>
                <w:bCs/>
                <w:sz w:val="18"/>
                <w:szCs w:val="18"/>
              </w:rPr>
              <w:t>VARIABLE</w:t>
            </w:r>
          </w:p>
        </w:tc>
        <w:tc>
          <w:tcPr>
            <w:tcW w:w="638" w:type="pct"/>
            <w:noWrap/>
            <w:hideMark/>
          </w:tcPr>
          <w:p w14:paraId="42BAE241" w14:textId="77777777" w:rsidR="00A720FF" w:rsidRPr="00773417" w:rsidRDefault="00A720FF" w:rsidP="00A720FF">
            <w:pPr>
              <w:jc w:val="center"/>
              <w:rPr>
                <w:b/>
                <w:bCs/>
                <w:sz w:val="18"/>
                <w:szCs w:val="18"/>
              </w:rPr>
            </w:pPr>
            <w:r w:rsidRPr="00773417">
              <w:rPr>
                <w:b/>
                <w:bCs/>
                <w:sz w:val="18"/>
                <w:szCs w:val="18"/>
              </w:rPr>
              <w:t>DESCRIPTION</w:t>
            </w:r>
          </w:p>
        </w:tc>
        <w:tc>
          <w:tcPr>
            <w:tcW w:w="426" w:type="pct"/>
            <w:noWrap/>
            <w:hideMark/>
          </w:tcPr>
          <w:p w14:paraId="1686B8F3" w14:textId="77777777" w:rsidR="00A720FF" w:rsidRPr="00773417" w:rsidRDefault="00A720FF" w:rsidP="00A720FF">
            <w:pPr>
              <w:jc w:val="center"/>
              <w:rPr>
                <w:b/>
                <w:bCs/>
                <w:sz w:val="18"/>
                <w:szCs w:val="18"/>
              </w:rPr>
            </w:pPr>
            <w:r w:rsidRPr="00773417">
              <w:rPr>
                <w:b/>
                <w:bCs/>
                <w:sz w:val="18"/>
                <w:szCs w:val="18"/>
              </w:rPr>
              <w:t>LENGTH</w:t>
            </w:r>
          </w:p>
        </w:tc>
        <w:tc>
          <w:tcPr>
            <w:tcW w:w="304" w:type="pct"/>
            <w:noWrap/>
            <w:hideMark/>
          </w:tcPr>
          <w:p w14:paraId="4971F3E1" w14:textId="77777777" w:rsidR="00A720FF" w:rsidRPr="00773417" w:rsidRDefault="00A720FF" w:rsidP="00A720FF">
            <w:pPr>
              <w:jc w:val="center"/>
              <w:rPr>
                <w:b/>
                <w:bCs/>
                <w:sz w:val="18"/>
                <w:szCs w:val="18"/>
              </w:rPr>
            </w:pPr>
            <w:r w:rsidRPr="00773417">
              <w:rPr>
                <w:b/>
                <w:bCs/>
                <w:sz w:val="18"/>
                <w:szCs w:val="18"/>
              </w:rPr>
              <w:t>TYPE</w:t>
            </w:r>
          </w:p>
        </w:tc>
        <w:tc>
          <w:tcPr>
            <w:tcW w:w="516" w:type="pct"/>
            <w:noWrap/>
            <w:hideMark/>
          </w:tcPr>
          <w:p w14:paraId="33A5E205" w14:textId="77777777" w:rsidR="00A720FF" w:rsidRPr="00773417" w:rsidRDefault="00A720FF" w:rsidP="00A720FF">
            <w:pPr>
              <w:jc w:val="center"/>
              <w:rPr>
                <w:b/>
                <w:bCs/>
                <w:sz w:val="18"/>
                <w:szCs w:val="18"/>
              </w:rPr>
            </w:pPr>
            <w:r w:rsidRPr="00773417">
              <w:rPr>
                <w:b/>
                <w:bCs/>
                <w:sz w:val="18"/>
                <w:szCs w:val="18"/>
              </w:rPr>
              <w:t>FORMAT</w:t>
            </w:r>
          </w:p>
        </w:tc>
        <w:tc>
          <w:tcPr>
            <w:tcW w:w="355" w:type="pct"/>
            <w:noWrap/>
            <w:hideMark/>
          </w:tcPr>
          <w:p w14:paraId="7DDCA724" w14:textId="77777777" w:rsidR="00A720FF" w:rsidRPr="00773417" w:rsidRDefault="00A720FF" w:rsidP="00A720FF">
            <w:pPr>
              <w:jc w:val="center"/>
              <w:rPr>
                <w:b/>
                <w:bCs/>
                <w:sz w:val="18"/>
                <w:szCs w:val="18"/>
              </w:rPr>
            </w:pPr>
            <w:r w:rsidRPr="00773417">
              <w:rPr>
                <w:b/>
                <w:bCs/>
                <w:sz w:val="18"/>
                <w:szCs w:val="18"/>
              </w:rPr>
              <w:t>LABEL</w:t>
            </w:r>
          </w:p>
        </w:tc>
        <w:tc>
          <w:tcPr>
            <w:tcW w:w="1029" w:type="pct"/>
            <w:noWrap/>
            <w:hideMark/>
          </w:tcPr>
          <w:p w14:paraId="1504FB4E" w14:textId="77777777" w:rsidR="00A720FF" w:rsidRPr="00773417" w:rsidRDefault="00A720FF" w:rsidP="00A720FF">
            <w:pPr>
              <w:jc w:val="center"/>
              <w:rPr>
                <w:b/>
                <w:bCs/>
                <w:sz w:val="18"/>
                <w:szCs w:val="18"/>
              </w:rPr>
            </w:pPr>
            <w:r w:rsidRPr="00773417">
              <w:rPr>
                <w:b/>
                <w:bCs/>
                <w:sz w:val="18"/>
                <w:szCs w:val="18"/>
              </w:rPr>
              <w:t>SOURCE</w:t>
            </w:r>
          </w:p>
        </w:tc>
        <w:tc>
          <w:tcPr>
            <w:tcW w:w="817" w:type="pct"/>
            <w:noWrap/>
            <w:hideMark/>
          </w:tcPr>
          <w:p w14:paraId="7B29901C" w14:textId="77777777" w:rsidR="00A720FF" w:rsidRPr="00773417" w:rsidRDefault="00A720FF" w:rsidP="00A720FF">
            <w:pPr>
              <w:jc w:val="center"/>
              <w:rPr>
                <w:b/>
                <w:bCs/>
                <w:sz w:val="18"/>
                <w:szCs w:val="18"/>
              </w:rPr>
            </w:pPr>
            <w:r w:rsidRPr="00773417">
              <w:rPr>
                <w:b/>
                <w:bCs/>
                <w:sz w:val="18"/>
                <w:szCs w:val="18"/>
              </w:rPr>
              <w:t>DERIVATION</w:t>
            </w:r>
          </w:p>
        </w:tc>
        <w:tc>
          <w:tcPr>
            <w:tcW w:w="387" w:type="pct"/>
            <w:noWrap/>
            <w:hideMark/>
          </w:tcPr>
          <w:p w14:paraId="048A8BE5" w14:textId="77777777" w:rsidR="00A720FF" w:rsidRPr="00773417" w:rsidRDefault="00A720FF" w:rsidP="00A720FF">
            <w:pPr>
              <w:jc w:val="center"/>
              <w:rPr>
                <w:b/>
                <w:bCs/>
                <w:sz w:val="18"/>
                <w:szCs w:val="18"/>
              </w:rPr>
            </w:pPr>
            <w:r w:rsidRPr="00773417">
              <w:rPr>
                <w:b/>
                <w:bCs/>
                <w:sz w:val="18"/>
                <w:szCs w:val="18"/>
              </w:rPr>
              <w:t>ORDER</w:t>
            </w:r>
          </w:p>
        </w:tc>
      </w:tr>
      <w:tr w:rsidR="00A720FF" w:rsidRPr="00773417" w14:paraId="4C8990F7" w14:textId="77777777" w:rsidTr="008F1837">
        <w:tc>
          <w:tcPr>
            <w:tcW w:w="528" w:type="pct"/>
            <w:hideMark/>
          </w:tcPr>
          <w:p w14:paraId="036A121C" w14:textId="77777777" w:rsidR="00A720FF" w:rsidRPr="00773417" w:rsidRDefault="00A720FF" w:rsidP="00A720FF">
            <w:pPr>
              <w:rPr>
                <w:bCs/>
                <w:sz w:val="18"/>
                <w:szCs w:val="18"/>
              </w:rPr>
            </w:pPr>
            <w:r>
              <w:rPr>
                <w:bCs/>
                <w:sz w:val="18"/>
                <w:szCs w:val="18"/>
              </w:rPr>
              <w:t>DP</w:t>
            </w:r>
          </w:p>
        </w:tc>
        <w:tc>
          <w:tcPr>
            <w:tcW w:w="638" w:type="pct"/>
            <w:hideMark/>
          </w:tcPr>
          <w:p w14:paraId="17456503" w14:textId="77777777" w:rsidR="00A720FF" w:rsidRPr="00773417" w:rsidRDefault="00A720FF" w:rsidP="00A720FF">
            <w:pPr>
              <w:rPr>
                <w:sz w:val="18"/>
                <w:szCs w:val="18"/>
              </w:rPr>
            </w:pPr>
            <w:r w:rsidRPr="003D1C0E">
              <w:rPr>
                <w:sz w:val="18"/>
                <w:szCs w:val="18"/>
              </w:rPr>
              <w:t>3-</w:t>
            </w:r>
            <w:r>
              <w:rPr>
                <w:sz w:val="18"/>
                <w:szCs w:val="18"/>
              </w:rPr>
              <w:t>6</w:t>
            </w:r>
            <w:r w:rsidRPr="003D1C0E">
              <w:rPr>
                <w:sz w:val="18"/>
                <w:szCs w:val="18"/>
              </w:rPr>
              <w:t xml:space="preserve"> character</w:t>
            </w:r>
            <w:r w:rsidRPr="00773417">
              <w:rPr>
                <w:sz w:val="18"/>
                <w:szCs w:val="18"/>
              </w:rPr>
              <w:t xml:space="preserve"> Data Partner identifier.</w:t>
            </w:r>
          </w:p>
        </w:tc>
        <w:tc>
          <w:tcPr>
            <w:tcW w:w="426" w:type="pct"/>
            <w:hideMark/>
          </w:tcPr>
          <w:p w14:paraId="5C40D757" w14:textId="77777777" w:rsidR="00A720FF" w:rsidRPr="00773417" w:rsidRDefault="00A720FF" w:rsidP="00A720FF">
            <w:pPr>
              <w:rPr>
                <w:sz w:val="18"/>
                <w:szCs w:val="18"/>
              </w:rPr>
            </w:pPr>
            <w:r>
              <w:rPr>
                <w:sz w:val="18"/>
                <w:szCs w:val="18"/>
              </w:rPr>
              <w:t>6</w:t>
            </w:r>
          </w:p>
        </w:tc>
        <w:tc>
          <w:tcPr>
            <w:tcW w:w="304" w:type="pct"/>
            <w:hideMark/>
          </w:tcPr>
          <w:p w14:paraId="3E9207BC" w14:textId="77777777" w:rsidR="00A720FF" w:rsidRPr="00773417" w:rsidRDefault="00A720FF" w:rsidP="00A720FF">
            <w:pPr>
              <w:rPr>
                <w:sz w:val="18"/>
                <w:szCs w:val="18"/>
              </w:rPr>
            </w:pPr>
            <w:r w:rsidRPr="00773417">
              <w:rPr>
                <w:sz w:val="18"/>
                <w:szCs w:val="18"/>
              </w:rPr>
              <w:t>Char</w:t>
            </w:r>
          </w:p>
        </w:tc>
        <w:tc>
          <w:tcPr>
            <w:tcW w:w="516" w:type="pct"/>
          </w:tcPr>
          <w:p w14:paraId="033F9D0E" w14:textId="77777777" w:rsidR="00A720FF" w:rsidRPr="00773417" w:rsidRDefault="00A720FF" w:rsidP="00A720FF">
            <w:pPr>
              <w:rPr>
                <w:sz w:val="18"/>
                <w:szCs w:val="18"/>
              </w:rPr>
            </w:pPr>
          </w:p>
        </w:tc>
        <w:tc>
          <w:tcPr>
            <w:tcW w:w="355" w:type="pct"/>
          </w:tcPr>
          <w:p w14:paraId="3A78C8D3" w14:textId="77777777" w:rsidR="00A720FF" w:rsidRPr="00773417" w:rsidRDefault="00A720FF" w:rsidP="00A720FF">
            <w:pPr>
              <w:rPr>
                <w:sz w:val="18"/>
                <w:szCs w:val="18"/>
              </w:rPr>
            </w:pPr>
          </w:p>
        </w:tc>
        <w:tc>
          <w:tcPr>
            <w:tcW w:w="1029" w:type="pct"/>
            <w:hideMark/>
          </w:tcPr>
          <w:p w14:paraId="46BD1CF9" w14:textId="77777777" w:rsidR="00A720FF" w:rsidRPr="00773417" w:rsidRDefault="00A720FF" w:rsidP="00A720FF">
            <w:pPr>
              <w:rPr>
                <w:sz w:val="18"/>
                <w:szCs w:val="18"/>
              </w:rPr>
            </w:pPr>
            <w:r w:rsidRPr="00773417">
              <w:rPr>
                <w:sz w:val="18"/>
                <w:szCs w:val="18"/>
              </w:rPr>
              <w:t>Commo</w:t>
            </w:r>
            <w:r>
              <w:rPr>
                <w:sz w:val="18"/>
                <w:szCs w:val="18"/>
              </w:rPr>
              <w:t>n Components macro variable DP</w:t>
            </w:r>
          </w:p>
        </w:tc>
        <w:tc>
          <w:tcPr>
            <w:tcW w:w="817" w:type="pct"/>
            <w:hideMark/>
          </w:tcPr>
          <w:p w14:paraId="600D5086" w14:textId="77777777" w:rsidR="00A720FF" w:rsidRPr="00773417" w:rsidRDefault="00A720FF" w:rsidP="00A720FF">
            <w:pPr>
              <w:rPr>
                <w:sz w:val="18"/>
                <w:szCs w:val="18"/>
              </w:rPr>
            </w:pPr>
            <w:r>
              <w:rPr>
                <w:sz w:val="18"/>
                <w:szCs w:val="18"/>
              </w:rPr>
              <w:t>Assigned by the SOC</w:t>
            </w:r>
          </w:p>
        </w:tc>
        <w:tc>
          <w:tcPr>
            <w:tcW w:w="387" w:type="pct"/>
            <w:hideMark/>
          </w:tcPr>
          <w:p w14:paraId="79D71D3C" w14:textId="77777777" w:rsidR="00A720FF" w:rsidRPr="00773417" w:rsidRDefault="00A720FF" w:rsidP="00A720FF">
            <w:pPr>
              <w:jc w:val="right"/>
              <w:rPr>
                <w:sz w:val="18"/>
                <w:szCs w:val="18"/>
              </w:rPr>
            </w:pPr>
            <w:r w:rsidRPr="00773417">
              <w:rPr>
                <w:sz w:val="18"/>
                <w:szCs w:val="18"/>
              </w:rPr>
              <w:t>1</w:t>
            </w:r>
          </w:p>
        </w:tc>
      </w:tr>
      <w:tr w:rsidR="00A720FF" w:rsidRPr="00773417" w14:paraId="4CF2A7CF" w14:textId="77777777" w:rsidTr="008F1837">
        <w:tc>
          <w:tcPr>
            <w:tcW w:w="528" w:type="pct"/>
            <w:hideMark/>
          </w:tcPr>
          <w:p w14:paraId="548B2B78" w14:textId="77777777" w:rsidR="00A720FF" w:rsidRPr="00773417" w:rsidRDefault="00A720FF" w:rsidP="00A720FF">
            <w:pPr>
              <w:rPr>
                <w:bCs/>
                <w:sz w:val="18"/>
                <w:szCs w:val="18"/>
              </w:rPr>
            </w:pPr>
            <w:r w:rsidRPr="00773417">
              <w:rPr>
                <w:bCs/>
                <w:sz w:val="18"/>
                <w:szCs w:val="18"/>
              </w:rPr>
              <w:t>FlagID</w:t>
            </w:r>
          </w:p>
        </w:tc>
        <w:tc>
          <w:tcPr>
            <w:tcW w:w="638" w:type="pct"/>
            <w:hideMark/>
          </w:tcPr>
          <w:p w14:paraId="7A0F8F54" w14:textId="77777777" w:rsidR="00A720FF" w:rsidRPr="00773417" w:rsidRDefault="00A720FF" w:rsidP="00A720FF">
            <w:pPr>
              <w:rPr>
                <w:sz w:val="18"/>
                <w:szCs w:val="18"/>
              </w:rPr>
            </w:pPr>
            <w:r w:rsidRPr="00773417">
              <w:rPr>
                <w:sz w:val="18"/>
                <w:szCs w:val="18"/>
              </w:rPr>
              <w:t>Flag identifier</w:t>
            </w:r>
          </w:p>
        </w:tc>
        <w:tc>
          <w:tcPr>
            <w:tcW w:w="426" w:type="pct"/>
            <w:hideMark/>
          </w:tcPr>
          <w:p w14:paraId="41FA8991" w14:textId="77777777" w:rsidR="00A720FF" w:rsidRPr="00773417" w:rsidRDefault="00A720FF" w:rsidP="00A720FF">
            <w:pPr>
              <w:rPr>
                <w:sz w:val="18"/>
                <w:szCs w:val="18"/>
              </w:rPr>
            </w:pPr>
            <w:r w:rsidRPr="00773417">
              <w:rPr>
                <w:sz w:val="18"/>
                <w:szCs w:val="18"/>
              </w:rPr>
              <w:t>21</w:t>
            </w:r>
          </w:p>
        </w:tc>
        <w:tc>
          <w:tcPr>
            <w:tcW w:w="304" w:type="pct"/>
            <w:hideMark/>
          </w:tcPr>
          <w:p w14:paraId="437C69D9" w14:textId="77777777" w:rsidR="00A720FF" w:rsidRPr="00773417" w:rsidRDefault="00A720FF" w:rsidP="00A720FF">
            <w:pPr>
              <w:rPr>
                <w:sz w:val="18"/>
                <w:szCs w:val="18"/>
              </w:rPr>
            </w:pPr>
            <w:r w:rsidRPr="00773417">
              <w:rPr>
                <w:sz w:val="18"/>
                <w:szCs w:val="18"/>
              </w:rPr>
              <w:t>Char</w:t>
            </w:r>
          </w:p>
        </w:tc>
        <w:tc>
          <w:tcPr>
            <w:tcW w:w="516" w:type="pct"/>
          </w:tcPr>
          <w:p w14:paraId="16F5926F" w14:textId="77777777" w:rsidR="00A720FF" w:rsidRPr="00773417" w:rsidRDefault="00A720FF" w:rsidP="00A720FF">
            <w:pPr>
              <w:rPr>
                <w:sz w:val="18"/>
                <w:szCs w:val="18"/>
              </w:rPr>
            </w:pPr>
            <w:r w:rsidRPr="00773417">
              <w:rPr>
                <w:sz w:val="18"/>
                <w:szCs w:val="18"/>
              </w:rPr>
              <w:t>$21.</w:t>
            </w:r>
          </w:p>
        </w:tc>
        <w:tc>
          <w:tcPr>
            <w:tcW w:w="355" w:type="pct"/>
          </w:tcPr>
          <w:p w14:paraId="65FF75AD" w14:textId="77777777" w:rsidR="00A720FF" w:rsidRPr="00773417" w:rsidRDefault="00A720FF" w:rsidP="00A720FF">
            <w:pPr>
              <w:rPr>
                <w:sz w:val="18"/>
                <w:szCs w:val="18"/>
              </w:rPr>
            </w:pPr>
          </w:p>
        </w:tc>
        <w:tc>
          <w:tcPr>
            <w:tcW w:w="1029" w:type="pct"/>
          </w:tcPr>
          <w:p w14:paraId="14526762" w14:textId="77777777" w:rsidR="00A720FF" w:rsidRPr="00773417" w:rsidRDefault="00A720FF" w:rsidP="00A720FF">
            <w:pPr>
              <w:rPr>
                <w:sz w:val="18"/>
                <w:szCs w:val="18"/>
              </w:rPr>
            </w:pPr>
          </w:p>
        </w:tc>
        <w:tc>
          <w:tcPr>
            <w:tcW w:w="817" w:type="pct"/>
          </w:tcPr>
          <w:p w14:paraId="3854E5E8" w14:textId="77777777" w:rsidR="00A720FF" w:rsidRPr="00773417" w:rsidRDefault="00A720FF" w:rsidP="00A720FF">
            <w:pPr>
              <w:rPr>
                <w:sz w:val="18"/>
                <w:szCs w:val="18"/>
              </w:rPr>
            </w:pPr>
          </w:p>
        </w:tc>
        <w:tc>
          <w:tcPr>
            <w:tcW w:w="387" w:type="pct"/>
          </w:tcPr>
          <w:p w14:paraId="2C04BDD0" w14:textId="77777777" w:rsidR="00A720FF" w:rsidRPr="00773417" w:rsidRDefault="00A720FF" w:rsidP="00A720FF">
            <w:pPr>
              <w:jc w:val="right"/>
              <w:rPr>
                <w:sz w:val="18"/>
                <w:szCs w:val="18"/>
              </w:rPr>
            </w:pPr>
            <w:r w:rsidRPr="00773417">
              <w:rPr>
                <w:sz w:val="18"/>
                <w:szCs w:val="18"/>
              </w:rPr>
              <w:t>2</w:t>
            </w:r>
          </w:p>
        </w:tc>
      </w:tr>
      <w:tr w:rsidR="00A720FF" w:rsidRPr="00773417" w14:paraId="097E8E28" w14:textId="77777777" w:rsidTr="008F1837">
        <w:tc>
          <w:tcPr>
            <w:tcW w:w="528" w:type="pct"/>
          </w:tcPr>
          <w:p w14:paraId="141C8279" w14:textId="77777777" w:rsidR="00A720FF" w:rsidRPr="00773417" w:rsidRDefault="00A720FF" w:rsidP="00A720FF">
            <w:pPr>
              <w:rPr>
                <w:bCs/>
                <w:sz w:val="18"/>
                <w:szCs w:val="18"/>
              </w:rPr>
            </w:pPr>
            <w:r w:rsidRPr="00773417">
              <w:rPr>
                <w:bCs/>
                <w:sz w:val="18"/>
                <w:szCs w:val="18"/>
              </w:rPr>
              <w:t>AbortYN</w:t>
            </w:r>
          </w:p>
        </w:tc>
        <w:tc>
          <w:tcPr>
            <w:tcW w:w="638" w:type="pct"/>
          </w:tcPr>
          <w:p w14:paraId="24C6205E" w14:textId="77777777" w:rsidR="00A720FF" w:rsidRPr="00773417" w:rsidRDefault="00A720FF" w:rsidP="00A720FF">
            <w:pPr>
              <w:rPr>
                <w:sz w:val="18"/>
                <w:szCs w:val="18"/>
              </w:rPr>
            </w:pPr>
            <w:r w:rsidRPr="00773417">
              <w:rPr>
                <w:sz w:val="18"/>
                <w:szCs w:val="18"/>
              </w:rPr>
              <w:t>Indicates QA package abort status (Y or N) for each FlagID</w:t>
            </w:r>
          </w:p>
        </w:tc>
        <w:tc>
          <w:tcPr>
            <w:tcW w:w="426" w:type="pct"/>
          </w:tcPr>
          <w:p w14:paraId="5FD489C4" w14:textId="77777777" w:rsidR="00A720FF" w:rsidRPr="00773417" w:rsidRDefault="00A720FF" w:rsidP="00A720FF">
            <w:pPr>
              <w:rPr>
                <w:sz w:val="18"/>
                <w:szCs w:val="18"/>
              </w:rPr>
            </w:pPr>
            <w:r w:rsidRPr="00773417">
              <w:rPr>
                <w:sz w:val="18"/>
                <w:szCs w:val="18"/>
              </w:rPr>
              <w:t>1</w:t>
            </w:r>
          </w:p>
        </w:tc>
        <w:tc>
          <w:tcPr>
            <w:tcW w:w="304" w:type="pct"/>
          </w:tcPr>
          <w:p w14:paraId="77B61950" w14:textId="77777777" w:rsidR="00A720FF" w:rsidRPr="00773417" w:rsidRDefault="00A720FF" w:rsidP="00A720FF">
            <w:pPr>
              <w:rPr>
                <w:sz w:val="18"/>
                <w:szCs w:val="18"/>
              </w:rPr>
            </w:pPr>
            <w:r w:rsidRPr="00773417">
              <w:rPr>
                <w:sz w:val="18"/>
                <w:szCs w:val="18"/>
              </w:rPr>
              <w:t>Char</w:t>
            </w:r>
          </w:p>
        </w:tc>
        <w:tc>
          <w:tcPr>
            <w:tcW w:w="516" w:type="pct"/>
          </w:tcPr>
          <w:p w14:paraId="1FF60E98" w14:textId="77777777" w:rsidR="00A720FF" w:rsidRPr="00773417" w:rsidRDefault="00A720FF" w:rsidP="00A720FF">
            <w:pPr>
              <w:rPr>
                <w:sz w:val="18"/>
                <w:szCs w:val="18"/>
              </w:rPr>
            </w:pPr>
            <w:r w:rsidRPr="00773417">
              <w:rPr>
                <w:sz w:val="18"/>
                <w:szCs w:val="18"/>
              </w:rPr>
              <w:t>$1.</w:t>
            </w:r>
          </w:p>
        </w:tc>
        <w:tc>
          <w:tcPr>
            <w:tcW w:w="355" w:type="pct"/>
          </w:tcPr>
          <w:p w14:paraId="3D9AB2DD" w14:textId="77777777" w:rsidR="00A720FF" w:rsidRPr="00773417" w:rsidRDefault="00A720FF" w:rsidP="00A720FF">
            <w:pPr>
              <w:rPr>
                <w:sz w:val="18"/>
                <w:szCs w:val="18"/>
              </w:rPr>
            </w:pPr>
          </w:p>
        </w:tc>
        <w:tc>
          <w:tcPr>
            <w:tcW w:w="1029" w:type="pct"/>
          </w:tcPr>
          <w:p w14:paraId="72CC935C" w14:textId="77777777" w:rsidR="00A720FF" w:rsidRPr="00773417" w:rsidRDefault="00A720FF" w:rsidP="00A720FF">
            <w:pPr>
              <w:rPr>
                <w:sz w:val="18"/>
                <w:szCs w:val="18"/>
              </w:rPr>
            </w:pPr>
          </w:p>
        </w:tc>
        <w:tc>
          <w:tcPr>
            <w:tcW w:w="817" w:type="pct"/>
          </w:tcPr>
          <w:p w14:paraId="2D3E30C7" w14:textId="77777777" w:rsidR="00A720FF" w:rsidRPr="00773417" w:rsidRDefault="00A720FF" w:rsidP="00A720FF">
            <w:pPr>
              <w:rPr>
                <w:sz w:val="18"/>
                <w:szCs w:val="18"/>
              </w:rPr>
            </w:pPr>
          </w:p>
        </w:tc>
        <w:tc>
          <w:tcPr>
            <w:tcW w:w="387" w:type="pct"/>
          </w:tcPr>
          <w:p w14:paraId="45E1FB9D" w14:textId="77777777" w:rsidR="00A720FF" w:rsidRPr="00773417" w:rsidRDefault="00A720FF" w:rsidP="00A720FF">
            <w:pPr>
              <w:jc w:val="right"/>
              <w:rPr>
                <w:sz w:val="18"/>
                <w:szCs w:val="18"/>
              </w:rPr>
            </w:pPr>
            <w:r>
              <w:rPr>
                <w:sz w:val="18"/>
                <w:szCs w:val="18"/>
              </w:rPr>
              <w:t>3</w:t>
            </w:r>
          </w:p>
        </w:tc>
      </w:tr>
      <w:tr w:rsidR="00A720FF" w:rsidRPr="00773417" w14:paraId="545DEB82" w14:textId="77777777" w:rsidTr="008F1837">
        <w:tc>
          <w:tcPr>
            <w:tcW w:w="528" w:type="pct"/>
            <w:hideMark/>
          </w:tcPr>
          <w:p w14:paraId="4C4D306E" w14:textId="77777777" w:rsidR="00A720FF" w:rsidRPr="00773417" w:rsidRDefault="00A720FF" w:rsidP="00A720FF">
            <w:pPr>
              <w:rPr>
                <w:bCs/>
                <w:sz w:val="18"/>
                <w:szCs w:val="18"/>
              </w:rPr>
            </w:pPr>
            <w:r w:rsidRPr="00773417">
              <w:rPr>
                <w:bCs/>
                <w:sz w:val="18"/>
                <w:szCs w:val="18"/>
              </w:rPr>
              <w:t>FlagType</w:t>
            </w:r>
          </w:p>
        </w:tc>
        <w:tc>
          <w:tcPr>
            <w:tcW w:w="638" w:type="pct"/>
            <w:hideMark/>
          </w:tcPr>
          <w:p w14:paraId="4847BA43" w14:textId="77777777" w:rsidR="00A720FF" w:rsidRPr="00773417" w:rsidRDefault="00A720FF" w:rsidP="00A720FF">
            <w:pPr>
              <w:rPr>
                <w:sz w:val="18"/>
                <w:szCs w:val="18"/>
              </w:rPr>
            </w:pPr>
            <w:r w:rsidRPr="00773417">
              <w:rPr>
                <w:sz w:val="18"/>
                <w:szCs w:val="18"/>
              </w:rPr>
              <w:t>Flag type</w:t>
            </w:r>
          </w:p>
        </w:tc>
        <w:tc>
          <w:tcPr>
            <w:tcW w:w="426" w:type="pct"/>
            <w:hideMark/>
          </w:tcPr>
          <w:p w14:paraId="02C16F11" w14:textId="77777777" w:rsidR="00A720FF" w:rsidRPr="00773417" w:rsidRDefault="00A720FF" w:rsidP="00A720FF">
            <w:pPr>
              <w:rPr>
                <w:sz w:val="18"/>
                <w:szCs w:val="18"/>
              </w:rPr>
            </w:pPr>
            <w:r w:rsidRPr="00773417">
              <w:rPr>
                <w:sz w:val="18"/>
                <w:szCs w:val="18"/>
              </w:rPr>
              <w:t>4</w:t>
            </w:r>
          </w:p>
        </w:tc>
        <w:tc>
          <w:tcPr>
            <w:tcW w:w="304" w:type="pct"/>
            <w:hideMark/>
          </w:tcPr>
          <w:p w14:paraId="51CE80AB" w14:textId="77777777" w:rsidR="00A720FF" w:rsidRPr="00773417" w:rsidRDefault="00A720FF" w:rsidP="00A720FF">
            <w:pPr>
              <w:rPr>
                <w:sz w:val="18"/>
                <w:szCs w:val="18"/>
              </w:rPr>
            </w:pPr>
            <w:r w:rsidRPr="00773417">
              <w:rPr>
                <w:sz w:val="18"/>
                <w:szCs w:val="18"/>
              </w:rPr>
              <w:t>Char</w:t>
            </w:r>
          </w:p>
        </w:tc>
        <w:tc>
          <w:tcPr>
            <w:tcW w:w="516" w:type="pct"/>
            <w:hideMark/>
          </w:tcPr>
          <w:p w14:paraId="7A2B0161" w14:textId="77777777" w:rsidR="00A720FF" w:rsidRPr="00773417" w:rsidRDefault="00A720FF" w:rsidP="00A720FF">
            <w:pPr>
              <w:rPr>
                <w:sz w:val="18"/>
                <w:szCs w:val="18"/>
              </w:rPr>
            </w:pPr>
            <w:r w:rsidRPr="00773417">
              <w:rPr>
                <w:sz w:val="18"/>
                <w:szCs w:val="18"/>
              </w:rPr>
              <w:t>$4.</w:t>
            </w:r>
          </w:p>
        </w:tc>
        <w:tc>
          <w:tcPr>
            <w:tcW w:w="355" w:type="pct"/>
            <w:hideMark/>
          </w:tcPr>
          <w:p w14:paraId="5EE0CE3D" w14:textId="77777777" w:rsidR="00A720FF" w:rsidRPr="00773417" w:rsidRDefault="00A720FF" w:rsidP="00A720FF">
            <w:pPr>
              <w:rPr>
                <w:sz w:val="18"/>
                <w:szCs w:val="18"/>
              </w:rPr>
            </w:pPr>
          </w:p>
        </w:tc>
        <w:tc>
          <w:tcPr>
            <w:tcW w:w="1029" w:type="pct"/>
          </w:tcPr>
          <w:p w14:paraId="7154D87E" w14:textId="77777777" w:rsidR="00A720FF" w:rsidRPr="00773417" w:rsidRDefault="00A720FF" w:rsidP="00A720FF">
            <w:pPr>
              <w:rPr>
                <w:sz w:val="18"/>
                <w:szCs w:val="18"/>
              </w:rPr>
            </w:pPr>
          </w:p>
        </w:tc>
        <w:tc>
          <w:tcPr>
            <w:tcW w:w="817" w:type="pct"/>
          </w:tcPr>
          <w:p w14:paraId="5F024DE9" w14:textId="77777777" w:rsidR="00A720FF" w:rsidRPr="00773417" w:rsidRDefault="00A720FF" w:rsidP="00A720FF">
            <w:pPr>
              <w:rPr>
                <w:sz w:val="18"/>
                <w:szCs w:val="18"/>
              </w:rPr>
            </w:pPr>
          </w:p>
        </w:tc>
        <w:tc>
          <w:tcPr>
            <w:tcW w:w="387" w:type="pct"/>
          </w:tcPr>
          <w:p w14:paraId="7673D276" w14:textId="77777777" w:rsidR="00A720FF" w:rsidRPr="00773417" w:rsidRDefault="00A720FF" w:rsidP="00A720FF">
            <w:pPr>
              <w:jc w:val="right"/>
              <w:rPr>
                <w:sz w:val="18"/>
                <w:szCs w:val="18"/>
              </w:rPr>
            </w:pPr>
            <w:r w:rsidRPr="00773417">
              <w:rPr>
                <w:sz w:val="18"/>
                <w:szCs w:val="18"/>
              </w:rPr>
              <w:t>4</w:t>
            </w:r>
          </w:p>
        </w:tc>
      </w:tr>
      <w:tr w:rsidR="00A720FF" w:rsidRPr="00773417" w14:paraId="5FAA259B" w14:textId="77777777" w:rsidTr="008F1837">
        <w:tc>
          <w:tcPr>
            <w:tcW w:w="528" w:type="pct"/>
          </w:tcPr>
          <w:p w14:paraId="3E260290" w14:textId="77777777" w:rsidR="00A720FF" w:rsidRPr="00773417" w:rsidDel="00262F51" w:rsidRDefault="00A720FF" w:rsidP="00A720FF">
            <w:pPr>
              <w:rPr>
                <w:bCs/>
                <w:sz w:val="18"/>
                <w:szCs w:val="18"/>
              </w:rPr>
            </w:pPr>
            <w:r w:rsidRPr="00773417">
              <w:rPr>
                <w:bCs/>
                <w:sz w:val="18"/>
                <w:szCs w:val="18"/>
              </w:rPr>
              <w:t>Flag_Descr</w:t>
            </w:r>
          </w:p>
        </w:tc>
        <w:tc>
          <w:tcPr>
            <w:tcW w:w="638" w:type="pct"/>
          </w:tcPr>
          <w:p w14:paraId="533D230E" w14:textId="77777777" w:rsidR="00A720FF" w:rsidRPr="00773417" w:rsidDel="00262F51" w:rsidRDefault="00A720FF" w:rsidP="00A720FF">
            <w:pPr>
              <w:rPr>
                <w:sz w:val="18"/>
                <w:szCs w:val="18"/>
              </w:rPr>
            </w:pPr>
            <w:r w:rsidRPr="00773417">
              <w:rPr>
                <w:sz w:val="18"/>
                <w:szCs w:val="18"/>
              </w:rPr>
              <w:t>Flag description</w:t>
            </w:r>
          </w:p>
        </w:tc>
        <w:tc>
          <w:tcPr>
            <w:tcW w:w="426" w:type="pct"/>
          </w:tcPr>
          <w:p w14:paraId="6B76BAA2" w14:textId="77777777" w:rsidR="00A720FF" w:rsidRPr="00773417" w:rsidDel="00262F51" w:rsidRDefault="00A720FF" w:rsidP="00A720FF">
            <w:pPr>
              <w:rPr>
                <w:sz w:val="18"/>
                <w:szCs w:val="18"/>
              </w:rPr>
            </w:pPr>
            <w:r w:rsidRPr="00773417">
              <w:rPr>
                <w:sz w:val="18"/>
                <w:szCs w:val="18"/>
              </w:rPr>
              <w:t>255</w:t>
            </w:r>
          </w:p>
        </w:tc>
        <w:tc>
          <w:tcPr>
            <w:tcW w:w="304" w:type="pct"/>
          </w:tcPr>
          <w:p w14:paraId="44E2BDEE" w14:textId="77777777" w:rsidR="00A720FF" w:rsidRPr="00773417" w:rsidDel="00262F51" w:rsidRDefault="00A720FF" w:rsidP="00A720FF">
            <w:pPr>
              <w:rPr>
                <w:sz w:val="18"/>
                <w:szCs w:val="18"/>
              </w:rPr>
            </w:pPr>
            <w:r w:rsidRPr="00773417">
              <w:rPr>
                <w:sz w:val="18"/>
                <w:szCs w:val="18"/>
              </w:rPr>
              <w:t>Char</w:t>
            </w:r>
          </w:p>
        </w:tc>
        <w:tc>
          <w:tcPr>
            <w:tcW w:w="516" w:type="pct"/>
          </w:tcPr>
          <w:p w14:paraId="499D2EA6" w14:textId="77777777" w:rsidR="00A720FF" w:rsidRPr="00773417" w:rsidDel="00262F51" w:rsidRDefault="00A720FF" w:rsidP="00A720FF">
            <w:pPr>
              <w:rPr>
                <w:sz w:val="18"/>
                <w:szCs w:val="18"/>
              </w:rPr>
            </w:pPr>
            <w:r w:rsidRPr="00773417">
              <w:rPr>
                <w:sz w:val="18"/>
                <w:szCs w:val="18"/>
              </w:rPr>
              <w:t>$255.</w:t>
            </w:r>
          </w:p>
        </w:tc>
        <w:tc>
          <w:tcPr>
            <w:tcW w:w="355" w:type="pct"/>
          </w:tcPr>
          <w:p w14:paraId="2E137251" w14:textId="77777777" w:rsidR="00A720FF" w:rsidRPr="00773417" w:rsidRDefault="00A720FF" w:rsidP="00A720FF">
            <w:pPr>
              <w:rPr>
                <w:sz w:val="18"/>
                <w:szCs w:val="18"/>
              </w:rPr>
            </w:pPr>
          </w:p>
        </w:tc>
        <w:tc>
          <w:tcPr>
            <w:tcW w:w="1029" w:type="pct"/>
          </w:tcPr>
          <w:p w14:paraId="3B15695D" w14:textId="77777777" w:rsidR="00A720FF" w:rsidRPr="00773417" w:rsidRDefault="00A720FF" w:rsidP="00A720FF">
            <w:pPr>
              <w:rPr>
                <w:sz w:val="18"/>
                <w:szCs w:val="18"/>
              </w:rPr>
            </w:pPr>
          </w:p>
        </w:tc>
        <w:tc>
          <w:tcPr>
            <w:tcW w:w="817" w:type="pct"/>
          </w:tcPr>
          <w:p w14:paraId="3F77E9C1" w14:textId="77777777" w:rsidR="00A720FF" w:rsidRPr="00773417" w:rsidRDefault="00A720FF" w:rsidP="00A720FF">
            <w:pPr>
              <w:rPr>
                <w:sz w:val="18"/>
                <w:szCs w:val="18"/>
              </w:rPr>
            </w:pPr>
          </w:p>
        </w:tc>
        <w:tc>
          <w:tcPr>
            <w:tcW w:w="387" w:type="pct"/>
          </w:tcPr>
          <w:p w14:paraId="764F6A33" w14:textId="77777777" w:rsidR="00A720FF" w:rsidRPr="00773417" w:rsidDel="00262F51" w:rsidRDefault="00A720FF" w:rsidP="00A720FF">
            <w:pPr>
              <w:jc w:val="right"/>
              <w:rPr>
                <w:sz w:val="18"/>
                <w:szCs w:val="18"/>
              </w:rPr>
            </w:pPr>
            <w:r>
              <w:rPr>
                <w:sz w:val="18"/>
                <w:szCs w:val="18"/>
              </w:rPr>
              <w:t>5</w:t>
            </w:r>
          </w:p>
        </w:tc>
      </w:tr>
      <w:tr w:rsidR="00A720FF" w:rsidRPr="00773417" w14:paraId="02CF17DA" w14:textId="77777777" w:rsidTr="008F1837">
        <w:tc>
          <w:tcPr>
            <w:tcW w:w="528" w:type="pct"/>
            <w:hideMark/>
          </w:tcPr>
          <w:p w14:paraId="1D71878C" w14:textId="496EEE85" w:rsidR="00A720FF" w:rsidRPr="00773417" w:rsidRDefault="00553259" w:rsidP="00A720FF">
            <w:pPr>
              <w:rPr>
                <w:bCs/>
                <w:sz w:val="18"/>
                <w:szCs w:val="18"/>
              </w:rPr>
            </w:pPr>
            <w:r w:rsidRPr="00773417">
              <w:rPr>
                <w:bCs/>
                <w:sz w:val="18"/>
                <w:szCs w:val="18"/>
              </w:rPr>
              <w:t>C</w:t>
            </w:r>
            <w:r w:rsidR="00A720FF" w:rsidRPr="00773417">
              <w:rPr>
                <w:bCs/>
                <w:sz w:val="18"/>
                <w:szCs w:val="18"/>
              </w:rPr>
              <w:t>ount</w:t>
            </w:r>
          </w:p>
        </w:tc>
        <w:tc>
          <w:tcPr>
            <w:tcW w:w="638" w:type="pct"/>
            <w:hideMark/>
          </w:tcPr>
          <w:p w14:paraId="2769D057" w14:textId="77777777" w:rsidR="00A720FF" w:rsidRPr="00773417" w:rsidRDefault="00A720FF" w:rsidP="00A720FF">
            <w:pPr>
              <w:rPr>
                <w:sz w:val="18"/>
                <w:szCs w:val="18"/>
              </w:rPr>
            </w:pPr>
            <w:r w:rsidRPr="00773417">
              <w:rPr>
                <w:sz w:val="18"/>
                <w:szCs w:val="18"/>
              </w:rPr>
              <w:t>Count of errors</w:t>
            </w:r>
          </w:p>
        </w:tc>
        <w:tc>
          <w:tcPr>
            <w:tcW w:w="426" w:type="pct"/>
            <w:hideMark/>
          </w:tcPr>
          <w:p w14:paraId="216A6237" w14:textId="77777777" w:rsidR="00A720FF" w:rsidRPr="00773417" w:rsidRDefault="00A720FF" w:rsidP="00A720FF">
            <w:pPr>
              <w:rPr>
                <w:sz w:val="18"/>
                <w:szCs w:val="18"/>
              </w:rPr>
            </w:pPr>
            <w:r w:rsidRPr="00773417">
              <w:rPr>
                <w:sz w:val="18"/>
                <w:szCs w:val="18"/>
              </w:rPr>
              <w:t>8</w:t>
            </w:r>
          </w:p>
        </w:tc>
        <w:tc>
          <w:tcPr>
            <w:tcW w:w="304" w:type="pct"/>
            <w:hideMark/>
          </w:tcPr>
          <w:p w14:paraId="09468BD6" w14:textId="77777777" w:rsidR="00A720FF" w:rsidRPr="00773417" w:rsidRDefault="00A720FF" w:rsidP="00A720FF">
            <w:pPr>
              <w:rPr>
                <w:sz w:val="18"/>
                <w:szCs w:val="18"/>
              </w:rPr>
            </w:pPr>
            <w:r w:rsidRPr="00773417">
              <w:rPr>
                <w:sz w:val="18"/>
                <w:szCs w:val="18"/>
              </w:rPr>
              <w:t>Num</w:t>
            </w:r>
          </w:p>
        </w:tc>
        <w:tc>
          <w:tcPr>
            <w:tcW w:w="516" w:type="pct"/>
            <w:hideMark/>
          </w:tcPr>
          <w:p w14:paraId="726F3887" w14:textId="77777777" w:rsidR="00A720FF" w:rsidRPr="00773417" w:rsidRDefault="00A720FF" w:rsidP="00A720FF">
            <w:pPr>
              <w:rPr>
                <w:sz w:val="18"/>
                <w:szCs w:val="18"/>
              </w:rPr>
            </w:pPr>
            <w:r w:rsidRPr="00773417">
              <w:rPr>
                <w:sz w:val="18"/>
                <w:szCs w:val="18"/>
              </w:rPr>
              <w:t>comma12.</w:t>
            </w:r>
          </w:p>
        </w:tc>
        <w:tc>
          <w:tcPr>
            <w:tcW w:w="355" w:type="pct"/>
            <w:hideMark/>
          </w:tcPr>
          <w:p w14:paraId="2FD87E31" w14:textId="77777777" w:rsidR="00A720FF" w:rsidRPr="00773417" w:rsidRDefault="00A720FF" w:rsidP="00A720FF">
            <w:pPr>
              <w:rPr>
                <w:sz w:val="18"/>
                <w:szCs w:val="18"/>
              </w:rPr>
            </w:pPr>
          </w:p>
        </w:tc>
        <w:tc>
          <w:tcPr>
            <w:tcW w:w="1029" w:type="pct"/>
          </w:tcPr>
          <w:p w14:paraId="1F6DEE0D" w14:textId="77777777" w:rsidR="00A720FF" w:rsidRPr="00773417" w:rsidRDefault="00A720FF" w:rsidP="00A720FF">
            <w:pPr>
              <w:rPr>
                <w:sz w:val="18"/>
                <w:szCs w:val="18"/>
              </w:rPr>
            </w:pPr>
          </w:p>
        </w:tc>
        <w:tc>
          <w:tcPr>
            <w:tcW w:w="817" w:type="pct"/>
          </w:tcPr>
          <w:p w14:paraId="575230CD" w14:textId="77777777" w:rsidR="00A720FF" w:rsidRPr="00773417" w:rsidRDefault="00A720FF" w:rsidP="00A720FF">
            <w:pPr>
              <w:rPr>
                <w:sz w:val="18"/>
                <w:szCs w:val="18"/>
              </w:rPr>
            </w:pPr>
          </w:p>
        </w:tc>
        <w:tc>
          <w:tcPr>
            <w:tcW w:w="387" w:type="pct"/>
            <w:hideMark/>
          </w:tcPr>
          <w:p w14:paraId="07271EA3" w14:textId="77777777" w:rsidR="00A720FF" w:rsidRPr="00773417" w:rsidRDefault="00A720FF" w:rsidP="00A720FF">
            <w:pPr>
              <w:jc w:val="right"/>
              <w:rPr>
                <w:sz w:val="18"/>
                <w:szCs w:val="18"/>
              </w:rPr>
            </w:pPr>
            <w:r w:rsidRPr="00773417">
              <w:rPr>
                <w:sz w:val="18"/>
                <w:szCs w:val="18"/>
              </w:rPr>
              <w:t>6</w:t>
            </w:r>
          </w:p>
        </w:tc>
      </w:tr>
    </w:tbl>
    <w:p w14:paraId="2833B897" w14:textId="64997A7E" w:rsidR="00A720FF" w:rsidRDefault="00A720FF" w:rsidP="00A720FF"/>
    <w:p w14:paraId="4412473D" w14:textId="44459B8C" w:rsidR="00A720FF" w:rsidRPr="00A720FF" w:rsidRDefault="00A720FF" w:rsidP="00A720FF">
      <w:pPr>
        <w:rPr>
          <w:b/>
          <w:bCs/>
        </w:rPr>
      </w:pPr>
      <w:r w:rsidRPr="00A720FF">
        <w:rPr>
          <w:b/>
          <w:bCs/>
        </w:rPr>
        <w:t>Example</w:t>
      </w:r>
    </w:p>
    <w:tbl>
      <w:tblPr>
        <w:tblW w:w="4497" w:type="pct"/>
        <w:tblLook w:val="04A0" w:firstRow="1" w:lastRow="0" w:firstColumn="1" w:lastColumn="0" w:noHBand="0" w:noVBand="1"/>
      </w:tblPr>
      <w:tblGrid>
        <w:gridCol w:w="715"/>
        <w:gridCol w:w="2599"/>
        <w:gridCol w:w="2040"/>
        <w:gridCol w:w="1175"/>
        <w:gridCol w:w="1086"/>
        <w:gridCol w:w="794"/>
      </w:tblGrid>
      <w:tr w:rsidR="00A720FF" w:rsidRPr="00773417" w14:paraId="37138890" w14:textId="77777777" w:rsidTr="00A720FF">
        <w:trPr>
          <w:trHeight w:val="300"/>
          <w:tblHeader/>
        </w:trPr>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98473" w14:textId="77777777" w:rsidR="00A720FF" w:rsidRPr="00773417" w:rsidRDefault="00A720FF" w:rsidP="00A720FF">
            <w:pPr>
              <w:jc w:val="center"/>
              <w:rPr>
                <w:b/>
                <w:color w:val="000000"/>
                <w:sz w:val="16"/>
                <w:szCs w:val="16"/>
              </w:rPr>
            </w:pPr>
            <w:r>
              <w:rPr>
                <w:b/>
                <w:color w:val="000000"/>
                <w:sz w:val="16"/>
                <w:szCs w:val="16"/>
              </w:rPr>
              <w:t>DP</w:t>
            </w:r>
          </w:p>
        </w:tc>
        <w:tc>
          <w:tcPr>
            <w:tcW w:w="1639" w:type="pct"/>
            <w:tcBorders>
              <w:top w:val="single" w:sz="4" w:space="0" w:color="auto"/>
              <w:left w:val="nil"/>
              <w:bottom w:val="single" w:sz="4" w:space="0" w:color="auto"/>
              <w:right w:val="single" w:sz="4" w:space="0" w:color="auto"/>
            </w:tcBorders>
            <w:shd w:val="clear" w:color="auto" w:fill="auto"/>
            <w:noWrap/>
            <w:vAlign w:val="center"/>
            <w:hideMark/>
          </w:tcPr>
          <w:p w14:paraId="0B9B3408" w14:textId="77777777" w:rsidR="00A720FF" w:rsidRPr="00773417" w:rsidRDefault="00A720FF" w:rsidP="00A720FF">
            <w:pPr>
              <w:jc w:val="center"/>
              <w:rPr>
                <w:b/>
                <w:color w:val="000000"/>
                <w:sz w:val="16"/>
                <w:szCs w:val="16"/>
              </w:rPr>
            </w:pPr>
            <w:r w:rsidRPr="00773417">
              <w:rPr>
                <w:b/>
                <w:color w:val="000000"/>
                <w:sz w:val="16"/>
                <w:szCs w:val="16"/>
              </w:rPr>
              <w:t>flagid</w:t>
            </w:r>
          </w:p>
        </w:tc>
        <w:tc>
          <w:tcPr>
            <w:tcW w:w="861" w:type="pct"/>
            <w:tcBorders>
              <w:top w:val="single" w:sz="4" w:space="0" w:color="auto"/>
              <w:left w:val="nil"/>
              <w:bottom w:val="single" w:sz="4" w:space="0" w:color="auto"/>
              <w:right w:val="single" w:sz="4" w:space="0" w:color="auto"/>
            </w:tcBorders>
            <w:shd w:val="clear" w:color="auto" w:fill="auto"/>
            <w:noWrap/>
            <w:vAlign w:val="center"/>
            <w:hideMark/>
          </w:tcPr>
          <w:p w14:paraId="5C27BAF2" w14:textId="77777777" w:rsidR="00A720FF" w:rsidRPr="00773417" w:rsidRDefault="00A720FF" w:rsidP="00A720FF">
            <w:pPr>
              <w:jc w:val="center"/>
              <w:rPr>
                <w:b/>
                <w:color w:val="000000"/>
                <w:sz w:val="16"/>
                <w:szCs w:val="16"/>
              </w:rPr>
            </w:pPr>
            <w:r w:rsidRPr="00773417">
              <w:rPr>
                <w:b/>
                <w:color w:val="000000"/>
                <w:sz w:val="16"/>
                <w:szCs w:val="16"/>
              </w:rPr>
              <w:t>flag_descr</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14:paraId="7B3BBDE9" w14:textId="77777777" w:rsidR="00A720FF" w:rsidRPr="00773417" w:rsidRDefault="00A720FF" w:rsidP="00A720FF">
            <w:pPr>
              <w:jc w:val="center"/>
              <w:rPr>
                <w:b/>
                <w:color w:val="000000"/>
                <w:sz w:val="16"/>
                <w:szCs w:val="16"/>
              </w:rPr>
            </w:pPr>
            <w:r w:rsidRPr="00773417">
              <w:rPr>
                <w:b/>
                <w:color w:val="000000"/>
                <w:sz w:val="16"/>
                <w:szCs w:val="16"/>
              </w:rPr>
              <w:t>Flagtype</w:t>
            </w:r>
          </w:p>
        </w:tc>
        <w:tc>
          <w:tcPr>
            <w:tcW w:w="716" w:type="pct"/>
            <w:tcBorders>
              <w:top w:val="single" w:sz="4" w:space="0" w:color="auto"/>
              <w:left w:val="nil"/>
              <w:bottom w:val="single" w:sz="4" w:space="0" w:color="auto"/>
              <w:right w:val="single" w:sz="4" w:space="0" w:color="auto"/>
            </w:tcBorders>
            <w:shd w:val="clear" w:color="auto" w:fill="auto"/>
            <w:noWrap/>
            <w:vAlign w:val="center"/>
            <w:hideMark/>
          </w:tcPr>
          <w:p w14:paraId="3DF19858" w14:textId="77777777" w:rsidR="00A720FF" w:rsidRPr="00773417" w:rsidRDefault="00A720FF" w:rsidP="00A720FF">
            <w:pPr>
              <w:jc w:val="center"/>
              <w:rPr>
                <w:b/>
                <w:color w:val="000000"/>
                <w:sz w:val="16"/>
                <w:szCs w:val="16"/>
              </w:rPr>
            </w:pPr>
            <w:r w:rsidRPr="00773417">
              <w:rPr>
                <w:b/>
                <w:color w:val="000000"/>
                <w:sz w:val="16"/>
                <w:szCs w:val="16"/>
              </w:rPr>
              <w:t>abortyn</w:t>
            </w:r>
          </w:p>
        </w:tc>
        <w:tc>
          <w:tcPr>
            <w:tcW w:w="542" w:type="pct"/>
            <w:tcBorders>
              <w:top w:val="single" w:sz="4" w:space="0" w:color="auto"/>
              <w:left w:val="nil"/>
              <w:bottom w:val="single" w:sz="4" w:space="0" w:color="auto"/>
              <w:right w:val="single" w:sz="4" w:space="0" w:color="auto"/>
            </w:tcBorders>
            <w:shd w:val="clear" w:color="auto" w:fill="auto"/>
            <w:noWrap/>
            <w:vAlign w:val="center"/>
            <w:hideMark/>
          </w:tcPr>
          <w:p w14:paraId="786E35D1" w14:textId="77777777" w:rsidR="00A720FF" w:rsidRPr="00773417" w:rsidRDefault="00A720FF" w:rsidP="00A720FF">
            <w:pPr>
              <w:jc w:val="center"/>
              <w:rPr>
                <w:b/>
                <w:color w:val="000000"/>
                <w:sz w:val="16"/>
                <w:szCs w:val="16"/>
              </w:rPr>
            </w:pPr>
            <w:r w:rsidRPr="00773417">
              <w:rPr>
                <w:b/>
                <w:color w:val="000000"/>
                <w:sz w:val="16"/>
                <w:szCs w:val="16"/>
              </w:rPr>
              <w:t>count</w:t>
            </w:r>
          </w:p>
        </w:tc>
      </w:tr>
      <w:tr w:rsidR="00A720FF" w:rsidRPr="00773417" w14:paraId="60F9B043" w14:textId="77777777" w:rsidTr="00A720FF">
        <w:trPr>
          <w:trHeight w:val="300"/>
        </w:trPr>
        <w:tc>
          <w:tcPr>
            <w:tcW w:w="473" w:type="pct"/>
            <w:tcBorders>
              <w:top w:val="nil"/>
              <w:left w:val="single" w:sz="4" w:space="0" w:color="auto"/>
              <w:bottom w:val="single" w:sz="4" w:space="0" w:color="auto"/>
              <w:right w:val="single" w:sz="4" w:space="0" w:color="auto"/>
            </w:tcBorders>
            <w:shd w:val="clear" w:color="auto" w:fill="auto"/>
            <w:noWrap/>
            <w:vAlign w:val="bottom"/>
            <w:hideMark/>
          </w:tcPr>
          <w:p w14:paraId="036ADD0D" w14:textId="77777777" w:rsidR="00A720FF" w:rsidRPr="00773417" w:rsidRDefault="00A720FF" w:rsidP="00A720FF">
            <w:pPr>
              <w:rPr>
                <w:color w:val="000000"/>
                <w:sz w:val="16"/>
                <w:szCs w:val="16"/>
              </w:rPr>
            </w:pPr>
            <w:r w:rsidRPr="00773417">
              <w:rPr>
                <w:color w:val="000000"/>
                <w:sz w:val="16"/>
                <w:szCs w:val="16"/>
              </w:rPr>
              <w:t>XX</w:t>
            </w:r>
            <w:r>
              <w:rPr>
                <w:color w:val="000000"/>
                <w:sz w:val="16"/>
                <w:szCs w:val="16"/>
              </w:rPr>
              <w:t>XXXX</w:t>
            </w:r>
          </w:p>
        </w:tc>
        <w:tc>
          <w:tcPr>
            <w:tcW w:w="1639" w:type="pct"/>
            <w:tcBorders>
              <w:top w:val="nil"/>
              <w:left w:val="nil"/>
              <w:bottom w:val="single" w:sz="4" w:space="0" w:color="auto"/>
              <w:right w:val="single" w:sz="4" w:space="0" w:color="auto"/>
            </w:tcBorders>
            <w:shd w:val="clear" w:color="auto" w:fill="auto"/>
            <w:noWrap/>
            <w:vAlign w:val="bottom"/>
            <w:hideMark/>
          </w:tcPr>
          <w:p w14:paraId="35AEDBF1" w14:textId="77777777" w:rsidR="00A720FF" w:rsidRPr="00773417" w:rsidRDefault="00A720FF" w:rsidP="00A720FF">
            <w:pPr>
              <w:rPr>
                <w:color w:val="000000"/>
                <w:sz w:val="16"/>
                <w:szCs w:val="16"/>
              </w:rPr>
            </w:pPr>
            <w:r w:rsidRPr="00773417">
              <w:rPr>
                <w:color w:val="000000"/>
                <w:sz w:val="16"/>
                <w:szCs w:val="16"/>
              </w:rPr>
              <w:t>MIL_3_00_00-0_396</w:t>
            </w:r>
          </w:p>
        </w:tc>
        <w:tc>
          <w:tcPr>
            <w:tcW w:w="861" w:type="pct"/>
            <w:tcBorders>
              <w:top w:val="nil"/>
              <w:left w:val="nil"/>
              <w:bottom w:val="single" w:sz="4" w:space="0" w:color="auto"/>
              <w:right w:val="single" w:sz="4" w:space="0" w:color="auto"/>
            </w:tcBorders>
            <w:shd w:val="clear" w:color="auto" w:fill="auto"/>
            <w:noWrap/>
            <w:vAlign w:val="bottom"/>
            <w:hideMark/>
          </w:tcPr>
          <w:p w14:paraId="10388A70" w14:textId="77777777" w:rsidR="00A720FF" w:rsidRPr="00773417" w:rsidRDefault="00A720FF" w:rsidP="00A720FF">
            <w:pPr>
              <w:rPr>
                <w:color w:val="000000"/>
                <w:sz w:val="16"/>
                <w:szCs w:val="16"/>
              </w:rPr>
            </w:pPr>
            <w:r w:rsidRPr="00773417">
              <w:rPr>
                <w:color w:val="000000"/>
                <w:sz w:val="16"/>
                <w:szCs w:val="16"/>
              </w:rPr>
              <w:t>MPatID not linked to CPatID</w:t>
            </w:r>
          </w:p>
        </w:tc>
        <w:tc>
          <w:tcPr>
            <w:tcW w:w="769" w:type="pct"/>
            <w:tcBorders>
              <w:top w:val="nil"/>
              <w:left w:val="nil"/>
              <w:bottom w:val="single" w:sz="4" w:space="0" w:color="auto"/>
              <w:right w:val="single" w:sz="4" w:space="0" w:color="auto"/>
            </w:tcBorders>
            <w:shd w:val="clear" w:color="auto" w:fill="auto"/>
            <w:noWrap/>
            <w:vAlign w:val="bottom"/>
            <w:hideMark/>
          </w:tcPr>
          <w:p w14:paraId="6423B504" w14:textId="77777777" w:rsidR="00A720FF" w:rsidRPr="00773417" w:rsidRDefault="00A720FF" w:rsidP="00A720FF">
            <w:pPr>
              <w:rPr>
                <w:color w:val="000000"/>
                <w:sz w:val="16"/>
                <w:szCs w:val="16"/>
              </w:rPr>
            </w:pPr>
            <w:r w:rsidRPr="00773417">
              <w:rPr>
                <w:color w:val="000000"/>
                <w:sz w:val="16"/>
                <w:szCs w:val="16"/>
              </w:rPr>
              <w:t>Warn</w:t>
            </w:r>
          </w:p>
        </w:tc>
        <w:tc>
          <w:tcPr>
            <w:tcW w:w="716" w:type="pct"/>
            <w:tcBorders>
              <w:top w:val="nil"/>
              <w:left w:val="nil"/>
              <w:bottom w:val="single" w:sz="4" w:space="0" w:color="auto"/>
              <w:right w:val="single" w:sz="4" w:space="0" w:color="auto"/>
            </w:tcBorders>
            <w:shd w:val="clear" w:color="auto" w:fill="auto"/>
            <w:noWrap/>
            <w:vAlign w:val="bottom"/>
            <w:hideMark/>
          </w:tcPr>
          <w:p w14:paraId="48E43B7C" w14:textId="77777777" w:rsidR="00A720FF" w:rsidRPr="00773417" w:rsidRDefault="00A720FF" w:rsidP="00A720FF">
            <w:pPr>
              <w:rPr>
                <w:color w:val="000000"/>
                <w:sz w:val="16"/>
                <w:szCs w:val="16"/>
              </w:rPr>
            </w:pPr>
            <w:r w:rsidRPr="00773417">
              <w:rPr>
                <w:color w:val="000000"/>
                <w:sz w:val="16"/>
                <w:szCs w:val="16"/>
              </w:rPr>
              <w:t>N</w:t>
            </w:r>
          </w:p>
        </w:tc>
        <w:tc>
          <w:tcPr>
            <w:tcW w:w="542" w:type="pct"/>
            <w:tcBorders>
              <w:top w:val="nil"/>
              <w:left w:val="nil"/>
              <w:bottom w:val="single" w:sz="4" w:space="0" w:color="auto"/>
              <w:right w:val="single" w:sz="4" w:space="0" w:color="auto"/>
            </w:tcBorders>
            <w:shd w:val="clear" w:color="auto" w:fill="auto"/>
            <w:noWrap/>
            <w:vAlign w:val="bottom"/>
            <w:hideMark/>
          </w:tcPr>
          <w:p w14:paraId="76CAE680" w14:textId="77777777" w:rsidR="00A720FF" w:rsidRPr="00773417" w:rsidRDefault="00A720FF" w:rsidP="00A720FF">
            <w:pPr>
              <w:jc w:val="right"/>
              <w:rPr>
                <w:color w:val="000000"/>
                <w:sz w:val="16"/>
                <w:szCs w:val="16"/>
              </w:rPr>
            </w:pPr>
            <w:r w:rsidRPr="00773417">
              <w:rPr>
                <w:color w:val="000000"/>
                <w:sz w:val="16"/>
                <w:szCs w:val="16"/>
              </w:rPr>
              <w:t>2</w:t>
            </w:r>
          </w:p>
        </w:tc>
      </w:tr>
      <w:tr w:rsidR="00A720FF" w:rsidRPr="00773417" w14:paraId="5C92D317" w14:textId="77777777" w:rsidTr="00A720FF">
        <w:trPr>
          <w:trHeight w:val="300"/>
        </w:trPr>
        <w:tc>
          <w:tcPr>
            <w:tcW w:w="473" w:type="pct"/>
            <w:tcBorders>
              <w:top w:val="nil"/>
              <w:left w:val="single" w:sz="4" w:space="0" w:color="auto"/>
              <w:bottom w:val="single" w:sz="4" w:space="0" w:color="auto"/>
              <w:right w:val="single" w:sz="4" w:space="0" w:color="auto"/>
            </w:tcBorders>
            <w:shd w:val="clear" w:color="auto" w:fill="auto"/>
            <w:noWrap/>
            <w:vAlign w:val="bottom"/>
            <w:hideMark/>
          </w:tcPr>
          <w:p w14:paraId="65EBEC9A" w14:textId="77777777" w:rsidR="00A720FF" w:rsidRPr="00773417" w:rsidRDefault="00A720FF" w:rsidP="00A720FF">
            <w:pPr>
              <w:rPr>
                <w:color w:val="000000"/>
                <w:sz w:val="16"/>
                <w:szCs w:val="16"/>
              </w:rPr>
            </w:pPr>
            <w:r w:rsidRPr="00773417">
              <w:rPr>
                <w:color w:val="000000"/>
                <w:sz w:val="16"/>
                <w:szCs w:val="16"/>
              </w:rPr>
              <w:t>XX</w:t>
            </w:r>
            <w:r>
              <w:rPr>
                <w:color w:val="000000"/>
                <w:sz w:val="16"/>
                <w:szCs w:val="16"/>
              </w:rPr>
              <w:t>XXXX</w:t>
            </w:r>
          </w:p>
        </w:tc>
        <w:tc>
          <w:tcPr>
            <w:tcW w:w="1639" w:type="pct"/>
            <w:tcBorders>
              <w:top w:val="nil"/>
              <w:left w:val="nil"/>
              <w:bottom w:val="single" w:sz="4" w:space="0" w:color="auto"/>
              <w:right w:val="single" w:sz="4" w:space="0" w:color="auto"/>
            </w:tcBorders>
            <w:shd w:val="clear" w:color="auto" w:fill="auto"/>
            <w:noWrap/>
            <w:vAlign w:val="bottom"/>
            <w:hideMark/>
          </w:tcPr>
          <w:p w14:paraId="26E0D039" w14:textId="77777777" w:rsidR="00A720FF" w:rsidRPr="00773417" w:rsidRDefault="00A720FF" w:rsidP="00A720FF">
            <w:pPr>
              <w:rPr>
                <w:color w:val="000000"/>
                <w:sz w:val="16"/>
                <w:szCs w:val="16"/>
              </w:rPr>
            </w:pPr>
            <w:r w:rsidRPr="00773417">
              <w:rPr>
                <w:color w:val="000000"/>
                <w:sz w:val="16"/>
                <w:szCs w:val="16"/>
              </w:rPr>
              <w:t>MIL_3_00_00-0_397</w:t>
            </w:r>
          </w:p>
        </w:tc>
        <w:tc>
          <w:tcPr>
            <w:tcW w:w="861" w:type="pct"/>
            <w:tcBorders>
              <w:top w:val="nil"/>
              <w:left w:val="nil"/>
              <w:bottom w:val="single" w:sz="4" w:space="0" w:color="auto"/>
              <w:right w:val="single" w:sz="4" w:space="0" w:color="auto"/>
            </w:tcBorders>
            <w:shd w:val="clear" w:color="auto" w:fill="auto"/>
            <w:noWrap/>
            <w:vAlign w:val="bottom"/>
            <w:hideMark/>
          </w:tcPr>
          <w:p w14:paraId="19A0F35A" w14:textId="77777777" w:rsidR="00A720FF" w:rsidRPr="00773417" w:rsidRDefault="00A720FF" w:rsidP="00A720FF">
            <w:pPr>
              <w:rPr>
                <w:color w:val="000000"/>
                <w:sz w:val="16"/>
                <w:szCs w:val="16"/>
              </w:rPr>
            </w:pPr>
            <w:r w:rsidRPr="00773417">
              <w:rPr>
                <w:color w:val="000000"/>
                <w:sz w:val="16"/>
                <w:szCs w:val="16"/>
              </w:rPr>
              <w:t>CPatID not linked to MPatID</w:t>
            </w:r>
          </w:p>
        </w:tc>
        <w:tc>
          <w:tcPr>
            <w:tcW w:w="769" w:type="pct"/>
            <w:tcBorders>
              <w:top w:val="nil"/>
              <w:left w:val="nil"/>
              <w:bottom w:val="single" w:sz="4" w:space="0" w:color="auto"/>
              <w:right w:val="single" w:sz="4" w:space="0" w:color="auto"/>
            </w:tcBorders>
            <w:shd w:val="clear" w:color="auto" w:fill="auto"/>
            <w:noWrap/>
            <w:vAlign w:val="bottom"/>
            <w:hideMark/>
          </w:tcPr>
          <w:p w14:paraId="4EA4729A" w14:textId="77777777" w:rsidR="00A720FF" w:rsidRPr="00773417" w:rsidRDefault="00A720FF" w:rsidP="00A720FF">
            <w:pPr>
              <w:rPr>
                <w:color w:val="000000"/>
                <w:sz w:val="16"/>
                <w:szCs w:val="16"/>
              </w:rPr>
            </w:pPr>
            <w:r w:rsidRPr="00773417">
              <w:rPr>
                <w:color w:val="000000"/>
                <w:sz w:val="16"/>
                <w:szCs w:val="16"/>
              </w:rPr>
              <w:t>Warn</w:t>
            </w:r>
          </w:p>
        </w:tc>
        <w:tc>
          <w:tcPr>
            <w:tcW w:w="716" w:type="pct"/>
            <w:tcBorders>
              <w:top w:val="nil"/>
              <w:left w:val="nil"/>
              <w:bottom w:val="single" w:sz="4" w:space="0" w:color="auto"/>
              <w:right w:val="single" w:sz="4" w:space="0" w:color="auto"/>
            </w:tcBorders>
            <w:shd w:val="clear" w:color="auto" w:fill="auto"/>
            <w:noWrap/>
            <w:vAlign w:val="bottom"/>
            <w:hideMark/>
          </w:tcPr>
          <w:p w14:paraId="15CD4C8C" w14:textId="77777777" w:rsidR="00A720FF" w:rsidRPr="00773417" w:rsidRDefault="00A720FF" w:rsidP="00A720FF">
            <w:pPr>
              <w:rPr>
                <w:color w:val="000000"/>
                <w:sz w:val="16"/>
                <w:szCs w:val="16"/>
              </w:rPr>
            </w:pPr>
            <w:r w:rsidRPr="00773417">
              <w:rPr>
                <w:color w:val="000000"/>
                <w:sz w:val="16"/>
                <w:szCs w:val="16"/>
              </w:rPr>
              <w:t>N</w:t>
            </w:r>
          </w:p>
        </w:tc>
        <w:tc>
          <w:tcPr>
            <w:tcW w:w="542" w:type="pct"/>
            <w:tcBorders>
              <w:top w:val="nil"/>
              <w:left w:val="nil"/>
              <w:bottom w:val="single" w:sz="4" w:space="0" w:color="auto"/>
              <w:right w:val="single" w:sz="4" w:space="0" w:color="auto"/>
            </w:tcBorders>
            <w:shd w:val="clear" w:color="auto" w:fill="auto"/>
            <w:noWrap/>
            <w:vAlign w:val="bottom"/>
            <w:hideMark/>
          </w:tcPr>
          <w:p w14:paraId="7FFE5F16" w14:textId="77777777" w:rsidR="00A720FF" w:rsidRPr="00773417" w:rsidRDefault="00A720FF" w:rsidP="00A720FF">
            <w:pPr>
              <w:jc w:val="right"/>
              <w:rPr>
                <w:color w:val="000000"/>
                <w:sz w:val="16"/>
                <w:szCs w:val="16"/>
              </w:rPr>
            </w:pPr>
            <w:r w:rsidRPr="00773417">
              <w:rPr>
                <w:color w:val="000000"/>
                <w:sz w:val="16"/>
                <w:szCs w:val="16"/>
              </w:rPr>
              <w:t>1</w:t>
            </w:r>
          </w:p>
        </w:tc>
      </w:tr>
    </w:tbl>
    <w:p w14:paraId="3D6D1935" w14:textId="0EE70C04" w:rsidR="00A720FF" w:rsidRDefault="00A720FF" w:rsidP="00A720FF"/>
    <w:p w14:paraId="50C4A3E8" w14:textId="6B665EE9" w:rsidR="00A720FF" w:rsidRDefault="00A720FF" w:rsidP="00A720FF">
      <w:pPr>
        <w:pStyle w:val="Heading3"/>
      </w:pPr>
      <w:bookmarkStart w:id="49" w:name="_Aggregate_Level_3"/>
      <w:bookmarkStart w:id="50" w:name="_Toc66377172"/>
      <w:bookmarkEnd w:id="49"/>
      <w:r>
        <w:t xml:space="preserve">Aggregate Level 3 Descriptive Counts (output filenames: </w:t>
      </w:r>
      <w:r>
        <w:rPr>
          <w:b/>
          <w:bCs/>
        </w:rPr>
        <w:t>l3_mil_aggregate</w:t>
      </w:r>
      <w:r>
        <w:t>)</w:t>
      </w:r>
      <w:bookmarkEnd w:id="50"/>
    </w:p>
    <w:p w14:paraId="7FE270D1" w14:textId="6D0E8132" w:rsidR="00A720FF" w:rsidRPr="008F1837" w:rsidRDefault="00A720FF" w:rsidP="00A720FF">
      <w:r w:rsidRPr="00773417">
        <w:t xml:space="preserve">This table will be saved to the “dplocal” folder and moved to the “msoc” folder to be shared with SOC </w:t>
      </w:r>
      <w:r w:rsidR="00553259">
        <w:t>when</w:t>
      </w:r>
      <w:r w:rsidRPr="00773417">
        <w:t>: 1) the results of the table are based on the MIL table 2) the process did not abort during level 1 or 2 checks.</w:t>
      </w:r>
    </w:p>
    <w:p w14:paraId="5153F460" w14:textId="35E49B8F" w:rsidR="00A720FF" w:rsidRDefault="00A720FF" w:rsidP="00A720FF">
      <w:r w:rsidRPr="00773417">
        <w:t>This table will include data related to the following check(s):</w:t>
      </w:r>
    </w:p>
    <w:p w14:paraId="1E307D64" w14:textId="3BF7FDAC" w:rsidR="00A720FF" w:rsidRDefault="00A720FF" w:rsidP="00553259">
      <w:pPr>
        <w:ind w:firstLine="720"/>
        <w:rPr>
          <w:b/>
          <w:bCs/>
        </w:rPr>
      </w:pPr>
      <w:r>
        <w:rPr>
          <w:b/>
          <w:bCs/>
        </w:rPr>
        <w:t>Mother-Infant Data Distribution Table</w:t>
      </w:r>
    </w:p>
    <w:tbl>
      <w:tblPr>
        <w:tblStyle w:val="TableGrid"/>
        <w:tblW w:w="5141" w:type="pct"/>
        <w:tblLook w:val="04A0" w:firstRow="1" w:lastRow="0" w:firstColumn="1" w:lastColumn="0" w:noHBand="0" w:noVBand="1"/>
      </w:tblPr>
      <w:tblGrid>
        <w:gridCol w:w="1275"/>
        <w:gridCol w:w="939"/>
        <w:gridCol w:w="989"/>
        <w:gridCol w:w="972"/>
        <w:gridCol w:w="2608"/>
        <w:gridCol w:w="2831"/>
      </w:tblGrid>
      <w:tr w:rsidR="00A720FF" w:rsidRPr="00773417" w14:paraId="2FA723CE" w14:textId="77777777" w:rsidTr="00A720FF">
        <w:trPr>
          <w:cantSplit/>
          <w:tblHeader/>
        </w:trPr>
        <w:tc>
          <w:tcPr>
            <w:tcW w:w="480" w:type="pct"/>
            <w:vAlign w:val="center"/>
          </w:tcPr>
          <w:p w14:paraId="7854BFBF" w14:textId="77777777" w:rsidR="00A720FF" w:rsidRPr="00773417" w:rsidRDefault="00A720FF" w:rsidP="00A720FF">
            <w:pPr>
              <w:jc w:val="center"/>
              <w:rPr>
                <w:rFonts w:cstheme="minorHAnsi"/>
                <w:b/>
                <w:bCs/>
                <w:color w:val="000000"/>
                <w:sz w:val="18"/>
                <w:szCs w:val="18"/>
              </w:rPr>
            </w:pPr>
          </w:p>
          <w:p w14:paraId="664CF6E6"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Name</w:t>
            </w:r>
          </w:p>
        </w:tc>
        <w:tc>
          <w:tcPr>
            <w:tcW w:w="517" w:type="pct"/>
            <w:vAlign w:val="center"/>
          </w:tcPr>
          <w:p w14:paraId="31A8C0C7"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Type and Length (Bytes)</w:t>
            </w:r>
          </w:p>
        </w:tc>
        <w:tc>
          <w:tcPr>
            <w:tcW w:w="373" w:type="pct"/>
            <w:vAlign w:val="center"/>
          </w:tcPr>
          <w:p w14:paraId="31F8695C"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Format</w:t>
            </w:r>
          </w:p>
        </w:tc>
        <w:tc>
          <w:tcPr>
            <w:tcW w:w="525" w:type="pct"/>
            <w:vAlign w:val="center"/>
          </w:tcPr>
          <w:p w14:paraId="21EECAD0"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Label</w:t>
            </w:r>
          </w:p>
        </w:tc>
        <w:tc>
          <w:tcPr>
            <w:tcW w:w="1552" w:type="pct"/>
            <w:vAlign w:val="center"/>
          </w:tcPr>
          <w:p w14:paraId="60E73F9D"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Values</w:t>
            </w:r>
          </w:p>
        </w:tc>
        <w:tc>
          <w:tcPr>
            <w:tcW w:w="1554" w:type="pct"/>
            <w:vAlign w:val="center"/>
          </w:tcPr>
          <w:p w14:paraId="228050C4"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Definition / Comments / Guideline</w:t>
            </w:r>
          </w:p>
        </w:tc>
      </w:tr>
      <w:tr w:rsidR="00A720FF" w:rsidRPr="00773417" w14:paraId="7144D986" w14:textId="77777777" w:rsidTr="00A720FF">
        <w:trPr>
          <w:cantSplit/>
        </w:trPr>
        <w:tc>
          <w:tcPr>
            <w:tcW w:w="480" w:type="pct"/>
          </w:tcPr>
          <w:p w14:paraId="3A155CF2" w14:textId="77777777" w:rsidR="00A720FF" w:rsidRPr="00773417" w:rsidRDefault="00A720FF" w:rsidP="00A720FF">
            <w:pPr>
              <w:rPr>
                <w:rFonts w:cstheme="minorHAnsi"/>
                <w:color w:val="000000"/>
                <w:sz w:val="18"/>
                <w:szCs w:val="18"/>
              </w:rPr>
            </w:pPr>
            <w:r>
              <w:rPr>
                <w:rFonts w:cstheme="minorHAnsi"/>
                <w:color w:val="000000"/>
                <w:sz w:val="18"/>
                <w:szCs w:val="18"/>
              </w:rPr>
              <w:t>DP</w:t>
            </w:r>
          </w:p>
        </w:tc>
        <w:tc>
          <w:tcPr>
            <w:tcW w:w="517" w:type="pct"/>
          </w:tcPr>
          <w:p w14:paraId="609B71D9" w14:textId="77777777" w:rsidR="00A720FF" w:rsidRPr="00773417" w:rsidRDefault="00A720FF" w:rsidP="00A720FF">
            <w:pPr>
              <w:rPr>
                <w:rFonts w:cstheme="minorHAnsi"/>
                <w:color w:val="000000"/>
                <w:sz w:val="18"/>
                <w:szCs w:val="18"/>
              </w:rPr>
            </w:pPr>
            <w:r>
              <w:rPr>
                <w:sz w:val="18"/>
                <w:szCs w:val="18"/>
              </w:rPr>
              <w:t>Char(6)</w:t>
            </w:r>
          </w:p>
        </w:tc>
        <w:tc>
          <w:tcPr>
            <w:tcW w:w="373" w:type="pct"/>
          </w:tcPr>
          <w:p w14:paraId="466B8C0A" w14:textId="77777777" w:rsidR="00A720FF" w:rsidRPr="00773417" w:rsidRDefault="00A720FF" w:rsidP="00A720FF">
            <w:pPr>
              <w:rPr>
                <w:rFonts w:cstheme="minorHAnsi"/>
                <w:color w:val="000000"/>
                <w:sz w:val="18"/>
                <w:szCs w:val="18"/>
              </w:rPr>
            </w:pPr>
            <w:r>
              <w:rPr>
                <w:sz w:val="18"/>
                <w:szCs w:val="18"/>
              </w:rPr>
              <w:t>$6</w:t>
            </w:r>
          </w:p>
        </w:tc>
        <w:tc>
          <w:tcPr>
            <w:tcW w:w="525" w:type="pct"/>
          </w:tcPr>
          <w:p w14:paraId="26E83F4A" w14:textId="77777777" w:rsidR="00A720FF" w:rsidRPr="00773417" w:rsidRDefault="00A720FF" w:rsidP="00A720FF">
            <w:pPr>
              <w:rPr>
                <w:rFonts w:cstheme="minorHAnsi"/>
                <w:color w:val="000000"/>
                <w:sz w:val="18"/>
                <w:szCs w:val="18"/>
              </w:rPr>
            </w:pPr>
          </w:p>
        </w:tc>
        <w:tc>
          <w:tcPr>
            <w:tcW w:w="1552" w:type="pct"/>
          </w:tcPr>
          <w:p w14:paraId="36D0C3B0" w14:textId="77777777" w:rsidR="00A720FF" w:rsidRPr="003D1C0E" w:rsidRDefault="00A720FF" w:rsidP="00A720FF">
            <w:pPr>
              <w:rPr>
                <w:sz w:val="18"/>
                <w:szCs w:val="18"/>
              </w:rPr>
            </w:pPr>
            <w:r w:rsidRPr="003D1C0E">
              <w:rPr>
                <w:sz w:val="18"/>
                <w:szCs w:val="18"/>
              </w:rPr>
              <w:t>3- 6 character Data Partner identifier.</w:t>
            </w:r>
          </w:p>
        </w:tc>
        <w:tc>
          <w:tcPr>
            <w:tcW w:w="1554" w:type="pct"/>
          </w:tcPr>
          <w:p w14:paraId="01F00D8F" w14:textId="77777777" w:rsidR="00A720FF" w:rsidRPr="00773417" w:rsidRDefault="00A720FF" w:rsidP="00A720FF">
            <w:pPr>
              <w:rPr>
                <w:rFonts w:cstheme="minorHAnsi"/>
                <w:color w:val="000000"/>
                <w:sz w:val="18"/>
                <w:szCs w:val="18"/>
              </w:rPr>
            </w:pPr>
            <w:r>
              <w:rPr>
                <w:sz w:val="18"/>
                <w:szCs w:val="18"/>
              </w:rPr>
              <w:t>Assigned by the SOC</w:t>
            </w:r>
          </w:p>
        </w:tc>
      </w:tr>
      <w:tr w:rsidR="00A720FF" w:rsidRPr="00773417" w14:paraId="1E9187A0" w14:textId="77777777" w:rsidTr="00A720FF">
        <w:trPr>
          <w:cantSplit/>
        </w:trPr>
        <w:tc>
          <w:tcPr>
            <w:tcW w:w="480" w:type="pct"/>
          </w:tcPr>
          <w:p w14:paraId="7959DAD2" w14:textId="77777777" w:rsidR="00A720FF" w:rsidRPr="00773417" w:rsidRDefault="00A720FF" w:rsidP="00A720FF">
            <w:pPr>
              <w:rPr>
                <w:rFonts w:cstheme="minorHAnsi"/>
                <w:color w:val="000000"/>
                <w:sz w:val="18"/>
                <w:szCs w:val="18"/>
              </w:rPr>
            </w:pPr>
            <w:r w:rsidRPr="00773417">
              <w:rPr>
                <w:rFonts w:cstheme="minorHAnsi"/>
                <w:color w:val="000000"/>
                <w:sz w:val="18"/>
                <w:szCs w:val="18"/>
              </w:rPr>
              <w:t>Level</w:t>
            </w:r>
          </w:p>
        </w:tc>
        <w:tc>
          <w:tcPr>
            <w:tcW w:w="517" w:type="pct"/>
          </w:tcPr>
          <w:p w14:paraId="072CA5DA" w14:textId="62640B91"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4</w:t>
            </w:r>
            <w:r w:rsidRPr="00773417">
              <w:rPr>
                <w:rFonts w:cstheme="minorHAnsi"/>
                <w:color w:val="000000"/>
                <w:sz w:val="18"/>
                <w:szCs w:val="18"/>
              </w:rPr>
              <w:t>)</w:t>
            </w:r>
          </w:p>
        </w:tc>
        <w:tc>
          <w:tcPr>
            <w:tcW w:w="373" w:type="pct"/>
          </w:tcPr>
          <w:p w14:paraId="56E33D8A" w14:textId="331CA5B9" w:rsidR="00A720FF" w:rsidRPr="00773417" w:rsidRDefault="00A720FF" w:rsidP="00A720FF">
            <w:pPr>
              <w:rPr>
                <w:rFonts w:cstheme="minorHAnsi"/>
                <w:color w:val="000000"/>
                <w:sz w:val="18"/>
                <w:szCs w:val="18"/>
              </w:rPr>
            </w:pPr>
            <w:r w:rsidRPr="00773417">
              <w:rPr>
                <w:rFonts w:cstheme="minorHAnsi"/>
                <w:color w:val="000000"/>
                <w:sz w:val="18"/>
                <w:szCs w:val="18"/>
              </w:rPr>
              <w:t>$</w:t>
            </w:r>
            <w:r>
              <w:rPr>
                <w:rFonts w:cstheme="minorHAnsi"/>
                <w:color w:val="000000"/>
                <w:sz w:val="18"/>
                <w:szCs w:val="18"/>
              </w:rPr>
              <w:t>4</w:t>
            </w:r>
            <w:r w:rsidRPr="00773417">
              <w:rPr>
                <w:rFonts w:cstheme="minorHAnsi"/>
                <w:color w:val="000000"/>
                <w:sz w:val="18"/>
                <w:szCs w:val="18"/>
              </w:rPr>
              <w:t>.</w:t>
            </w:r>
          </w:p>
        </w:tc>
        <w:tc>
          <w:tcPr>
            <w:tcW w:w="525" w:type="pct"/>
          </w:tcPr>
          <w:p w14:paraId="66BCAA73" w14:textId="77777777" w:rsidR="00A720FF" w:rsidRPr="00773417" w:rsidRDefault="00A720FF" w:rsidP="00A720FF">
            <w:pPr>
              <w:rPr>
                <w:rFonts w:cstheme="minorHAnsi"/>
                <w:color w:val="000000"/>
                <w:sz w:val="18"/>
                <w:szCs w:val="18"/>
              </w:rPr>
            </w:pPr>
          </w:p>
        </w:tc>
        <w:tc>
          <w:tcPr>
            <w:tcW w:w="1552" w:type="pct"/>
          </w:tcPr>
          <w:p w14:paraId="6EE3FD61" w14:textId="77777777" w:rsidR="00A720FF" w:rsidRPr="00773417" w:rsidRDefault="00A720FF" w:rsidP="00A720FF">
            <w:pPr>
              <w:rPr>
                <w:sz w:val="18"/>
                <w:szCs w:val="18"/>
              </w:rPr>
            </w:pPr>
            <w:r w:rsidRPr="00773417">
              <w:rPr>
                <w:sz w:val="18"/>
                <w:szCs w:val="18"/>
              </w:rPr>
              <w:t>000=No stratification</w:t>
            </w:r>
          </w:p>
          <w:p w14:paraId="3B7C58E4" w14:textId="77777777" w:rsidR="00A720FF" w:rsidRPr="00773417" w:rsidRDefault="00A720FF" w:rsidP="00A720FF">
            <w:pPr>
              <w:rPr>
                <w:sz w:val="18"/>
                <w:szCs w:val="18"/>
              </w:rPr>
            </w:pPr>
            <w:r w:rsidRPr="00773417">
              <w:rPr>
                <w:sz w:val="18"/>
                <w:szCs w:val="18"/>
              </w:rPr>
              <w:t>001+=Various levels of combinations of stratification variables</w:t>
            </w:r>
          </w:p>
        </w:tc>
        <w:tc>
          <w:tcPr>
            <w:tcW w:w="1554" w:type="pct"/>
          </w:tcPr>
          <w:p w14:paraId="2C6AF6F9" w14:textId="77777777" w:rsidR="00A720FF" w:rsidRPr="00773417" w:rsidRDefault="00A720FF" w:rsidP="00A720FF">
            <w:pPr>
              <w:rPr>
                <w:rFonts w:cstheme="minorHAnsi"/>
                <w:color w:val="000000"/>
                <w:sz w:val="18"/>
                <w:szCs w:val="18"/>
              </w:rPr>
            </w:pPr>
          </w:p>
        </w:tc>
      </w:tr>
      <w:tr w:rsidR="00A720FF" w:rsidRPr="00773417" w14:paraId="41A7B174" w14:textId="77777777" w:rsidTr="00A720FF">
        <w:trPr>
          <w:cantSplit/>
        </w:trPr>
        <w:tc>
          <w:tcPr>
            <w:tcW w:w="480" w:type="pct"/>
          </w:tcPr>
          <w:p w14:paraId="500CBE72" w14:textId="77777777" w:rsidR="00A720FF" w:rsidRPr="00773417" w:rsidRDefault="00A720FF" w:rsidP="00A720FF">
            <w:pPr>
              <w:rPr>
                <w:rFonts w:cstheme="minorHAnsi"/>
                <w:color w:val="000000"/>
                <w:sz w:val="18"/>
                <w:szCs w:val="18"/>
              </w:rPr>
            </w:pPr>
            <w:bookmarkStart w:id="51" w:name="_Hlk519784604"/>
            <w:r w:rsidRPr="00773417">
              <w:rPr>
                <w:rFonts w:cstheme="minorHAnsi"/>
                <w:color w:val="000000"/>
                <w:sz w:val="18"/>
                <w:szCs w:val="18"/>
              </w:rPr>
              <w:t>Level_desc</w:t>
            </w:r>
          </w:p>
        </w:tc>
        <w:tc>
          <w:tcPr>
            <w:tcW w:w="517" w:type="pct"/>
          </w:tcPr>
          <w:p w14:paraId="13F2F388"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Char(200)</w:t>
            </w:r>
          </w:p>
        </w:tc>
        <w:tc>
          <w:tcPr>
            <w:tcW w:w="373" w:type="pct"/>
          </w:tcPr>
          <w:p w14:paraId="6A757342"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$200</w:t>
            </w:r>
          </w:p>
        </w:tc>
        <w:tc>
          <w:tcPr>
            <w:tcW w:w="525" w:type="pct"/>
          </w:tcPr>
          <w:p w14:paraId="36D3966D" w14:textId="77777777" w:rsidR="00A720FF" w:rsidRPr="00773417" w:rsidRDefault="00A720FF" w:rsidP="00A720FF">
            <w:pPr>
              <w:rPr>
                <w:rFonts w:cstheme="minorHAnsi"/>
                <w:color w:val="000000"/>
                <w:sz w:val="18"/>
                <w:szCs w:val="18"/>
              </w:rPr>
            </w:pPr>
          </w:p>
        </w:tc>
        <w:tc>
          <w:tcPr>
            <w:tcW w:w="1552" w:type="pct"/>
          </w:tcPr>
          <w:p w14:paraId="6E3E9934" w14:textId="77777777" w:rsidR="00A720FF" w:rsidRPr="00773417" w:rsidRDefault="00A720FF" w:rsidP="00A720FF">
            <w:pPr>
              <w:rPr>
                <w:sz w:val="18"/>
                <w:szCs w:val="18"/>
              </w:rPr>
            </w:pPr>
            <w:r w:rsidRPr="00773417">
              <w:rPr>
                <w:sz w:val="18"/>
                <w:szCs w:val="18"/>
              </w:rPr>
              <w:t>“Overall” and examples:</w:t>
            </w:r>
          </w:p>
          <w:p w14:paraId="72885646" w14:textId="77777777" w:rsidR="00A720FF" w:rsidRPr="00773417" w:rsidRDefault="00A720FF" w:rsidP="00A720FF">
            <w:pPr>
              <w:ind w:left="282"/>
              <w:rPr>
                <w:sz w:val="18"/>
                <w:szCs w:val="18"/>
              </w:rPr>
            </w:pPr>
            <w:r w:rsidRPr="00773417">
              <w:rPr>
                <w:sz w:val="18"/>
                <w:szCs w:val="18"/>
              </w:rPr>
              <w:t>LinkageStatus</w:t>
            </w:r>
          </w:p>
          <w:p w14:paraId="7362BB54" w14:textId="77777777" w:rsidR="00A720FF" w:rsidRPr="00773417" w:rsidRDefault="00A720FF" w:rsidP="00A720FF">
            <w:pPr>
              <w:ind w:left="282"/>
              <w:rPr>
                <w:sz w:val="18"/>
                <w:szCs w:val="18"/>
              </w:rPr>
            </w:pPr>
            <w:r w:rsidRPr="00773417">
              <w:rPr>
                <w:sz w:val="18"/>
                <w:szCs w:val="18"/>
              </w:rPr>
              <w:t>LinkageStatus*Birth_Type</w:t>
            </w:r>
          </w:p>
        </w:tc>
        <w:tc>
          <w:tcPr>
            <w:tcW w:w="1554" w:type="pct"/>
          </w:tcPr>
          <w:p w14:paraId="2DB9881E" w14:textId="77777777" w:rsidR="00A720FF" w:rsidRPr="00773417" w:rsidRDefault="00A720FF" w:rsidP="00A720FF">
            <w:pPr>
              <w:rPr>
                <w:rFonts w:cstheme="minorHAnsi"/>
                <w:color w:val="000000"/>
                <w:sz w:val="18"/>
                <w:szCs w:val="18"/>
              </w:rPr>
            </w:pPr>
          </w:p>
        </w:tc>
      </w:tr>
      <w:bookmarkEnd w:id="51"/>
      <w:tr w:rsidR="00A720FF" w:rsidRPr="00773417" w14:paraId="2F2FB7FB" w14:textId="77777777" w:rsidTr="00A720FF">
        <w:trPr>
          <w:cantSplit/>
        </w:trPr>
        <w:tc>
          <w:tcPr>
            <w:tcW w:w="480" w:type="pct"/>
          </w:tcPr>
          <w:p w14:paraId="594F7EB7"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LinkageStatus</w:t>
            </w:r>
          </w:p>
        </w:tc>
        <w:tc>
          <w:tcPr>
            <w:tcW w:w="517" w:type="pct"/>
          </w:tcPr>
          <w:p w14:paraId="59BD0892"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73" w:type="pct"/>
          </w:tcPr>
          <w:p w14:paraId="43FEBDED"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525" w:type="pct"/>
          </w:tcPr>
          <w:p w14:paraId="1EC914BA"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 status</w:t>
            </w:r>
          </w:p>
        </w:tc>
        <w:tc>
          <w:tcPr>
            <w:tcW w:w="1552" w:type="pct"/>
          </w:tcPr>
          <w:p w14:paraId="232CDF11" w14:textId="77777777" w:rsidR="00A720FF" w:rsidRPr="00773417" w:rsidRDefault="00A720FF" w:rsidP="00A720FF">
            <w:pPr>
              <w:rPr>
                <w:sz w:val="18"/>
                <w:szCs w:val="18"/>
              </w:rPr>
            </w:pPr>
            <w:r w:rsidRPr="00773417">
              <w:rPr>
                <w:sz w:val="18"/>
                <w:szCs w:val="18"/>
              </w:rPr>
              <w:t>M=Mother/delivery not linked to infant (Filled MPatID and null CPatID)</w:t>
            </w:r>
          </w:p>
          <w:p w14:paraId="0B764B32" w14:textId="77777777" w:rsidR="00A720FF" w:rsidRPr="00773417" w:rsidRDefault="00A720FF" w:rsidP="00A720FF">
            <w:pPr>
              <w:rPr>
                <w:sz w:val="18"/>
                <w:szCs w:val="18"/>
              </w:rPr>
            </w:pPr>
            <w:r w:rsidRPr="00773417">
              <w:rPr>
                <w:sz w:val="18"/>
                <w:szCs w:val="18"/>
              </w:rPr>
              <w:t>C=Infant not linked to mother (Filled CPatID and null MPatID)</w:t>
            </w:r>
          </w:p>
          <w:p w14:paraId="542F8399" w14:textId="77777777" w:rsidR="00A720FF" w:rsidRPr="00773417" w:rsidRDefault="00A720FF" w:rsidP="00A720FF">
            <w:pPr>
              <w:rPr>
                <w:sz w:val="18"/>
                <w:szCs w:val="18"/>
              </w:rPr>
            </w:pPr>
            <w:r w:rsidRPr="00773417">
              <w:rPr>
                <w:sz w:val="18"/>
                <w:szCs w:val="18"/>
              </w:rPr>
              <w:t>L=Linked mother/delivery to infant (Filled MPatID and filled CPatID)</w:t>
            </w:r>
          </w:p>
        </w:tc>
        <w:tc>
          <w:tcPr>
            <w:tcW w:w="1554" w:type="pct"/>
          </w:tcPr>
          <w:p w14:paraId="3DD85488" w14:textId="77777777" w:rsidR="00A720FF" w:rsidRPr="00773417" w:rsidRDefault="00A720FF" w:rsidP="00A720FF">
            <w:pPr>
              <w:rPr>
                <w:rFonts w:cstheme="minorHAnsi"/>
                <w:color w:val="000000"/>
                <w:sz w:val="18"/>
                <w:szCs w:val="18"/>
              </w:rPr>
            </w:pPr>
          </w:p>
        </w:tc>
      </w:tr>
      <w:tr w:rsidR="00A720FF" w:rsidRPr="00773417" w14:paraId="7F68818C" w14:textId="77777777" w:rsidTr="00A720FF">
        <w:trPr>
          <w:cantSplit/>
        </w:trPr>
        <w:tc>
          <w:tcPr>
            <w:tcW w:w="480" w:type="pct"/>
          </w:tcPr>
          <w:p w14:paraId="608CC66C" w14:textId="77777777" w:rsidR="00A720FF" w:rsidRPr="00773417" w:rsidRDefault="00A720FF" w:rsidP="00A720FF">
            <w:pPr>
              <w:rPr>
                <w:rFonts w:cstheme="minorHAnsi"/>
                <w:color w:val="000000"/>
                <w:sz w:val="18"/>
                <w:szCs w:val="18"/>
              </w:rPr>
            </w:pPr>
            <w:r w:rsidRPr="00773417">
              <w:rPr>
                <w:rFonts w:cstheme="minorHAnsi"/>
                <w:color w:val="000000"/>
                <w:sz w:val="18"/>
                <w:szCs w:val="18"/>
              </w:rPr>
              <w:t>Birth_Type</w:t>
            </w:r>
          </w:p>
        </w:tc>
        <w:tc>
          <w:tcPr>
            <w:tcW w:w="517" w:type="pct"/>
          </w:tcPr>
          <w:p w14:paraId="13A5172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73" w:type="pct"/>
          </w:tcPr>
          <w:p w14:paraId="3F75AE39" w14:textId="69CCE3B2" w:rsidR="00A720FF" w:rsidRPr="00773417" w:rsidRDefault="00A720FF" w:rsidP="00A720FF">
            <w:pPr>
              <w:rPr>
                <w:rFonts w:cstheme="minorHAnsi"/>
                <w:color w:val="000000"/>
                <w:sz w:val="18"/>
                <w:szCs w:val="18"/>
              </w:rPr>
            </w:pPr>
            <w:r>
              <w:rPr>
                <w:rFonts w:cstheme="minorHAnsi"/>
                <w:color w:val="000000"/>
                <w:sz w:val="18"/>
                <w:szCs w:val="18"/>
              </w:rPr>
              <w:t>3</w:t>
            </w:r>
            <w:r w:rsidRPr="00773417">
              <w:rPr>
                <w:rFonts w:cstheme="minorHAnsi"/>
                <w:color w:val="000000"/>
                <w:sz w:val="18"/>
                <w:szCs w:val="18"/>
              </w:rPr>
              <w:t>.</w:t>
            </w:r>
          </w:p>
        </w:tc>
        <w:tc>
          <w:tcPr>
            <w:tcW w:w="525" w:type="pct"/>
          </w:tcPr>
          <w:p w14:paraId="20A99AFF"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Singleton vs. multiple</w:t>
            </w:r>
          </w:p>
        </w:tc>
        <w:tc>
          <w:tcPr>
            <w:tcW w:w="1552" w:type="pct"/>
          </w:tcPr>
          <w:p w14:paraId="25ABFDC2" w14:textId="77777777" w:rsidR="00A720FF" w:rsidRPr="00773417" w:rsidRDefault="00A720FF" w:rsidP="00A720FF">
            <w:pPr>
              <w:rPr>
                <w:rFonts w:cstheme="minorHAnsi"/>
                <w:color w:val="000000"/>
                <w:sz w:val="18"/>
                <w:szCs w:val="18"/>
              </w:rPr>
            </w:pPr>
            <w:r w:rsidRPr="00773417">
              <w:rPr>
                <w:sz w:val="18"/>
                <w:szCs w:val="18"/>
              </w:rPr>
              <w:t>0, 1, 2, 3, 4, 5, 8, or 9</w:t>
            </w:r>
          </w:p>
        </w:tc>
        <w:tc>
          <w:tcPr>
            <w:tcW w:w="1554" w:type="pct"/>
          </w:tcPr>
          <w:p w14:paraId="5232BC24" w14:textId="77777777" w:rsidR="00A720FF" w:rsidRPr="00773417" w:rsidRDefault="00A720FF" w:rsidP="00A720FF">
            <w:pPr>
              <w:rPr>
                <w:rFonts w:cstheme="minorHAnsi"/>
                <w:color w:val="000000"/>
                <w:sz w:val="18"/>
                <w:szCs w:val="18"/>
              </w:rPr>
            </w:pPr>
          </w:p>
        </w:tc>
      </w:tr>
      <w:tr w:rsidR="00A720FF" w:rsidRPr="00773417" w14:paraId="4AA0EB34" w14:textId="77777777" w:rsidTr="00A720FF">
        <w:trPr>
          <w:cantSplit/>
        </w:trPr>
        <w:tc>
          <w:tcPr>
            <w:tcW w:w="480" w:type="pct"/>
            <w:shd w:val="clear" w:color="auto" w:fill="auto"/>
          </w:tcPr>
          <w:p w14:paraId="673EDB3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w:t>
            </w:r>
          </w:p>
        </w:tc>
        <w:tc>
          <w:tcPr>
            <w:tcW w:w="517" w:type="pct"/>
            <w:shd w:val="clear" w:color="auto" w:fill="auto"/>
          </w:tcPr>
          <w:p w14:paraId="716C6A20"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Char(4)</w:t>
            </w:r>
          </w:p>
        </w:tc>
        <w:tc>
          <w:tcPr>
            <w:tcW w:w="373" w:type="pct"/>
            <w:shd w:val="clear" w:color="auto" w:fill="auto"/>
          </w:tcPr>
          <w:p w14:paraId="673040B6" w14:textId="77777777" w:rsidR="00A720FF" w:rsidRPr="00773417" w:rsidRDefault="00A720FF" w:rsidP="00A720FF">
            <w:pPr>
              <w:rPr>
                <w:rFonts w:cstheme="minorHAnsi"/>
                <w:color w:val="000000"/>
                <w:sz w:val="18"/>
                <w:szCs w:val="18"/>
              </w:rPr>
            </w:pPr>
            <w:r w:rsidRPr="00773417">
              <w:rPr>
                <w:rFonts w:cstheme="minorHAnsi"/>
                <w:color w:val="000000"/>
                <w:sz w:val="18"/>
                <w:szCs w:val="18"/>
              </w:rPr>
              <w:t>$4.</w:t>
            </w:r>
          </w:p>
        </w:tc>
        <w:tc>
          <w:tcPr>
            <w:tcW w:w="525" w:type="pct"/>
            <w:shd w:val="clear" w:color="auto" w:fill="auto"/>
          </w:tcPr>
          <w:p w14:paraId="412F8652"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value</w:t>
            </w:r>
          </w:p>
        </w:tc>
        <w:tc>
          <w:tcPr>
            <w:tcW w:w="1552" w:type="pct"/>
            <w:shd w:val="clear" w:color="auto" w:fill="auto"/>
          </w:tcPr>
          <w:p w14:paraId="5740C976"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w:t>
            </w:r>
          </w:p>
        </w:tc>
        <w:tc>
          <w:tcPr>
            <w:tcW w:w="1554" w:type="pct"/>
            <w:shd w:val="clear" w:color="auto" w:fill="auto"/>
          </w:tcPr>
          <w:p w14:paraId="6B7D8D41" w14:textId="77777777" w:rsidR="00A720FF" w:rsidRPr="00773417" w:rsidRDefault="00A720FF" w:rsidP="00A720FF">
            <w:pPr>
              <w:rPr>
                <w:rFonts w:cstheme="minorHAnsi"/>
                <w:color w:val="000000"/>
                <w:sz w:val="18"/>
                <w:szCs w:val="18"/>
              </w:rPr>
            </w:pPr>
            <w:r w:rsidRPr="00773417">
              <w:rPr>
                <w:rFonts w:cstheme="minorHAnsi"/>
                <w:color w:val="000000"/>
                <w:sz w:val="18"/>
                <w:szCs w:val="18"/>
              </w:rPr>
              <w:t>Based on ADate of EncounterID, or of CBirth_Date</w:t>
            </w:r>
          </w:p>
        </w:tc>
      </w:tr>
      <w:tr w:rsidR="00A720FF" w:rsidRPr="00773417" w14:paraId="14513879" w14:textId="77777777" w:rsidTr="00A720FF">
        <w:trPr>
          <w:cantSplit/>
        </w:trPr>
        <w:tc>
          <w:tcPr>
            <w:tcW w:w="480" w:type="pct"/>
            <w:shd w:val="clear" w:color="auto" w:fill="auto"/>
          </w:tcPr>
          <w:p w14:paraId="1A6BF5A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YearMonth</w:t>
            </w:r>
          </w:p>
        </w:tc>
        <w:tc>
          <w:tcPr>
            <w:tcW w:w="517" w:type="pct"/>
            <w:shd w:val="clear" w:color="auto" w:fill="auto"/>
          </w:tcPr>
          <w:p w14:paraId="3ABB86EB"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Char(7)</w:t>
            </w:r>
          </w:p>
        </w:tc>
        <w:tc>
          <w:tcPr>
            <w:tcW w:w="373" w:type="pct"/>
            <w:shd w:val="clear" w:color="auto" w:fill="auto"/>
          </w:tcPr>
          <w:p w14:paraId="4733C641" w14:textId="77777777" w:rsidR="00A720FF" w:rsidRPr="00773417" w:rsidRDefault="00A720FF" w:rsidP="00A720FF">
            <w:pPr>
              <w:rPr>
                <w:rFonts w:cstheme="minorHAnsi"/>
                <w:color w:val="000000"/>
                <w:sz w:val="18"/>
                <w:szCs w:val="18"/>
              </w:rPr>
            </w:pPr>
            <w:r w:rsidRPr="00773417">
              <w:rPr>
                <w:rFonts w:cstheme="minorHAnsi"/>
                <w:color w:val="000000"/>
                <w:sz w:val="18"/>
                <w:szCs w:val="18"/>
              </w:rPr>
              <w:t>$7</w:t>
            </w:r>
          </w:p>
        </w:tc>
        <w:tc>
          <w:tcPr>
            <w:tcW w:w="525" w:type="pct"/>
            <w:shd w:val="clear" w:color="auto" w:fill="auto"/>
          </w:tcPr>
          <w:p w14:paraId="28498022"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and Month value</w:t>
            </w:r>
          </w:p>
        </w:tc>
        <w:tc>
          <w:tcPr>
            <w:tcW w:w="1552" w:type="pct"/>
            <w:shd w:val="clear" w:color="auto" w:fill="auto"/>
          </w:tcPr>
          <w:p w14:paraId="26C56DFF"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 where ##= 01-12 and dash is delimiter between values for year and month</w:t>
            </w:r>
          </w:p>
        </w:tc>
        <w:tc>
          <w:tcPr>
            <w:tcW w:w="1554" w:type="pct"/>
            <w:shd w:val="clear" w:color="auto" w:fill="auto"/>
          </w:tcPr>
          <w:p w14:paraId="7F199AB6" w14:textId="77777777" w:rsidR="00A720FF" w:rsidRPr="00773417" w:rsidRDefault="00A720FF" w:rsidP="00A720FF">
            <w:pPr>
              <w:rPr>
                <w:rFonts w:cstheme="minorHAnsi"/>
                <w:color w:val="000000"/>
                <w:sz w:val="18"/>
                <w:szCs w:val="18"/>
              </w:rPr>
            </w:pPr>
            <w:r w:rsidRPr="00773417">
              <w:rPr>
                <w:rFonts w:cstheme="minorHAnsi"/>
                <w:color w:val="000000"/>
                <w:sz w:val="18"/>
                <w:szCs w:val="18"/>
              </w:rPr>
              <w:t>Based on ADate of EncounterID, or of CBirth_Date</w:t>
            </w:r>
          </w:p>
        </w:tc>
      </w:tr>
      <w:tr w:rsidR="00A720FF" w:rsidRPr="00773417" w14:paraId="3AEFEF84" w14:textId="77777777" w:rsidTr="00A720FF">
        <w:trPr>
          <w:cantSplit/>
        </w:trPr>
        <w:tc>
          <w:tcPr>
            <w:tcW w:w="480" w:type="pct"/>
            <w:shd w:val="clear" w:color="auto" w:fill="auto"/>
          </w:tcPr>
          <w:p w14:paraId="0AF0334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ICD_Ver</w:t>
            </w:r>
          </w:p>
        </w:tc>
        <w:tc>
          <w:tcPr>
            <w:tcW w:w="517" w:type="pct"/>
            <w:shd w:val="clear" w:color="auto" w:fill="auto"/>
          </w:tcPr>
          <w:p w14:paraId="3BEC02E9"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73" w:type="pct"/>
            <w:shd w:val="clear" w:color="auto" w:fill="auto"/>
          </w:tcPr>
          <w:p w14:paraId="68386F7F"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525" w:type="pct"/>
            <w:shd w:val="clear" w:color="auto" w:fill="auto"/>
          </w:tcPr>
          <w:p w14:paraId="581A4695" w14:textId="77777777" w:rsidR="00A720FF" w:rsidRPr="00773417" w:rsidRDefault="00A720FF" w:rsidP="00A720FF">
            <w:pPr>
              <w:rPr>
                <w:rFonts w:cstheme="minorHAnsi"/>
                <w:color w:val="000000"/>
                <w:sz w:val="18"/>
                <w:szCs w:val="18"/>
              </w:rPr>
            </w:pPr>
            <w:r w:rsidRPr="00773417">
              <w:rPr>
                <w:rFonts w:cstheme="minorHAnsi"/>
                <w:color w:val="000000"/>
                <w:sz w:val="18"/>
                <w:szCs w:val="18"/>
              </w:rPr>
              <w:t>ICD version</w:t>
            </w:r>
          </w:p>
        </w:tc>
        <w:tc>
          <w:tcPr>
            <w:tcW w:w="1552" w:type="pct"/>
            <w:shd w:val="clear" w:color="auto" w:fill="auto"/>
          </w:tcPr>
          <w:p w14:paraId="0312AE1B" w14:textId="77777777" w:rsidR="00A720FF" w:rsidRPr="00773417" w:rsidRDefault="00A720FF" w:rsidP="00A720FF">
            <w:pPr>
              <w:rPr>
                <w:rFonts w:cstheme="minorHAnsi"/>
                <w:color w:val="000000"/>
                <w:sz w:val="18"/>
                <w:szCs w:val="18"/>
              </w:rPr>
            </w:pPr>
            <w:r w:rsidRPr="00773417">
              <w:rPr>
                <w:rFonts w:cstheme="minorHAnsi"/>
                <w:color w:val="000000"/>
                <w:sz w:val="18"/>
                <w:szCs w:val="18"/>
              </w:rPr>
              <w:t>9= ICD9</w:t>
            </w:r>
          </w:p>
          <w:p w14:paraId="7EADEB77" w14:textId="77777777" w:rsidR="00A720FF" w:rsidRPr="00773417" w:rsidRDefault="00A720FF" w:rsidP="00A720FF">
            <w:pPr>
              <w:rPr>
                <w:rFonts w:cstheme="minorHAnsi"/>
                <w:color w:val="000000"/>
                <w:sz w:val="18"/>
                <w:szCs w:val="18"/>
              </w:rPr>
            </w:pPr>
            <w:r w:rsidRPr="00773417">
              <w:rPr>
                <w:rFonts w:cstheme="minorHAnsi"/>
                <w:color w:val="000000"/>
                <w:sz w:val="18"/>
                <w:szCs w:val="18"/>
              </w:rPr>
              <w:t>0= ICD10</w:t>
            </w:r>
          </w:p>
        </w:tc>
        <w:tc>
          <w:tcPr>
            <w:tcW w:w="1554" w:type="pct"/>
            <w:shd w:val="clear" w:color="auto" w:fill="auto"/>
          </w:tcPr>
          <w:p w14:paraId="712F3422" w14:textId="77777777" w:rsidR="00A720FF" w:rsidRPr="00773417" w:rsidRDefault="00A720FF" w:rsidP="00A720FF">
            <w:pPr>
              <w:rPr>
                <w:rFonts w:cstheme="minorHAnsi"/>
                <w:color w:val="000000"/>
                <w:sz w:val="18"/>
                <w:szCs w:val="18"/>
              </w:rPr>
            </w:pPr>
          </w:p>
        </w:tc>
      </w:tr>
      <w:tr w:rsidR="00A720FF" w:rsidRPr="00773417" w14:paraId="4A0654E4" w14:textId="77777777" w:rsidTr="00A720FF">
        <w:trPr>
          <w:cantSplit/>
        </w:trPr>
        <w:tc>
          <w:tcPr>
            <w:tcW w:w="480" w:type="pct"/>
            <w:shd w:val="clear" w:color="auto" w:fill="auto"/>
          </w:tcPr>
          <w:p w14:paraId="21C47BD6"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AgeGroup</w:t>
            </w:r>
          </w:p>
        </w:tc>
        <w:tc>
          <w:tcPr>
            <w:tcW w:w="517" w:type="pct"/>
            <w:shd w:val="clear" w:color="auto" w:fill="auto"/>
          </w:tcPr>
          <w:p w14:paraId="09CF9544"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Char(9)</w:t>
            </w:r>
          </w:p>
        </w:tc>
        <w:tc>
          <w:tcPr>
            <w:tcW w:w="373" w:type="pct"/>
            <w:shd w:val="clear" w:color="auto" w:fill="auto"/>
          </w:tcPr>
          <w:p w14:paraId="7B9E00FB"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$9.</w:t>
            </w:r>
          </w:p>
        </w:tc>
        <w:tc>
          <w:tcPr>
            <w:tcW w:w="525" w:type="pct"/>
            <w:shd w:val="clear" w:color="auto" w:fill="auto"/>
          </w:tcPr>
          <w:p w14:paraId="77988E9F"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 group of mother</w:t>
            </w:r>
          </w:p>
        </w:tc>
        <w:tc>
          <w:tcPr>
            <w:tcW w:w="1552" w:type="pct"/>
            <w:shd w:val="clear" w:color="auto" w:fill="auto"/>
          </w:tcPr>
          <w:p w14:paraId="32A46A44"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10-19</w:t>
            </w:r>
          </w:p>
          <w:p w14:paraId="688D79F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20-44</w:t>
            </w:r>
          </w:p>
          <w:p w14:paraId="168CA23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45-54</w:t>
            </w:r>
          </w:p>
          <w:p w14:paraId="2C38F021"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Other</w:t>
            </w:r>
          </w:p>
          <w:p w14:paraId="1F60E00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Infants</w:t>
            </w:r>
          </w:p>
        </w:tc>
        <w:tc>
          <w:tcPr>
            <w:tcW w:w="1554" w:type="pct"/>
            <w:shd w:val="clear" w:color="auto" w:fill="auto"/>
          </w:tcPr>
          <w:p w14:paraId="627F55AA"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Should be in range of 10-54 inclusive</w:t>
            </w:r>
          </w:p>
        </w:tc>
      </w:tr>
      <w:tr w:rsidR="00A720FF" w:rsidRPr="00773417" w14:paraId="06E3E6D6" w14:textId="77777777" w:rsidTr="00A720FF">
        <w:trPr>
          <w:cantSplit/>
        </w:trPr>
        <w:tc>
          <w:tcPr>
            <w:tcW w:w="480" w:type="pct"/>
            <w:shd w:val="clear" w:color="auto" w:fill="auto"/>
          </w:tcPr>
          <w:p w14:paraId="6FF38B83"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EncType</w:t>
            </w:r>
          </w:p>
        </w:tc>
        <w:tc>
          <w:tcPr>
            <w:tcW w:w="517" w:type="pct"/>
            <w:shd w:val="clear" w:color="auto" w:fill="auto"/>
          </w:tcPr>
          <w:p w14:paraId="6D3C14E0"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73" w:type="pct"/>
            <w:shd w:val="clear" w:color="auto" w:fill="auto"/>
          </w:tcPr>
          <w:p w14:paraId="34F9D1FB"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525" w:type="pct"/>
            <w:shd w:val="clear" w:color="auto" w:fill="auto"/>
          </w:tcPr>
          <w:p w14:paraId="6EF966B8"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Encounter type</w:t>
            </w:r>
          </w:p>
        </w:tc>
        <w:tc>
          <w:tcPr>
            <w:tcW w:w="1552" w:type="pct"/>
            <w:shd w:val="clear" w:color="auto" w:fill="auto"/>
          </w:tcPr>
          <w:p w14:paraId="70E68731"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IP, ED, AV, IS, or OA</w:t>
            </w:r>
          </w:p>
        </w:tc>
        <w:tc>
          <w:tcPr>
            <w:tcW w:w="1554" w:type="pct"/>
            <w:shd w:val="clear" w:color="auto" w:fill="auto"/>
          </w:tcPr>
          <w:p w14:paraId="56DD67CC" w14:textId="77777777" w:rsidR="00A720FF" w:rsidRPr="00773417" w:rsidRDefault="00A720FF" w:rsidP="00A720FF">
            <w:pPr>
              <w:rPr>
                <w:rFonts w:cstheme="minorHAnsi"/>
                <w:bCs/>
                <w:color w:val="000000"/>
                <w:sz w:val="18"/>
                <w:szCs w:val="18"/>
              </w:rPr>
            </w:pPr>
          </w:p>
        </w:tc>
      </w:tr>
      <w:tr w:rsidR="00A720FF" w:rsidRPr="00773417" w14:paraId="4E11D768" w14:textId="77777777" w:rsidTr="00A720FF">
        <w:trPr>
          <w:cantSplit/>
        </w:trPr>
        <w:tc>
          <w:tcPr>
            <w:tcW w:w="480" w:type="pct"/>
            <w:shd w:val="clear" w:color="auto" w:fill="auto"/>
          </w:tcPr>
          <w:p w14:paraId="701B5E8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Sex</w:t>
            </w:r>
          </w:p>
        </w:tc>
        <w:tc>
          <w:tcPr>
            <w:tcW w:w="517" w:type="pct"/>
            <w:shd w:val="clear" w:color="auto" w:fill="auto"/>
          </w:tcPr>
          <w:p w14:paraId="6506697C"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Char(1)</w:t>
            </w:r>
          </w:p>
        </w:tc>
        <w:tc>
          <w:tcPr>
            <w:tcW w:w="373" w:type="pct"/>
            <w:shd w:val="clear" w:color="auto" w:fill="auto"/>
          </w:tcPr>
          <w:p w14:paraId="4209B168"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$1.</w:t>
            </w:r>
          </w:p>
        </w:tc>
        <w:tc>
          <w:tcPr>
            <w:tcW w:w="525" w:type="pct"/>
            <w:shd w:val="clear" w:color="auto" w:fill="auto"/>
          </w:tcPr>
          <w:p w14:paraId="08E7CA30" w14:textId="607F56F2" w:rsidR="00A720FF" w:rsidRPr="00773417" w:rsidRDefault="00A720FF" w:rsidP="00A720FF">
            <w:pPr>
              <w:rPr>
                <w:rFonts w:cstheme="minorHAnsi"/>
                <w:bCs/>
                <w:color w:val="000000"/>
                <w:sz w:val="18"/>
                <w:szCs w:val="18"/>
              </w:rPr>
            </w:pPr>
            <w:r>
              <w:rPr>
                <w:rFonts w:cstheme="minorHAnsi"/>
                <w:bCs/>
                <w:color w:val="000000"/>
                <w:sz w:val="18"/>
                <w:szCs w:val="18"/>
              </w:rPr>
              <w:t xml:space="preserve"> Child sex</w:t>
            </w:r>
          </w:p>
        </w:tc>
        <w:tc>
          <w:tcPr>
            <w:tcW w:w="1552" w:type="pct"/>
            <w:shd w:val="clear" w:color="auto" w:fill="auto"/>
          </w:tcPr>
          <w:p w14:paraId="3F443A0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F, M, or O</w:t>
            </w:r>
          </w:p>
        </w:tc>
        <w:tc>
          <w:tcPr>
            <w:tcW w:w="1554" w:type="pct"/>
            <w:shd w:val="clear" w:color="auto" w:fill="auto"/>
          </w:tcPr>
          <w:p w14:paraId="3772E6ED"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O=A &amp; U from SCDM table</w:t>
            </w:r>
          </w:p>
        </w:tc>
      </w:tr>
      <w:tr w:rsidR="00A720FF" w:rsidRPr="00773417" w14:paraId="6F7113A4" w14:textId="77777777" w:rsidTr="00A720FF">
        <w:trPr>
          <w:cantSplit/>
        </w:trPr>
        <w:tc>
          <w:tcPr>
            <w:tcW w:w="480" w:type="pct"/>
            <w:shd w:val="clear" w:color="auto" w:fill="auto"/>
          </w:tcPr>
          <w:p w14:paraId="1D818B4C" w14:textId="24235286" w:rsidR="00A720FF" w:rsidRPr="00773417" w:rsidRDefault="00553259" w:rsidP="00A720FF">
            <w:pPr>
              <w:rPr>
                <w:rFonts w:cstheme="minorHAnsi"/>
                <w:bCs/>
                <w:color w:val="000000"/>
                <w:sz w:val="18"/>
                <w:szCs w:val="18"/>
              </w:rPr>
            </w:pPr>
            <w:r>
              <w:rPr>
                <w:rFonts w:cstheme="minorHAnsi"/>
                <w:color w:val="000000"/>
                <w:sz w:val="18"/>
                <w:szCs w:val="18"/>
              </w:rPr>
              <w:t>D</w:t>
            </w:r>
            <w:r w:rsidR="00A720FF">
              <w:rPr>
                <w:rFonts w:cstheme="minorHAnsi"/>
                <w:color w:val="000000"/>
                <w:sz w:val="18"/>
                <w:szCs w:val="18"/>
              </w:rPr>
              <w:t>aysdiff</w:t>
            </w:r>
          </w:p>
        </w:tc>
        <w:tc>
          <w:tcPr>
            <w:tcW w:w="517" w:type="pct"/>
            <w:shd w:val="clear" w:color="auto" w:fill="auto"/>
          </w:tcPr>
          <w:p w14:paraId="0DC9A64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25</w:t>
            </w:r>
            <w:r w:rsidRPr="00773417">
              <w:rPr>
                <w:rFonts w:cstheme="minorHAnsi"/>
                <w:color w:val="000000"/>
                <w:sz w:val="18"/>
                <w:szCs w:val="18"/>
              </w:rPr>
              <w:t>)</w:t>
            </w:r>
          </w:p>
        </w:tc>
        <w:tc>
          <w:tcPr>
            <w:tcW w:w="373" w:type="pct"/>
            <w:shd w:val="clear" w:color="auto" w:fill="auto"/>
          </w:tcPr>
          <w:p w14:paraId="0BFC7FBC"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r>
              <w:rPr>
                <w:rFonts w:cstheme="minorHAnsi"/>
                <w:color w:val="000000"/>
                <w:sz w:val="18"/>
                <w:szCs w:val="18"/>
              </w:rPr>
              <w:t>5</w:t>
            </w:r>
          </w:p>
        </w:tc>
        <w:tc>
          <w:tcPr>
            <w:tcW w:w="525" w:type="pct"/>
            <w:shd w:val="clear" w:color="auto" w:fill="auto"/>
          </w:tcPr>
          <w:p w14:paraId="70BCFA87"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Number of days between Adate and Infant Birth Date</w:t>
            </w:r>
          </w:p>
        </w:tc>
        <w:tc>
          <w:tcPr>
            <w:tcW w:w="1552" w:type="pct"/>
            <w:shd w:val="clear" w:color="auto" w:fill="auto"/>
          </w:tcPr>
          <w:p w14:paraId="1CE405D4" w14:textId="77777777" w:rsidR="00A720FF" w:rsidRPr="00773417" w:rsidRDefault="00A720FF" w:rsidP="00A720FF">
            <w:pPr>
              <w:rPr>
                <w:sz w:val="18"/>
                <w:szCs w:val="18"/>
              </w:rPr>
            </w:pPr>
            <w:r w:rsidRPr="00773417">
              <w:rPr>
                <w:sz w:val="18"/>
                <w:szCs w:val="18"/>
              </w:rPr>
              <w:t>&lt; -30 days</w:t>
            </w:r>
          </w:p>
          <w:p w14:paraId="72C0685C" w14:textId="77777777" w:rsidR="00A720FF" w:rsidRPr="00773417" w:rsidRDefault="00A720FF" w:rsidP="00A720FF">
            <w:pPr>
              <w:rPr>
                <w:sz w:val="18"/>
                <w:szCs w:val="18"/>
              </w:rPr>
            </w:pPr>
            <w:r w:rsidRPr="00773417">
              <w:rPr>
                <w:sz w:val="18"/>
                <w:szCs w:val="18"/>
              </w:rPr>
              <w:t>-11 through -30 days</w:t>
            </w:r>
          </w:p>
          <w:p w14:paraId="5A708329" w14:textId="77777777" w:rsidR="00A720FF" w:rsidRPr="00773417" w:rsidRDefault="00A720FF" w:rsidP="00A720FF">
            <w:pPr>
              <w:rPr>
                <w:sz w:val="18"/>
                <w:szCs w:val="18"/>
              </w:rPr>
            </w:pPr>
            <w:r w:rsidRPr="00773417">
              <w:rPr>
                <w:sz w:val="18"/>
                <w:szCs w:val="18"/>
              </w:rPr>
              <w:t>-4 through -10 days</w:t>
            </w:r>
          </w:p>
          <w:p w14:paraId="2964B1E9" w14:textId="77777777" w:rsidR="00A720FF" w:rsidRPr="00773417" w:rsidRDefault="00A720FF" w:rsidP="00A720FF">
            <w:pPr>
              <w:rPr>
                <w:sz w:val="18"/>
                <w:szCs w:val="18"/>
              </w:rPr>
            </w:pPr>
            <w:r w:rsidRPr="00773417">
              <w:rPr>
                <w:sz w:val="18"/>
                <w:szCs w:val="18"/>
              </w:rPr>
              <w:t>-1 through -3 days</w:t>
            </w:r>
          </w:p>
          <w:p w14:paraId="1709EE58" w14:textId="77777777" w:rsidR="00A720FF" w:rsidRPr="00773417" w:rsidRDefault="00A720FF" w:rsidP="00A720FF">
            <w:pPr>
              <w:rPr>
                <w:sz w:val="18"/>
                <w:szCs w:val="18"/>
              </w:rPr>
            </w:pPr>
            <w:r w:rsidRPr="00773417">
              <w:rPr>
                <w:sz w:val="18"/>
                <w:szCs w:val="18"/>
              </w:rPr>
              <w:t>0 days</w:t>
            </w:r>
          </w:p>
          <w:p w14:paraId="7309705F" w14:textId="77777777" w:rsidR="00A720FF" w:rsidRPr="00773417" w:rsidRDefault="00A720FF" w:rsidP="00A720FF">
            <w:pPr>
              <w:rPr>
                <w:sz w:val="18"/>
                <w:szCs w:val="18"/>
              </w:rPr>
            </w:pPr>
            <w:r w:rsidRPr="00773417">
              <w:rPr>
                <w:sz w:val="18"/>
                <w:szCs w:val="18"/>
              </w:rPr>
              <w:t>1 through 3 days</w:t>
            </w:r>
          </w:p>
          <w:p w14:paraId="4C28D483" w14:textId="77777777" w:rsidR="00A720FF" w:rsidRPr="00773417" w:rsidRDefault="00A720FF" w:rsidP="00A720FF">
            <w:pPr>
              <w:rPr>
                <w:sz w:val="18"/>
                <w:szCs w:val="18"/>
              </w:rPr>
            </w:pPr>
            <w:r w:rsidRPr="00773417">
              <w:rPr>
                <w:sz w:val="18"/>
                <w:szCs w:val="18"/>
              </w:rPr>
              <w:t>4 through 10 days</w:t>
            </w:r>
          </w:p>
          <w:p w14:paraId="556D83EC" w14:textId="77777777" w:rsidR="00A720FF" w:rsidRPr="00773417" w:rsidRDefault="00A720FF" w:rsidP="00A720FF">
            <w:pPr>
              <w:rPr>
                <w:sz w:val="18"/>
                <w:szCs w:val="18"/>
              </w:rPr>
            </w:pPr>
            <w:r w:rsidRPr="00773417">
              <w:rPr>
                <w:sz w:val="18"/>
                <w:szCs w:val="18"/>
              </w:rPr>
              <w:t>11 through 30 days</w:t>
            </w:r>
          </w:p>
          <w:p w14:paraId="656AE8DF" w14:textId="77777777" w:rsidR="00A720FF" w:rsidRPr="00773417" w:rsidRDefault="00A720FF" w:rsidP="00A720FF">
            <w:pPr>
              <w:rPr>
                <w:sz w:val="18"/>
                <w:szCs w:val="18"/>
              </w:rPr>
            </w:pPr>
            <w:r w:rsidRPr="00773417">
              <w:rPr>
                <w:sz w:val="18"/>
                <w:szCs w:val="18"/>
              </w:rPr>
              <w:t>&gt; 30 days</w:t>
            </w:r>
          </w:p>
          <w:p w14:paraId="5174A1AE" w14:textId="77777777" w:rsidR="00A720FF" w:rsidRPr="00773417" w:rsidRDefault="00A720FF" w:rsidP="00A720FF">
            <w:pPr>
              <w:rPr>
                <w:rFonts w:cstheme="minorHAnsi"/>
                <w:bCs/>
                <w:color w:val="000000"/>
                <w:sz w:val="18"/>
                <w:szCs w:val="18"/>
              </w:rPr>
            </w:pPr>
            <w:r w:rsidRPr="00773417">
              <w:rPr>
                <w:sz w:val="18"/>
                <w:szCs w:val="18"/>
              </w:rPr>
              <w:t>NA</w:t>
            </w:r>
          </w:p>
        </w:tc>
        <w:tc>
          <w:tcPr>
            <w:tcW w:w="1554" w:type="pct"/>
            <w:shd w:val="clear" w:color="auto" w:fill="auto"/>
          </w:tcPr>
          <w:p w14:paraId="026B74EB"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Calculated as CBirthDate – Adate</w:t>
            </w:r>
          </w:p>
        </w:tc>
      </w:tr>
      <w:tr w:rsidR="00A720FF" w:rsidRPr="00773417" w14:paraId="7BC17695" w14:textId="77777777" w:rsidTr="00A720FF">
        <w:trPr>
          <w:cantSplit/>
        </w:trPr>
        <w:tc>
          <w:tcPr>
            <w:tcW w:w="480" w:type="pct"/>
            <w:shd w:val="clear" w:color="auto" w:fill="auto"/>
          </w:tcPr>
          <w:p w14:paraId="600B643A"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MatchMethod</w:t>
            </w:r>
          </w:p>
        </w:tc>
        <w:tc>
          <w:tcPr>
            <w:tcW w:w="517" w:type="pct"/>
            <w:shd w:val="clear" w:color="auto" w:fill="auto"/>
          </w:tcPr>
          <w:p w14:paraId="3010FA5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73" w:type="pct"/>
            <w:shd w:val="clear" w:color="auto" w:fill="auto"/>
          </w:tcPr>
          <w:p w14:paraId="166072FC"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525" w:type="pct"/>
            <w:shd w:val="clear" w:color="auto" w:fill="auto"/>
          </w:tcPr>
          <w:p w14:paraId="0D27FACD"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Prioritized method of linkage for mom-baby match</w:t>
            </w:r>
          </w:p>
        </w:tc>
        <w:tc>
          <w:tcPr>
            <w:tcW w:w="1552" w:type="pct"/>
            <w:shd w:val="clear" w:color="auto" w:fill="auto"/>
          </w:tcPr>
          <w:p w14:paraId="51CD485D" w14:textId="77777777" w:rsidR="00A720FF" w:rsidRPr="00773417" w:rsidRDefault="00A720FF" w:rsidP="00A720FF">
            <w:pPr>
              <w:rPr>
                <w:rFonts w:cstheme="minorHAnsi"/>
                <w:color w:val="000000"/>
                <w:sz w:val="18"/>
                <w:szCs w:val="18"/>
              </w:rPr>
            </w:pPr>
            <w:r w:rsidRPr="00773417">
              <w:rPr>
                <w:rFonts w:cstheme="minorHAnsi"/>
                <w:color w:val="000000"/>
                <w:sz w:val="18"/>
                <w:szCs w:val="18"/>
              </w:rPr>
              <w:t>BC = Birth Certificate</w:t>
            </w:r>
          </w:p>
          <w:p w14:paraId="4B5DF2F9" w14:textId="77777777" w:rsidR="00A720FF" w:rsidRPr="00773417" w:rsidRDefault="00A720FF" w:rsidP="00A720FF">
            <w:pPr>
              <w:rPr>
                <w:rFonts w:cstheme="minorHAnsi"/>
                <w:color w:val="000000"/>
                <w:sz w:val="18"/>
                <w:szCs w:val="18"/>
              </w:rPr>
            </w:pPr>
            <w:r w:rsidRPr="00773417">
              <w:rPr>
                <w:rFonts w:cstheme="minorHAnsi"/>
                <w:color w:val="000000"/>
                <w:sz w:val="18"/>
                <w:szCs w:val="18"/>
              </w:rPr>
              <w:t>RE = DP maintained birth registry</w:t>
            </w:r>
          </w:p>
          <w:p w14:paraId="6E3F1677"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 = health plan subscriber or family number</w:t>
            </w:r>
          </w:p>
          <w:p w14:paraId="054DD589" w14:textId="77777777" w:rsidR="00A720FF" w:rsidRPr="00773417" w:rsidRDefault="00A720FF" w:rsidP="00A720FF">
            <w:pPr>
              <w:rPr>
                <w:rFonts w:cstheme="minorHAnsi"/>
                <w:color w:val="000000"/>
                <w:sz w:val="18"/>
                <w:szCs w:val="18"/>
              </w:rPr>
            </w:pPr>
            <w:r w:rsidRPr="00773417">
              <w:rPr>
                <w:rFonts w:cstheme="minorHAnsi"/>
                <w:color w:val="000000"/>
                <w:sz w:val="18"/>
                <w:szCs w:val="18"/>
              </w:rPr>
              <w:t>LA = exact or probabilistic last name and address match based upon health plan administrative data</w:t>
            </w:r>
          </w:p>
          <w:p w14:paraId="16059774" w14:textId="77777777" w:rsidR="00A720FF" w:rsidRPr="00773417" w:rsidRDefault="00A720FF" w:rsidP="00A720FF">
            <w:pPr>
              <w:rPr>
                <w:rFonts w:cstheme="minorHAnsi"/>
                <w:color w:val="000000"/>
                <w:sz w:val="18"/>
                <w:szCs w:val="18"/>
              </w:rPr>
            </w:pPr>
            <w:r w:rsidRPr="00773417">
              <w:rPr>
                <w:rFonts w:cstheme="minorHAnsi"/>
                <w:color w:val="000000"/>
                <w:sz w:val="18"/>
                <w:szCs w:val="18"/>
              </w:rPr>
              <w:t>N1 = No subscriber/family IDs available for linkage</w:t>
            </w:r>
          </w:p>
          <w:p w14:paraId="6F8FF6D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N2 = No name/address available for linkage</w:t>
            </w:r>
          </w:p>
          <w:p w14:paraId="00FD4457" w14:textId="77777777" w:rsidR="00A720FF" w:rsidRPr="00773417" w:rsidRDefault="00A720FF" w:rsidP="00A720FF">
            <w:pPr>
              <w:rPr>
                <w:rFonts w:cstheme="minorHAnsi"/>
                <w:color w:val="000000"/>
                <w:sz w:val="18"/>
                <w:szCs w:val="18"/>
              </w:rPr>
            </w:pPr>
            <w:r w:rsidRPr="00773417">
              <w:rPr>
                <w:rFonts w:cstheme="minorHAnsi"/>
                <w:color w:val="000000"/>
                <w:sz w:val="18"/>
                <w:szCs w:val="18"/>
              </w:rPr>
              <w:t>N3 = Neither subscriber/family IDs nor name/address available for linkage</w:t>
            </w:r>
          </w:p>
          <w:p w14:paraId="0F3373EF" w14:textId="77777777" w:rsidR="00A720FF" w:rsidRPr="00773417" w:rsidRDefault="00A720FF" w:rsidP="00A720FF">
            <w:pPr>
              <w:rPr>
                <w:rFonts w:cstheme="minorHAnsi"/>
                <w:color w:val="000000"/>
                <w:sz w:val="18"/>
                <w:szCs w:val="18"/>
              </w:rPr>
            </w:pPr>
            <w:r w:rsidRPr="00773417">
              <w:rPr>
                <w:rFonts w:cstheme="minorHAnsi"/>
                <w:color w:val="000000"/>
                <w:sz w:val="18"/>
                <w:szCs w:val="18"/>
              </w:rPr>
              <w:t>OT = other</w:t>
            </w:r>
          </w:p>
          <w:p w14:paraId="43F33F63"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NA = no linkage made</w:t>
            </w:r>
          </w:p>
        </w:tc>
        <w:tc>
          <w:tcPr>
            <w:tcW w:w="1554" w:type="pct"/>
            <w:shd w:val="clear" w:color="auto" w:fill="auto"/>
          </w:tcPr>
          <w:p w14:paraId="65D39AB5" w14:textId="77777777" w:rsidR="00A720FF" w:rsidRPr="00773417" w:rsidRDefault="00A720FF" w:rsidP="00A720FF">
            <w:pPr>
              <w:rPr>
                <w:rFonts w:cstheme="minorHAnsi"/>
                <w:color w:val="000000"/>
                <w:sz w:val="18"/>
                <w:szCs w:val="18"/>
              </w:rPr>
            </w:pPr>
            <w:r w:rsidRPr="00773417">
              <w:rPr>
                <w:rFonts w:cstheme="minorHAnsi"/>
                <w:color w:val="000000"/>
                <w:sz w:val="18"/>
                <w:szCs w:val="18"/>
              </w:rPr>
              <w:t>Note - Prioritize so that only one method listed:</w:t>
            </w:r>
          </w:p>
          <w:p w14:paraId="01E2FCE8" w14:textId="77777777" w:rsidR="00A720FF" w:rsidRPr="00773417" w:rsidRDefault="00A720FF" w:rsidP="00A720FF">
            <w:pPr>
              <w:rPr>
                <w:rFonts w:cstheme="minorHAnsi"/>
                <w:color w:val="000000"/>
                <w:sz w:val="18"/>
                <w:szCs w:val="18"/>
              </w:rPr>
            </w:pPr>
          </w:p>
          <w:p w14:paraId="7C0CFA03" w14:textId="77777777" w:rsidR="00A720FF" w:rsidRPr="00773417" w:rsidRDefault="00A720FF" w:rsidP="00A720FF">
            <w:pPr>
              <w:rPr>
                <w:rFonts w:cstheme="minorHAnsi"/>
                <w:color w:val="000000"/>
                <w:sz w:val="18"/>
                <w:szCs w:val="18"/>
              </w:rPr>
            </w:pPr>
            <w:r w:rsidRPr="00773417">
              <w:rPr>
                <w:rFonts w:cstheme="minorHAnsi"/>
                <w:color w:val="000000"/>
                <w:sz w:val="18"/>
                <w:szCs w:val="18"/>
              </w:rPr>
              <w:t>RE &gt; SI &gt; LA &gt; BC &gt; OT.</w:t>
            </w:r>
          </w:p>
          <w:p w14:paraId="18E04BF7" w14:textId="77777777" w:rsidR="00A720FF" w:rsidRPr="00773417" w:rsidRDefault="00A720FF" w:rsidP="00A720FF">
            <w:pPr>
              <w:rPr>
                <w:rFonts w:cstheme="minorHAnsi"/>
                <w:color w:val="000000"/>
                <w:sz w:val="18"/>
                <w:szCs w:val="18"/>
              </w:rPr>
            </w:pPr>
          </w:p>
          <w:p w14:paraId="6FCF0B7C" w14:textId="77777777" w:rsidR="00A720FF" w:rsidRPr="00773417" w:rsidRDefault="00A720FF" w:rsidP="00A720FF">
            <w:pPr>
              <w:rPr>
                <w:rFonts w:cstheme="minorHAnsi"/>
                <w:color w:val="000000"/>
                <w:sz w:val="18"/>
                <w:szCs w:val="18"/>
              </w:rPr>
            </w:pPr>
            <w:r w:rsidRPr="00773417">
              <w:rPr>
                <w:rFonts w:cstheme="minorHAnsi"/>
                <w:color w:val="000000"/>
                <w:sz w:val="18"/>
                <w:szCs w:val="18"/>
              </w:rPr>
              <w:t>For cases where a mother/delivery is not linked to a child OR a child enrolled is not linked to a mother/delivery, the value of this variable should be NA.</w:t>
            </w:r>
          </w:p>
          <w:p w14:paraId="74F87C32"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Cannot be blank.</w:t>
            </w:r>
          </w:p>
        </w:tc>
      </w:tr>
      <w:tr w:rsidR="00A720FF" w:rsidRPr="00773417" w14:paraId="411D823D" w14:textId="77777777" w:rsidTr="00A720FF">
        <w:trPr>
          <w:cantSplit/>
        </w:trPr>
        <w:tc>
          <w:tcPr>
            <w:tcW w:w="480" w:type="pct"/>
            <w:shd w:val="clear" w:color="auto" w:fill="auto"/>
          </w:tcPr>
          <w:p w14:paraId="47EF2C0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Count</w:t>
            </w:r>
          </w:p>
        </w:tc>
        <w:tc>
          <w:tcPr>
            <w:tcW w:w="517" w:type="pct"/>
            <w:shd w:val="clear" w:color="auto" w:fill="auto"/>
          </w:tcPr>
          <w:p w14:paraId="3D79437D"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Num(8)</w:t>
            </w:r>
          </w:p>
        </w:tc>
        <w:tc>
          <w:tcPr>
            <w:tcW w:w="373" w:type="pct"/>
            <w:shd w:val="clear" w:color="auto" w:fill="auto"/>
          </w:tcPr>
          <w:p w14:paraId="701EF3AA"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comma15.</w:t>
            </w:r>
          </w:p>
        </w:tc>
        <w:tc>
          <w:tcPr>
            <w:tcW w:w="525" w:type="pct"/>
            <w:shd w:val="clear" w:color="auto" w:fill="auto"/>
          </w:tcPr>
          <w:p w14:paraId="6E76B81E"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Count</w:t>
            </w:r>
          </w:p>
        </w:tc>
        <w:tc>
          <w:tcPr>
            <w:tcW w:w="1552" w:type="pct"/>
            <w:shd w:val="clear" w:color="auto" w:fill="auto"/>
          </w:tcPr>
          <w:p w14:paraId="5B823E60"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1554" w:type="pct"/>
            <w:shd w:val="clear" w:color="auto" w:fill="auto"/>
          </w:tcPr>
          <w:p w14:paraId="2E9FBCDF" w14:textId="77777777" w:rsidR="00A720FF" w:rsidRPr="00773417" w:rsidRDefault="00A720FF" w:rsidP="00A720FF">
            <w:pPr>
              <w:rPr>
                <w:rFonts w:cstheme="minorHAnsi"/>
                <w:color w:val="000000"/>
                <w:sz w:val="18"/>
                <w:szCs w:val="18"/>
              </w:rPr>
            </w:pPr>
            <w:r w:rsidRPr="00773417">
              <w:rPr>
                <w:rFonts w:cstheme="minorHAnsi"/>
                <w:color w:val="000000"/>
                <w:sz w:val="18"/>
                <w:szCs w:val="18"/>
              </w:rPr>
              <w:t>Summary count</w:t>
            </w:r>
          </w:p>
        </w:tc>
      </w:tr>
    </w:tbl>
    <w:p w14:paraId="3C827AA2" w14:textId="4D784851" w:rsidR="00A720FF" w:rsidRDefault="00A720FF" w:rsidP="00A720FF"/>
    <w:p w14:paraId="1A7B39B9" w14:textId="18419FFE" w:rsidR="00A720FF" w:rsidRPr="00A720FF" w:rsidRDefault="00A720FF" w:rsidP="00A720FF">
      <w:pPr>
        <w:rPr>
          <w:b/>
          <w:bCs/>
        </w:rPr>
      </w:pPr>
      <w:r w:rsidRPr="00A720FF">
        <w:rPr>
          <w:b/>
          <w:bCs/>
        </w:rPr>
        <w:t>Example</w:t>
      </w:r>
    </w:p>
    <w:tbl>
      <w:tblPr>
        <w:tblW w:w="55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532"/>
        <w:gridCol w:w="937"/>
        <w:gridCol w:w="787"/>
        <w:gridCol w:w="945"/>
        <w:gridCol w:w="539"/>
        <w:gridCol w:w="969"/>
        <w:gridCol w:w="756"/>
        <w:gridCol w:w="886"/>
        <w:gridCol w:w="769"/>
        <w:gridCol w:w="434"/>
        <w:gridCol w:w="747"/>
        <w:gridCol w:w="750"/>
        <w:gridCol w:w="705"/>
      </w:tblGrid>
      <w:tr w:rsidR="008F1837" w:rsidRPr="00773417" w14:paraId="004238B7" w14:textId="77777777" w:rsidTr="008F1837">
        <w:trPr>
          <w:trHeight w:val="395"/>
          <w:tblHeader/>
        </w:trPr>
        <w:tc>
          <w:tcPr>
            <w:tcW w:w="297" w:type="pct"/>
            <w:vAlign w:val="center"/>
          </w:tcPr>
          <w:p w14:paraId="64D6893D" w14:textId="77777777" w:rsidR="00A720FF" w:rsidRPr="003D1C0E" w:rsidRDefault="00A720FF" w:rsidP="00A720FF">
            <w:pPr>
              <w:rPr>
                <w:b/>
                <w:color w:val="000000"/>
                <w:sz w:val="16"/>
                <w:szCs w:val="16"/>
              </w:rPr>
            </w:pPr>
            <w:r w:rsidRPr="003D1C0E">
              <w:rPr>
                <w:b/>
                <w:color w:val="000000"/>
                <w:sz w:val="16"/>
                <w:szCs w:val="16"/>
              </w:rPr>
              <w:t>DP</w:t>
            </w:r>
          </w:p>
        </w:tc>
        <w:tc>
          <w:tcPr>
            <w:tcW w:w="250" w:type="pct"/>
            <w:shd w:val="clear" w:color="auto" w:fill="auto"/>
            <w:noWrap/>
            <w:vAlign w:val="center"/>
            <w:hideMark/>
          </w:tcPr>
          <w:p w14:paraId="155BC493" w14:textId="77777777" w:rsidR="00A720FF" w:rsidRPr="00773417" w:rsidRDefault="00A720FF" w:rsidP="00A720FF">
            <w:pPr>
              <w:rPr>
                <w:b/>
                <w:color w:val="000000"/>
                <w:sz w:val="16"/>
                <w:szCs w:val="16"/>
              </w:rPr>
            </w:pPr>
            <w:r w:rsidRPr="00773417">
              <w:rPr>
                <w:b/>
                <w:color w:val="000000"/>
                <w:sz w:val="16"/>
                <w:szCs w:val="16"/>
              </w:rPr>
              <w:t>level</w:t>
            </w:r>
          </w:p>
        </w:tc>
        <w:tc>
          <w:tcPr>
            <w:tcW w:w="440" w:type="pct"/>
            <w:vAlign w:val="center"/>
          </w:tcPr>
          <w:p w14:paraId="7C9105F4" w14:textId="77777777" w:rsidR="00A720FF" w:rsidRDefault="00A720FF" w:rsidP="00A720FF">
            <w:pPr>
              <w:jc w:val="center"/>
              <w:rPr>
                <w:b/>
                <w:color w:val="000000"/>
                <w:sz w:val="16"/>
                <w:szCs w:val="16"/>
              </w:rPr>
            </w:pPr>
            <w:r w:rsidRPr="00773417">
              <w:rPr>
                <w:b/>
                <w:color w:val="000000"/>
                <w:sz w:val="16"/>
                <w:szCs w:val="16"/>
              </w:rPr>
              <w:t>Level</w:t>
            </w:r>
            <w:r>
              <w:rPr>
                <w:b/>
                <w:color w:val="000000"/>
                <w:sz w:val="16"/>
                <w:szCs w:val="16"/>
              </w:rPr>
              <w:t>_desc</w:t>
            </w:r>
          </w:p>
        </w:tc>
        <w:tc>
          <w:tcPr>
            <w:tcW w:w="394" w:type="pct"/>
            <w:shd w:val="clear" w:color="auto" w:fill="auto"/>
            <w:noWrap/>
            <w:vAlign w:val="center"/>
            <w:hideMark/>
          </w:tcPr>
          <w:p w14:paraId="629E5793" w14:textId="0841CBDE" w:rsidR="00A720FF" w:rsidRPr="00773417" w:rsidRDefault="00A720FF" w:rsidP="00A720FF">
            <w:pPr>
              <w:rPr>
                <w:b/>
                <w:color w:val="000000"/>
                <w:sz w:val="16"/>
                <w:szCs w:val="16"/>
              </w:rPr>
            </w:pPr>
            <w:r w:rsidRPr="00773417">
              <w:rPr>
                <w:b/>
                <w:color w:val="000000"/>
                <w:sz w:val="16"/>
                <w:szCs w:val="16"/>
              </w:rPr>
              <w:t>Linkage</w:t>
            </w:r>
            <w:r w:rsidR="001858A3">
              <w:rPr>
                <w:b/>
                <w:color w:val="000000"/>
                <w:sz w:val="16"/>
                <w:szCs w:val="16"/>
              </w:rPr>
              <w:br/>
            </w:r>
            <w:r w:rsidRPr="00773417">
              <w:rPr>
                <w:b/>
                <w:color w:val="000000"/>
                <w:sz w:val="16"/>
                <w:szCs w:val="16"/>
              </w:rPr>
              <w:t>Status</w:t>
            </w:r>
          </w:p>
        </w:tc>
        <w:tc>
          <w:tcPr>
            <w:tcW w:w="444" w:type="pct"/>
            <w:shd w:val="clear" w:color="auto" w:fill="auto"/>
            <w:noWrap/>
            <w:vAlign w:val="center"/>
            <w:hideMark/>
          </w:tcPr>
          <w:p w14:paraId="6F929F01" w14:textId="77777777" w:rsidR="00A720FF" w:rsidRPr="00773417" w:rsidRDefault="00A720FF" w:rsidP="00A720FF">
            <w:pPr>
              <w:rPr>
                <w:b/>
                <w:color w:val="000000"/>
                <w:sz w:val="16"/>
                <w:szCs w:val="16"/>
              </w:rPr>
            </w:pPr>
            <w:r w:rsidRPr="00773417">
              <w:rPr>
                <w:b/>
                <w:color w:val="000000"/>
                <w:sz w:val="16"/>
                <w:szCs w:val="16"/>
              </w:rPr>
              <w:t>Birth_Type</w:t>
            </w:r>
          </w:p>
        </w:tc>
        <w:tc>
          <w:tcPr>
            <w:tcW w:w="275" w:type="pct"/>
            <w:shd w:val="clear" w:color="auto" w:fill="auto"/>
            <w:noWrap/>
            <w:vAlign w:val="center"/>
            <w:hideMark/>
          </w:tcPr>
          <w:p w14:paraId="66EAEC30" w14:textId="77777777" w:rsidR="00A720FF" w:rsidRPr="00773417" w:rsidRDefault="00A720FF" w:rsidP="00A720FF">
            <w:pPr>
              <w:rPr>
                <w:b/>
                <w:color w:val="000000"/>
                <w:sz w:val="16"/>
                <w:szCs w:val="16"/>
              </w:rPr>
            </w:pPr>
            <w:r w:rsidRPr="00773417">
              <w:rPr>
                <w:b/>
                <w:color w:val="000000"/>
                <w:sz w:val="16"/>
                <w:szCs w:val="16"/>
              </w:rPr>
              <w:t>Year</w:t>
            </w:r>
          </w:p>
        </w:tc>
        <w:tc>
          <w:tcPr>
            <w:tcW w:w="457" w:type="pct"/>
            <w:shd w:val="clear" w:color="auto" w:fill="auto"/>
            <w:noWrap/>
            <w:vAlign w:val="center"/>
            <w:hideMark/>
          </w:tcPr>
          <w:p w14:paraId="5D73CCF8" w14:textId="77777777" w:rsidR="00A720FF" w:rsidRPr="00773417" w:rsidRDefault="00A720FF" w:rsidP="00A720FF">
            <w:pPr>
              <w:rPr>
                <w:b/>
                <w:color w:val="000000"/>
                <w:sz w:val="16"/>
                <w:szCs w:val="16"/>
              </w:rPr>
            </w:pPr>
            <w:r w:rsidRPr="00773417">
              <w:rPr>
                <w:b/>
                <w:color w:val="000000"/>
                <w:sz w:val="16"/>
                <w:szCs w:val="16"/>
              </w:rPr>
              <w:t>YearMonth</w:t>
            </w:r>
          </w:p>
        </w:tc>
        <w:tc>
          <w:tcPr>
            <w:tcW w:w="355" w:type="pct"/>
            <w:shd w:val="clear" w:color="auto" w:fill="auto"/>
            <w:noWrap/>
            <w:vAlign w:val="center"/>
            <w:hideMark/>
          </w:tcPr>
          <w:p w14:paraId="3E8B36A3" w14:textId="77777777" w:rsidR="00A720FF" w:rsidRPr="00773417" w:rsidRDefault="00A720FF" w:rsidP="00A720FF">
            <w:pPr>
              <w:rPr>
                <w:b/>
                <w:color w:val="000000"/>
                <w:sz w:val="16"/>
                <w:szCs w:val="16"/>
              </w:rPr>
            </w:pPr>
            <w:r w:rsidRPr="00773417">
              <w:rPr>
                <w:b/>
                <w:color w:val="000000"/>
                <w:sz w:val="16"/>
                <w:szCs w:val="16"/>
              </w:rPr>
              <w:t>ICD_Ver</w:t>
            </w:r>
          </w:p>
        </w:tc>
        <w:tc>
          <w:tcPr>
            <w:tcW w:w="416" w:type="pct"/>
            <w:shd w:val="clear" w:color="auto" w:fill="auto"/>
            <w:noWrap/>
            <w:vAlign w:val="center"/>
            <w:hideMark/>
          </w:tcPr>
          <w:p w14:paraId="7DBBDE4F" w14:textId="77777777" w:rsidR="00A720FF" w:rsidRPr="00773417" w:rsidRDefault="00A720FF" w:rsidP="00A720FF">
            <w:pPr>
              <w:rPr>
                <w:b/>
                <w:color w:val="000000"/>
                <w:sz w:val="16"/>
                <w:szCs w:val="16"/>
              </w:rPr>
            </w:pPr>
            <w:r w:rsidRPr="00773417">
              <w:rPr>
                <w:b/>
                <w:color w:val="000000"/>
                <w:sz w:val="16"/>
                <w:szCs w:val="16"/>
              </w:rPr>
              <w:t>AgeGroup</w:t>
            </w:r>
          </w:p>
        </w:tc>
        <w:tc>
          <w:tcPr>
            <w:tcW w:w="376" w:type="pct"/>
            <w:shd w:val="clear" w:color="auto" w:fill="auto"/>
            <w:noWrap/>
            <w:vAlign w:val="center"/>
            <w:hideMark/>
          </w:tcPr>
          <w:p w14:paraId="2B4C6766" w14:textId="77777777" w:rsidR="00A720FF" w:rsidRPr="00773417" w:rsidRDefault="00A720FF" w:rsidP="00A720FF">
            <w:pPr>
              <w:rPr>
                <w:b/>
                <w:color w:val="000000"/>
                <w:sz w:val="16"/>
                <w:szCs w:val="16"/>
              </w:rPr>
            </w:pPr>
            <w:r w:rsidRPr="00773417">
              <w:rPr>
                <w:b/>
                <w:color w:val="000000"/>
                <w:sz w:val="16"/>
                <w:szCs w:val="16"/>
              </w:rPr>
              <w:t>EncType</w:t>
            </w:r>
          </w:p>
        </w:tc>
        <w:tc>
          <w:tcPr>
            <w:tcW w:w="204" w:type="pct"/>
            <w:shd w:val="clear" w:color="auto" w:fill="auto"/>
            <w:noWrap/>
            <w:vAlign w:val="center"/>
            <w:hideMark/>
          </w:tcPr>
          <w:p w14:paraId="2D2780B5" w14:textId="77777777" w:rsidR="00A720FF" w:rsidRPr="00773417" w:rsidRDefault="00A720FF" w:rsidP="00A720FF">
            <w:pPr>
              <w:rPr>
                <w:b/>
                <w:color w:val="000000"/>
                <w:sz w:val="16"/>
                <w:szCs w:val="16"/>
              </w:rPr>
            </w:pPr>
            <w:r w:rsidRPr="00773417">
              <w:rPr>
                <w:b/>
                <w:color w:val="000000"/>
                <w:sz w:val="16"/>
                <w:szCs w:val="16"/>
              </w:rPr>
              <w:t>sex</w:t>
            </w:r>
          </w:p>
        </w:tc>
        <w:tc>
          <w:tcPr>
            <w:tcW w:w="368" w:type="pct"/>
            <w:vAlign w:val="center"/>
          </w:tcPr>
          <w:p w14:paraId="5F81729F" w14:textId="77777777" w:rsidR="00A720FF" w:rsidRPr="00605F3A" w:rsidRDefault="00A720FF" w:rsidP="00A720FF">
            <w:pPr>
              <w:jc w:val="center"/>
              <w:rPr>
                <w:b/>
                <w:color w:val="000000"/>
                <w:sz w:val="16"/>
                <w:szCs w:val="16"/>
                <w:highlight w:val="yellow"/>
              </w:rPr>
            </w:pPr>
            <w:r w:rsidRPr="00372277">
              <w:rPr>
                <w:b/>
                <w:color w:val="000000"/>
                <w:sz w:val="16"/>
                <w:szCs w:val="16"/>
              </w:rPr>
              <w:t>daysdiff</w:t>
            </w:r>
          </w:p>
        </w:tc>
        <w:tc>
          <w:tcPr>
            <w:tcW w:w="353" w:type="pct"/>
            <w:vAlign w:val="center"/>
          </w:tcPr>
          <w:p w14:paraId="041739EC" w14:textId="5F36B52D" w:rsidR="00A720FF" w:rsidRPr="00773417" w:rsidRDefault="00A720FF" w:rsidP="00A720FF">
            <w:pPr>
              <w:rPr>
                <w:b/>
                <w:color w:val="000000"/>
                <w:sz w:val="16"/>
                <w:szCs w:val="16"/>
              </w:rPr>
            </w:pPr>
            <w:r w:rsidRPr="00773417">
              <w:rPr>
                <w:b/>
                <w:color w:val="000000"/>
                <w:sz w:val="16"/>
                <w:szCs w:val="16"/>
              </w:rPr>
              <w:t>Match</w:t>
            </w:r>
            <w:r w:rsidR="001858A3">
              <w:rPr>
                <w:b/>
                <w:color w:val="000000"/>
                <w:sz w:val="16"/>
                <w:szCs w:val="16"/>
              </w:rPr>
              <w:br/>
            </w:r>
            <w:r w:rsidRPr="00773417">
              <w:rPr>
                <w:b/>
                <w:color w:val="000000"/>
                <w:sz w:val="16"/>
                <w:szCs w:val="16"/>
              </w:rPr>
              <w:t>Method</w:t>
            </w:r>
          </w:p>
        </w:tc>
        <w:tc>
          <w:tcPr>
            <w:tcW w:w="370" w:type="pct"/>
            <w:shd w:val="clear" w:color="auto" w:fill="auto"/>
            <w:noWrap/>
            <w:vAlign w:val="center"/>
            <w:hideMark/>
          </w:tcPr>
          <w:p w14:paraId="0A15C564" w14:textId="77777777" w:rsidR="00A720FF" w:rsidRPr="00773417" w:rsidRDefault="00A720FF" w:rsidP="00A720FF">
            <w:pPr>
              <w:rPr>
                <w:b/>
                <w:color w:val="000000"/>
                <w:sz w:val="16"/>
                <w:szCs w:val="16"/>
              </w:rPr>
            </w:pPr>
            <w:r w:rsidRPr="00773417">
              <w:rPr>
                <w:b/>
                <w:color w:val="000000"/>
                <w:sz w:val="16"/>
                <w:szCs w:val="16"/>
              </w:rPr>
              <w:t>count</w:t>
            </w:r>
          </w:p>
        </w:tc>
      </w:tr>
      <w:tr w:rsidR="008F1837" w:rsidRPr="00773417" w14:paraId="5C4AB599" w14:textId="77777777" w:rsidTr="008F1837">
        <w:trPr>
          <w:trHeight w:val="300"/>
        </w:trPr>
        <w:tc>
          <w:tcPr>
            <w:tcW w:w="297" w:type="pct"/>
          </w:tcPr>
          <w:p w14:paraId="07867E7B" w14:textId="77777777" w:rsidR="00A720FF"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4DAED86D" w14:textId="77777777" w:rsidR="00A720FF" w:rsidRPr="00773417" w:rsidRDefault="00A720FF" w:rsidP="00A720FF">
            <w:pPr>
              <w:rPr>
                <w:color w:val="000000"/>
                <w:sz w:val="16"/>
                <w:szCs w:val="16"/>
              </w:rPr>
            </w:pPr>
            <w:r>
              <w:rPr>
                <w:color w:val="000000"/>
                <w:sz w:val="16"/>
                <w:szCs w:val="16"/>
              </w:rPr>
              <w:t>000</w:t>
            </w:r>
          </w:p>
        </w:tc>
        <w:tc>
          <w:tcPr>
            <w:tcW w:w="440" w:type="pct"/>
          </w:tcPr>
          <w:p w14:paraId="47B1A81A" w14:textId="77777777" w:rsidR="00A720FF" w:rsidRPr="00773417" w:rsidRDefault="00A720FF" w:rsidP="00A720FF">
            <w:pPr>
              <w:rPr>
                <w:color w:val="000000"/>
                <w:sz w:val="16"/>
                <w:szCs w:val="16"/>
              </w:rPr>
            </w:pPr>
            <w:r>
              <w:rPr>
                <w:color w:val="000000"/>
                <w:sz w:val="16"/>
                <w:szCs w:val="16"/>
              </w:rPr>
              <w:t>Overall</w:t>
            </w:r>
          </w:p>
        </w:tc>
        <w:tc>
          <w:tcPr>
            <w:tcW w:w="394" w:type="pct"/>
            <w:shd w:val="clear" w:color="auto" w:fill="auto"/>
            <w:noWrap/>
            <w:vAlign w:val="bottom"/>
            <w:hideMark/>
          </w:tcPr>
          <w:p w14:paraId="058AC830" w14:textId="77777777" w:rsidR="00A720FF" w:rsidRPr="00773417" w:rsidRDefault="00A720FF" w:rsidP="00A720FF">
            <w:pPr>
              <w:rPr>
                <w:color w:val="000000"/>
                <w:sz w:val="16"/>
                <w:szCs w:val="16"/>
              </w:rPr>
            </w:pPr>
          </w:p>
        </w:tc>
        <w:tc>
          <w:tcPr>
            <w:tcW w:w="444" w:type="pct"/>
            <w:shd w:val="clear" w:color="auto" w:fill="auto"/>
            <w:noWrap/>
            <w:vAlign w:val="bottom"/>
            <w:hideMark/>
          </w:tcPr>
          <w:p w14:paraId="382E8BA4" w14:textId="77777777" w:rsidR="00A720FF" w:rsidRPr="00773417" w:rsidRDefault="00A720FF" w:rsidP="00A720FF">
            <w:pPr>
              <w:rPr>
                <w:color w:val="000000"/>
                <w:sz w:val="16"/>
                <w:szCs w:val="16"/>
              </w:rPr>
            </w:pPr>
          </w:p>
        </w:tc>
        <w:tc>
          <w:tcPr>
            <w:tcW w:w="275" w:type="pct"/>
            <w:shd w:val="clear" w:color="auto" w:fill="auto"/>
            <w:noWrap/>
            <w:vAlign w:val="bottom"/>
            <w:hideMark/>
          </w:tcPr>
          <w:p w14:paraId="6CAFE0E0" w14:textId="77777777" w:rsidR="00A720FF" w:rsidRPr="00773417" w:rsidRDefault="00A720FF" w:rsidP="00A720FF">
            <w:pPr>
              <w:rPr>
                <w:color w:val="000000"/>
                <w:sz w:val="16"/>
                <w:szCs w:val="16"/>
              </w:rPr>
            </w:pPr>
          </w:p>
        </w:tc>
        <w:tc>
          <w:tcPr>
            <w:tcW w:w="457" w:type="pct"/>
            <w:shd w:val="clear" w:color="auto" w:fill="auto"/>
            <w:noWrap/>
            <w:vAlign w:val="bottom"/>
            <w:hideMark/>
          </w:tcPr>
          <w:p w14:paraId="3252EA76" w14:textId="77777777" w:rsidR="00A720FF" w:rsidRPr="00773417" w:rsidRDefault="00A720FF" w:rsidP="00A720FF">
            <w:pPr>
              <w:rPr>
                <w:color w:val="000000"/>
                <w:sz w:val="16"/>
                <w:szCs w:val="16"/>
              </w:rPr>
            </w:pPr>
          </w:p>
        </w:tc>
        <w:tc>
          <w:tcPr>
            <w:tcW w:w="355" w:type="pct"/>
            <w:shd w:val="clear" w:color="auto" w:fill="auto"/>
            <w:noWrap/>
            <w:vAlign w:val="bottom"/>
            <w:hideMark/>
          </w:tcPr>
          <w:p w14:paraId="31F978B9" w14:textId="77777777" w:rsidR="00A720FF" w:rsidRPr="00773417" w:rsidRDefault="00A720FF" w:rsidP="00A720FF">
            <w:pPr>
              <w:rPr>
                <w:color w:val="000000"/>
                <w:sz w:val="16"/>
                <w:szCs w:val="16"/>
              </w:rPr>
            </w:pPr>
          </w:p>
        </w:tc>
        <w:tc>
          <w:tcPr>
            <w:tcW w:w="416" w:type="pct"/>
            <w:shd w:val="clear" w:color="auto" w:fill="auto"/>
            <w:noWrap/>
            <w:vAlign w:val="bottom"/>
            <w:hideMark/>
          </w:tcPr>
          <w:p w14:paraId="4A993277" w14:textId="77777777" w:rsidR="00A720FF" w:rsidRPr="00773417" w:rsidRDefault="00A720FF" w:rsidP="00A720FF">
            <w:pPr>
              <w:rPr>
                <w:color w:val="000000"/>
                <w:sz w:val="16"/>
                <w:szCs w:val="16"/>
              </w:rPr>
            </w:pPr>
          </w:p>
        </w:tc>
        <w:tc>
          <w:tcPr>
            <w:tcW w:w="376" w:type="pct"/>
            <w:shd w:val="clear" w:color="auto" w:fill="auto"/>
            <w:noWrap/>
            <w:vAlign w:val="bottom"/>
            <w:hideMark/>
          </w:tcPr>
          <w:p w14:paraId="7231D03A" w14:textId="77777777" w:rsidR="00A720FF" w:rsidRPr="00773417" w:rsidRDefault="00A720FF" w:rsidP="00A720FF">
            <w:pPr>
              <w:rPr>
                <w:color w:val="000000"/>
                <w:sz w:val="16"/>
                <w:szCs w:val="16"/>
              </w:rPr>
            </w:pPr>
          </w:p>
        </w:tc>
        <w:tc>
          <w:tcPr>
            <w:tcW w:w="204" w:type="pct"/>
            <w:shd w:val="clear" w:color="auto" w:fill="auto"/>
            <w:noWrap/>
            <w:vAlign w:val="bottom"/>
            <w:hideMark/>
          </w:tcPr>
          <w:p w14:paraId="7C0E2878" w14:textId="77777777" w:rsidR="00A720FF" w:rsidRPr="00773417" w:rsidRDefault="00A720FF" w:rsidP="00A720FF">
            <w:pPr>
              <w:rPr>
                <w:color w:val="000000"/>
                <w:sz w:val="16"/>
                <w:szCs w:val="16"/>
              </w:rPr>
            </w:pPr>
          </w:p>
        </w:tc>
        <w:tc>
          <w:tcPr>
            <w:tcW w:w="368" w:type="pct"/>
          </w:tcPr>
          <w:p w14:paraId="463376E9" w14:textId="77777777" w:rsidR="00A720FF" w:rsidRPr="00773417" w:rsidRDefault="00A720FF" w:rsidP="00A720FF">
            <w:pPr>
              <w:jc w:val="right"/>
              <w:rPr>
                <w:color w:val="000000"/>
                <w:sz w:val="16"/>
                <w:szCs w:val="16"/>
              </w:rPr>
            </w:pPr>
          </w:p>
        </w:tc>
        <w:tc>
          <w:tcPr>
            <w:tcW w:w="353" w:type="pct"/>
          </w:tcPr>
          <w:p w14:paraId="3F65911A"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367C5EB9" w14:textId="77777777" w:rsidR="00A720FF" w:rsidRPr="00773417" w:rsidRDefault="00A720FF" w:rsidP="00A720FF">
            <w:pPr>
              <w:jc w:val="right"/>
              <w:rPr>
                <w:color w:val="000000"/>
                <w:sz w:val="16"/>
                <w:szCs w:val="16"/>
              </w:rPr>
            </w:pPr>
            <w:r w:rsidRPr="00773417">
              <w:rPr>
                <w:color w:val="000000"/>
                <w:sz w:val="16"/>
                <w:szCs w:val="16"/>
              </w:rPr>
              <w:t>109</w:t>
            </w:r>
          </w:p>
        </w:tc>
      </w:tr>
      <w:tr w:rsidR="008F1837" w:rsidRPr="00773417" w14:paraId="011ABDF0" w14:textId="77777777" w:rsidTr="008F1837">
        <w:trPr>
          <w:trHeight w:val="315"/>
        </w:trPr>
        <w:tc>
          <w:tcPr>
            <w:tcW w:w="297" w:type="pct"/>
          </w:tcPr>
          <w:p w14:paraId="392598FB"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726AAC53" w14:textId="77777777" w:rsidR="00A720FF" w:rsidRPr="00773417" w:rsidRDefault="00A720FF" w:rsidP="00A720FF">
            <w:pPr>
              <w:rPr>
                <w:color w:val="000000"/>
                <w:sz w:val="16"/>
                <w:szCs w:val="16"/>
              </w:rPr>
            </w:pPr>
            <w:r w:rsidRPr="00773417">
              <w:rPr>
                <w:color w:val="000000"/>
                <w:sz w:val="16"/>
                <w:szCs w:val="16"/>
              </w:rPr>
              <w:t>001</w:t>
            </w:r>
          </w:p>
        </w:tc>
        <w:tc>
          <w:tcPr>
            <w:tcW w:w="440" w:type="pct"/>
          </w:tcPr>
          <w:p w14:paraId="0161CF83" w14:textId="77777777" w:rsidR="00A720FF" w:rsidRPr="00773417" w:rsidRDefault="00A720FF" w:rsidP="00A720FF">
            <w:pPr>
              <w:rPr>
                <w:color w:val="000000"/>
                <w:sz w:val="16"/>
                <w:szCs w:val="16"/>
              </w:rPr>
            </w:pPr>
          </w:p>
        </w:tc>
        <w:tc>
          <w:tcPr>
            <w:tcW w:w="394" w:type="pct"/>
            <w:shd w:val="clear" w:color="auto" w:fill="auto"/>
            <w:noWrap/>
            <w:vAlign w:val="bottom"/>
            <w:hideMark/>
          </w:tcPr>
          <w:p w14:paraId="206282AC" w14:textId="77777777" w:rsidR="00A720FF" w:rsidRPr="00773417" w:rsidRDefault="00A720FF" w:rsidP="00A720FF">
            <w:pPr>
              <w:rPr>
                <w:color w:val="000000"/>
                <w:sz w:val="16"/>
                <w:szCs w:val="16"/>
              </w:rPr>
            </w:pPr>
          </w:p>
        </w:tc>
        <w:tc>
          <w:tcPr>
            <w:tcW w:w="444" w:type="pct"/>
            <w:shd w:val="clear" w:color="auto" w:fill="auto"/>
            <w:noWrap/>
            <w:vAlign w:val="bottom"/>
            <w:hideMark/>
          </w:tcPr>
          <w:p w14:paraId="7E3BCF28" w14:textId="77777777" w:rsidR="00A720FF" w:rsidRPr="00773417" w:rsidRDefault="00A720FF" w:rsidP="00A720FF">
            <w:pPr>
              <w:rPr>
                <w:color w:val="000000"/>
                <w:sz w:val="16"/>
                <w:szCs w:val="16"/>
              </w:rPr>
            </w:pPr>
          </w:p>
        </w:tc>
        <w:tc>
          <w:tcPr>
            <w:tcW w:w="275" w:type="pct"/>
            <w:shd w:val="clear" w:color="auto" w:fill="auto"/>
            <w:noWrap/>
            <w:vAlign w:val="bottom"/>
            <w:hideMark/>
          </w:tcPr>
          <w:p w14:paraId="57873298" w14:textId="77777777" w:rsidR="00A720FF" w:rsidRPr="00773417" w:rsidRDefault="00A720FF" w:rsidP="00A720FF">
            <w:pPr>
              <w:rPr>
                <w:color w:val="000000"/>
                <w:sz w:val="16"/>
                <w:szCs w:val="16"/>
              </w:rPr>
            </w:pPr>
          </w:p>
        </w:tc>
        <w:tc>
          <w:tcPr>
            <w:tcW w:w="457" w:type="pct"/>
            <w:shd w:val="clear" w:color="auto" w:fill="auto"/>
            <w:noWrap/>
            <w:vAlign w:val="bottom"/>
            <w:hideMark/>
          </w:tcPr>
          <w:p w14:paraId="78ACD997" w14:textId="77777777" w:rsidR="00A720FF" w:rsidRPr="00773417" w:rsidRDefault="00A720FF" w:rsidP="00A720FF">
            <w:pPr>
              <w:rPr>
                <w:color w:val="000000"/>
                <w:sz w:val="16"/>
                <w:szCs w:val="16"/>
              </w:rPr>
            </w:pPr>
          </w:p>
        </w:tc>
        <w:tc>
          <w:tcPr>
            <w:tcW w:w="355" w:type="pct"/>
            <w:shd w:val="clear" w:color="auto" w:fill="auto"/>
            <w:noWrap/>
            <w:vAlign w:val="bottom"/>
            <w:hideMark/>
          </w:tcPr>
          <w:p w14:paraId="1A247709" w14:textId="77777777" w:rsidR="00A720FF" w:rsidRPr="00773417" w:rsidRDefault="00A720FF" w:rsidP="00A720FF">
            <w:pPr>
              <w:rPr>
                <w:color w:val="000000"/>
                <w:sz w:val="16"/>
                <w:szCs w:val="16"/>
              </w:rPr>
            </w:pPr>
          </w:p>
        </w:tc>
        <w:tc>
          <w:tcPr>
            <w:tcW w:w="416" w:type="pct"/>
            <w:shd w:val="clear" w:color="auto" w:fill="auto"/>
            <w:noWrap/>
            <w:vAlign w:val="bottom"/>
            <w:hideMark/>
          </w:tcPr>
          <w:p w14:paraId="03F74D72" w14:textId="77777777" w:rsidR="00A720FF" w:rsidRPr="00773417" w:rsidRDefault="00A720FF" w:rsidP="00A720FF">
            <w:pPr>
              <w:rPr>
                <w:color w:val="000000"/>
                <w:sz w:val="16"/>
                <w:szCs w:val="16"/>
              </w:rPr>
            </w:pPr>
          </w:p>
        </w:tc>
        <w:tc>
          <w:tcPr>
            <w:tcW w:w="376" w:type="pct"/>
            <w:shd w:val="clear" w:color="auto" w:fill="auto"/>
            <w:noWrap/>
            <w:vAlign w:val="bottom"/>
            <w:hideMark/>
          </w:tcPr>
          <w:p w14:paraId="4162B23B" w14:textId="77777777" w:rsidR="00A720FF" w:rsidRPr="00773417" w:rsidRDefault="00A720FF" w:rsidP="00A720FF">
            <w:pPr>
              <w:rPr>
                <w:color w:val="000000"/>
                <w:sz w:val="16"/>
                <w:szCs w:val="16"/>
              </w:rPr>
            </w:pPr>
          </w:p>
        </w:tc>
        <w:tc>
          <w:tcPr>
            <w:tcW w:w="204" w:type="pct"/>
            <w:shd w:val="clear" w:color="auto" w:fill="auto"/>
            <w:noWrap/>
            <w:vAlign w:val="bottom"/>
            <w:hideMark/>
          </w:tcPr>
          <w:p w14:paraId="025C5488" w14:textId="77777777" w:rsidR="00A720FF" w:rsidRPr="00773417" w:rsidRDefault="00A720FF" w:rsidP="00A720FF">
            <w:pPr>
              <w:rPr>
                <w:color w:val="000000"/>
                <w:sz w:val="16"/>
                <w:szCs w:val="16"/>
              </w:rPr>
            </w:pPr>
          </w:p>
        </w:tc>
        <w:tc>
          <w:tcPr>
            <w:tcW w:w="368" w:type="pct"/>
          </w:tcPr>
          <w:p w14:paraId="2B23A9BE" w14:textId="77777777" w:rsidR="00A720FF" w:rsidRPr="00773417" w:rsidRDefault="00A720FF" w:rsidP="00A720FF">
            <w:pPr>
              <w:jc w:val="right"/>
              <w:rPr>
                <w:color w:val="000000"/>
                <w:sz w:val="16"/>
                <w:szCs w:val="16"/>
              </w:rPr>
            </w:pPr>
          </w:p>
        </w:tc>
        <w:tc>
          <w:tcPr>
            <w:tcW w:w="353" w:type="pct"/>
          </w:tcPr>
          <w:p w14:paraId="1233AAAE"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632798B8" w14:textId="77777777" w:rsidR="00A720FF" w:rsidRPr="00773417" w:rsidRDefault="00A720FF" w:rsidP="00A720FF">
            <w:pPr>
              <w:jc w:val="right"/>
              <w:rPr>
                <w:color w:val="000000"/>
                <w:sz w:val="16"/>
                <w:szCs w:val="16"/>
              </w:rPr>
            </w:pPr>
            <w:r w:rsidRPr="00773417">
              <w:rPr>
                <w:color w:val="000000"/>
                <w:sz w:val="16"/>
                <w:szCs w:val="16"/>
              </w:rPr>
              <w:t>52,899</w:t>
            </w:r>
          </w:p>
        </w:tc>
      </w:tr>
      <w:tr w:rsidR="008F1837" w:rsidRPr="00773417" w14:paraId="1F0FE6FB" w14:textId="77777777" w:rsidTr="008F1837">
        <w:trPr>
          <w:trHeight w:val="300"/>
        </w:trPr>
        <w:tc>
          <w:tcPr>
            <w:tcW w:w="297" w:type="pct"/>
          </w:tcPr>
          <w:p w14:paraId="79F553A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5397726E" w14:textId="77777777" w:rsidR="00A720FF" w:rsidRPr="00773417" w:rsidRDefault="00A720FF" w:rsidP="00A720FF">
            <w:pPr>
              <w:rPr>
                <w:color w:val="000000"/>
                <w:sz w:val="16"/>
                <w:szCs w:val="16"/>
              </w:rPr>
            </w:pPr>
            <w:r w:rsidRPr="00773417">
              <w:rPr>
                <w:color w:val="000000"/>
                <w:sz w:val="16"/>
                <w:szCs w:val="16"/>
              </w:rPr>
              <w:t>001</w:t>
            </w:r>
          </w:p>
        </w:tc>
        <w:tc>
          <w:tcPr>
            <w:tcW w:w="440" w:type="pct"/>
          </w:tcPr>
          <w:p w14:paraId="740DCAE3" w14:textId="77777777" w:rsidR="00A720FF" w:rsidRPr="00773417" w:rsidRDefault="00A720FF" w:rsidP="00A720FF">
            <w:pPr>
              <w:rPr>
                <w:color w:val="000000"/>
                <w:sz w:val="16"/>
                <w:szCs w:val="16"/>
              </w:rPr>
            </w:pPr>
          </w:p>
        </w:tc>
        <w:tc>
          <w:tcPr>
            <w:tcW w:w="394" w:type="pct"/>
            <w:shd w:val="clear" w:color="auto" w:fill="auto"/>
            <w:noWrap/>
            <w:vAlign w:val="bottom"/>
            <w:hideMark/>
          </w:tcPr>
          <w:p w14:paraId="502D5A01" w14:textId="77777777" w:rsidR="00A720FF" w:rsidRPr="00773417" w:rsidRDefault="00A720FF" w:rsidP="00A720FF">
            <w:pPr>
              <w:rPr>
                <w:color w:val="000000"/>
                <w:sz w:val="16"/>
                <w:szCs w:val="16"/>
              </w:rPr>
            </w:pPr>
          </w:p>
        </w:tc>
        <w:tc>
          <w:tcPr>
            <w:tcW w:w="444" w:type="pct"/>
            <w:shd w:val="clear" w:color="auto" w:fill="auto"/>
            <w:noWrap/>
            <w:vAlign w:val="bottom"/>
            <w:hideMark/>
          </w:tcPr>
          <w:p w14:paraId="76E2B5CC" w14:textId="77777777" w:rsidR="00A720FF" w:rsidRPr="00773417" w:rsidRDefault="00A720FF" w:rsidP="00A720FF">
            <w:pPr>
              <w:rPr>
                <w:color w:val="000000"/>
                <w:sz w:val="16"/>
                <w:szCs w:val="16"/>
              </w:rPr>
            </w:pPr>
          </w:p>
        </w:tc>
        <w:tc>
          <w:tcPr>
            <w:tcW w:w="275" w:type="pct"/>
            <w:shd w:val="clear" w:color="auto" w:fill="auto"/>
            <w:noWrap/>
            <w:vAlign w:val="bottom"/>
            <w:hideMark/>
          </w:tcPr>
          <w:p w14:paraId="7265405A" w14:textId="77777777" w:rsidR="00A720FF" w:rsidRPr="00773417" w:rsidRDefault="00A720FF" w:rsidP="00A720FF">
            <w:pPr>
              <w:rPr>
                <w:color w:val="000000"/>
                <w:sz w:val="16"/>
                <w:szCs w:val="16"/>
              </w:rPr>
            </w:pPr>
          </w:p>
        </w:tc>
        <w:tc>
          <w:tcPr>
            <w:tcW w:w="457" w:type="pct"/>
            <w:shd w:val="clear" w:color="auto" w:fill="auto"/>
            <w:noWrap/>
            <w:vAlign w:val="bottom"/>
            <w:hideMark/>
          </w:tcPr>
          <w:p w14:paraId="3162B69B" w14:textId="77777777" w:rsidR="00A720FF" w:rsidRPr="00773417" w:rsidRDefault="00A720FF" w:rsidP="00A720FF">
            <w:pPr>
              <w:rPr>
                <w:color w:val="000000"/>
                <w:sz w:val="16"/>
                <w:szCs w:val="16"/>
              </w:rPr>
            </w:pPr>
          </w:p>
        </w:tc>
        <w:tc>
          <w:tcPr>
            <w:tcW w:w="355" w:type="pct"/>
            <w:shd w:val="clear" w:color="auto" w:fill="auto"/>
            <w:noWrap/>
            <w:vAlign w:val="bottom"/>
            <w:hideMark/>
          </w:tcPr>
          <w:p w14:paraId="3304202A" w14:textId="77777777" w:rsidR="00A720FF" w:rsidRPr="00773417" w:rsidRDefault="00A720FF" w:rsidP="00A720FF">
            <w:pPr>
              <w:rPr>
                <w:color w:val="000000"/>
                <w:sz w:val="16"/>
                <w:szCs w:val="16"/>
              </w:rPr>
            </w:pPr>
          </w:p>
        </w:tc>
        <w:tc>
          <w:tcPr>
            <w:tcW w:w="416" w:type="pct"/>
            <w:shd w:val="clear" w:color="auto" w:fill="auto"/>
            <w:noWrap/>
            <w:vAlign w:val="bottom"/>
            <w:hideMark/>
          </w:tcPr>
          <w:p w14:paraId="4052CC84" w14:textId="77777777" w:rsidR="00A720FF" w:rsidRPr="00773417" w:rsidRDefault="00A720FF" w:rsidP="00A720FF">
            <w:pPr>
              <w:rPr>
                <w:color w:val="000000"/>
                <w:sz w:val="16"/>
                <w:szCs w:val="16"/>
              </w:rPr>
            </w:pPr>
          </w:p>
        </w:tc>
        <w:tc>
          <w:tcPr>
            <w:tcW w:w="376" w:type="pct"/>
            <w:shd w:val="clear" w:color="auto" w:fill="auto"/>
            <w:noWrap/>
            <w:vAlign w:val="bottom"/>
            <w:hideMark/>
          </w:tcPr>
          <w:p w14:paraId="437CB4F3" w14:textId="77777777" w:rsidR="00A720FF" w:rsidRPr="00773417" w:rsidRDefault="00A720FF" w:rsidP="00A720FF">
            <w:pPr>
              <w:rPr>
                <w:color w:val="000000"/>
                <w:sz w:val="16"/>
                <w:szCs w:val="16"/>
              </w:rPr>
            </w:pPr>
          </w:p>
        </w:tc>
        <w:tc>
          <w:tcPr>
            <w:tcW w:w="204" w:type="pct"/>
            <w:shd w:val="clear" w:color="auto" w:fill="auto"/>
            <w:noWrap/>
            <w:vAlign w:val="bottom"/>
            <w:hideMark/>
          </w:tcPr>
          <w:p w14:paraId="2236B5AE" w14:textId="77777777" w:rsidR="00A720FF" w:rsidRPr="00773417" w:rsidRDefault="00A720FF" w:rsidP="00A720FF">
            <w:pPr>
              <w:rPr>
                <w:color w:val="000000"/>
                <w:sz w:val="16"/>
                <w:szCs w:val="16"/>
              </w:rPr>
            </w:pPr>
          </w:p>
        </w:tc>
        <w:tc>
          <w:tcPr>
            <w:tcW w:w="368" w:type="pct"/>
          </w:tcPr>
          <w:p w14:paraId="27E4A12A" w14:textId="77777777" w:rsidR="00A720FF" w:rsidRPr="00773417" w:rsidRDefault="00A720FF" w:rsidP="00A720FF">
            <w:pPr>
              <w:jc w:val="right"/>
              <w:rPr>
                <w:color w:val="000000"/>
                <w:sz w:val="16"/>
                <w:szCs w:val="16"/>
              </w:rPr>
            </w:pPr>
          </w:p>
        </w:tc>
        <w:tc>
          <w:tcPr>
            <w:tcW w:w="353" w:type="pct"/>
          </w:tcPr>
          <w:p w14:paraId="090790A4"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0244A8E4" w14:textId="77777777" w:rsidR="00A720FF" w:rsidRPr="00773417" w:rsidRDefault="00A720FF" w:rsidP="00A720FF">
            <w:pPr>
              <w:jc w:val="right"/>
              <w:rPr>
                <w:color w:val="000000"/>
                <w:sz w:val="16"/>
                <w:szCs w:val="16"/>
              </w:rPr>
            </w:pPr>
            <w:r w:rsidRPr="00773417">
              <w:rPr>
                <w:color w:val="000000"/>
                <w:sz w:val="16"/>
                <w:szCs w:val="16"/>
              </w:rPr>
              <w:t>1</w:t>
            </w:r>
          </w:p>
        </w:tc>
      </w:tr>
      <w:tr w:rsidR="008F1837" w:rsidRPr="00773417" w14:paraId="1BFB5853" w14:textId="77777777" w:rsidTr="008F1837">
        <w:trPr>
          <w:trHeight w:val="300"/>
        </w:trPr>
        <w:tc>
          <w:tcPr>
            <w:tcW w:w="297" w:type="pct"/>
          </w:tcPr>
          <w:p w14:paraId="401CEED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3103C623" w14:textId="77777777" w:rsidR="00A720FF" w:rsidRPr="00773417" w:rsidRDefault="00A720FF" w:rsidP="00A720FF">
            <w:pPr>
              <w:rPr>
                <w:color w:val="000000"/>
                <w:sz w:val="16"/>
                <w:szCs w:val="16"/>
              </w:rPr>
            </w:pPr>
            <w:r w:rsidRPr="00773417">
              <w:rPr>
                <w:color w:val="000000"/>
                <w:sz w:val="16"/>
                <w:szCs w:val="16"/>
              </w:rPr>
              <w:t>002</w:t>
            </w:r>
          </w:p>
        </w:tc>
        <w:tc>
          <w:tcPr>
            <w:tcW w:w="440" w:type="pct"/>
          </w:tcPr>
          <w:p w14:paraId="78D4F53E" w14:textId="77777777" w:rsidR="00A720FF" w:rsidRPr="00773417" w:rsidRDefault="00A720FF" w:rsidP="00A720FF">
            <w:pPr>
              <w:rPr>
                <w:color w:val="000000"/>
                <w:sz w:val="16"/>
                <w:szCs w:val="16"/>
              </w:rPr>
            </w:pPr>
          </w:p>
        </w:tc>
        <w:tc>
          <w:tcPr>
            <w:tcW w:w="394" w:type="pct"/>
            <w:shd w:val="clear" w:color="auto" w:fill="auto"/>
            <w:noWrap/>
            <w:vAlign w:val="bottom"/>
            <w:hideMark/>
          </w:tcPr>
          <w:p w14:paraId="1CD14522" w14:textId="77777777" w:rsidR="00A720FF" w:rsidRPr="00773417" w:rsidRDefault="00A720FF" w:rsidP="00A720FF">
            <w:pPr>
              <w:rPr>
                <w:color w:val="000000"/>
                <w:sz w:val="16"/>
                <w:szCs w:val="16"/>
              </w:rPr>
            </w:pPr>
          </w:p>
        </w:tc>
        <w:tc>
          <w:tcPr>
            <w:tcW w:w="444" w:type="pct"/>
            <w:shd w:val="clear" w:color="auto" w:fill="auto"/>
            <w:noWrap/>
            <w:vAlign w:val="bottom"/>
            <w:hideMark/>
          </w:tcPr>
          <w:p w14:paraId="2355FBB3" w14:textId="77777777" w:rsidR="00A720FF" w:rsidRPr="00773417" w:rsidRDefault="00A720FF" w:rsidP="00A720FF">
            <w:pPr>
              <w:rPr>
                <w:color w:val="000000"/>
                <w:sz w:val="16"/>
                <w:szCs w:val="16"/>
              </w:rPr>
            </w:pPr>
          </w:p>
        </w:tc>
        <w:tc>
          <w:tcPr>
            <w:tcW w:w="275" w:type="pct"/>
            <w:shd w:val="clear" w:color="auto" w:fill="auto"/>
            <w:noWrap/>
            <w:vAlign w:val="bottom"/>
            <w:hideMark/>
          </w:tcPr>
          <w:p w14:paraId="34A5CD68" w14:textId="77777777" w:rsidR="00A720FF" w:rsidRPr="00773417" w:rsidRDefault="00A720FF" w:rsidP="00A720FF">
            <w:pPr>
              <w:rPr>
                <w:color w:val="000000"/>
                <w:sz w:val="16"/>
                <w:szCs w:val="16"/>
              </w:rPr>
            </w:pPr>
          </w:p>
        </w:tc>
        <w:tc>
          <w:tcPr>
            <w:tcW w:w="457" w:type="pct"/>
            <w:shd w:val="clear" w:color="auto" w:fill="auto"/>
            <w:noWrap/>
            <w:vAlign w:val="bottom"/>
            <w:hideMark/>
          </w:tcPr>
          <w:p w14:paraId="57C5DE47" w14:textId="77777777" w:rsidR="00A720FF" w:rsidRPr="00773417" w:rsidRDefault="00A720FF" w:rsidP="00A720FF">
            <w:pPr>
              <w:rPr>
                <w:color w:val="000000"/>
                <w:sz w:val="16"/>
                <w:szCs w:val="16"/>
              </w:rPr>
            </w:pPr>
          </w:p>
        </w:tc>
        <w:tc>
          <w:tcPr>
            <w:tcW w:w="355" w:type="pct"/>
            <w:shd w:val="clear" w:color="auto" w:fill="auto"/>
            <w:noWrap/>
            <w:vAlign w:val="bottom"/>
            <w:hideMark/>
          </w:tcPr>
          <w:p w14:paraId="5CED3F47" w14:textId="77777777" w:rsidR="00A720FF" w:rsidRPr="00773417" w:rsidRDefault="00A720FF" w:rsidP="00A720FF">
            <w:pPr>
              <w:rPr>
                <w:color w:val="000000"/>
                <w:sz w:val="16"/>
                <w:szCs w:val="16"/>
              </w:rPr>
            </w:pPr>
          </w:p>
        </w:tc>
        <w:tc>
          <w:tcPr>
            <w:tcW w:w="416" w:type="pct"/>
            <w:shd w:val="clear" w:color="auto" w:fill="auto"/>
            <w:noWrap/>
            <w:vAlign w:val="bottom"/>
            <w:hideMark/>
          </w:tcPr>
          <w:p w14:paraId="14A17FCE" w14:textId="77777777" w:rsidR="00A720FF" w:rsidRPr="00773417" w:rsidRDefault="00A720FF" w:rsidP="00A720FF">
            <w:pPr>
              <w:rPr>
                <w:color w:val="000000"/>
                <w:sz w:val="16"/>
                <w:szCs w:val="16"/>
              </w:rPr>
            </w:pPr>
          </w:p>
        </w:tc>
        <w:tc>
          <w:tcPr>
            <w:tcW w:w="376" w:type="pct"/>
            <w:shd w:val="clear" w:color="auto" w:fill="auto"/>
            <w:noWrap/>
            <w:vAlign w:val="bottom"/>
            <w:hideMark/>
          </w:tcPr>
          <w:p w14:paraId="12B0C2BA" w14:textId="77777777" w:rsidR="00A720FF" w:rsidRPr="00773417" w:rsidRDefault="00A720FF" w:rsidP="00A720FF">
            <w:pPr>
              <w:rPr>
                <w:color w:val="000000"/>
                <w:sz w:val="16"/>
                <w:szCs w:val="16"/>
              </w:rPr>
            </w:pPr>
          </w:p>
        </w:tc>
        <w:tc>
          <w:tcPr>
            <w:tcW w:w="204" w:type="pct"/>
            <w:shd w:val="clear" w:color="auto" w:fill="auto"/>
            <w:noWrap/>
            <w:vAlign w:val="bottom"/>
            <w:hideMark/>
          </w:tcPr>
          <w:p w14:paraId="222B1896" w14:textId="77777777" w:rsidR="00A720FF" w:rsidRPr="00773417" w:rsidRDefault="00A720FF" w:rsidP="00A720FF">
            <w:pPr>
              <w:rPr>
                <w:color w:val="000000"/>
                <w:sz w:val="16"/>
                <w:szCs w:val="16"/>
              </w:rPr>
            </w:pPr>
          </w:p>
        </w:tc>
        <w:tc>
          <w:tcPr>
            <w:tcW w:w="368" w:type="pct"/>
          </w:tcPr>
          <w:p w14:paraId="6A5B031D" w14:textId="77777777" w:rsidR="00A720FF" w:rsidRPr="00773417" w:rsidRDefault="00A720FF" w:rsidP="00A720FF">
            <w:pPr>
              <w:jc w:val="right"/>
              <w:rPr>
                <w:color w:val="000000"/>
                <w:sz w:val="16"/>
                <w:szCs w:val="16"/>
              </w:rPr>
            </w:pPr>
          </w:p>
        </w:tc>
        <w:tc>
          <w:tcPr>
            <w:tcW w:w="353" w:type="pct"/>
          </w:tcPr>
          <w:p w14:paraId="40935A75"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70021C0F" w14:textId="77777777" w:rsidR="00A720FF" w:rsidRPr="00773417" w:rsidRDefault="00A720FF" w:rsidP="00A720FF">
            <w:pPr>
              <w:jc w:val="right"/>
              <w:rPr>
                <w:color w:val="000000"/>
                <w:sz w:val="16"/>
                <w:szCs w:val="16"/>
              </w:rPr>
            </w:pPr>
            <w:r w:rsidRPr="00773417">
              <w:rPr>
                <w:color w:val="000000"/>
                <w:sz w:val="16"/>
                <w:szCs w:val="16"/>
              </w:rPr>
              <w:t>2</w:t>
            </w:r>
          </w:p>
        </w:tc>
      </w:tr>
      <w:tr w:rsidR="008F1837" w:rsidRPr="00773417" w14:paraId="24B15107" w14:textId="77777777" w:rsidTr="008F1837">
        <w:trPr>
          <w:trHeight w:val="315"/>
        </w:trPr>
        <w:tc>
          <w:tcPr>
            <w:tcW w:w="297" w:type="pct"/>
          </w:tcPr>
          <w:p w14:paraId="147818C9" w14:textId="77777777" w:rsidR="00A720FF" w:rsidRPr="00773417" w:rsidRDefault="00A720FF" w:rsidP="00A720FF">
            <w:pPr>
              <w:rPr>
                <w:color w:val="000000"/>
                <w:sz w:val="16"/>
                <w:szCs w:val="16"/>
              </w:rPr>
            </w:pPr>
            <w:r>
              <w:rPr>
                <w:color w:val="000000"/>
                <w:sz w:val="16"/>
                <w:szCs w:val="16"/>
              </w:rPr>
              <w:t>XXXXX</w:t>
            </w:r>
          </w:p>
        </w:tc>
        <w:tc>
          <w:tcPr>
            <w:tcW w:w="250" w:type="pct"/>
            <w:shd w:val="clear" w:color="auto" w:fill="auto"/>
            <w:noWrap/>
            <w:vAlign w:val="bottom"/>
            <w:hideMark/>
          </w:tcPr>
          <w:p w14:paraId="5E5B8613" w14:textId="77777777" w:rsidR="00A720FF" w:rsidRPr="00773417" w:rsidRDefault="00A720FF" w:rsidP="00A720FF">
            <w:pPr>
              <w:rPr>
                <w:color w:val="000000"/>
                <w:sz w:val="16"/>
                <w:szCs w:val="16"/>
              </w:rPr>
            </w:pPr>
            <w:r w:rsidRPr="00773417">
              <w:rPr>
                <w:color w:val="000000"/>
                <w:sz w:val="16"/>
                <w:szCs w:val="16"/>
              </w:rPr>
              <w:t>002</w:t>
            </w:r>
          </w:p>
        </w:tc>
        <w:tc>
          <w:tcPr>
            <w:tcW w:w="440" w:type="pct"/>
          </w:tcPr>
          <w:p w14:paraId="78336370" w14:textId="77777777" w:rsidR="00A720FF" w:rsidRPr="00773417" w:rsidRDefault="00A720FF" w:rsidP="00A720FF">
            <w:pPr>
              <w:rPr>
                <w:color w:val="000000"/>
                <w:sz w:val="16"/>
                <w:szCs w:val="16"/>
              </w:rPr>
            </w:pPr>
          </w:p>
        </w:tc>
        <w:tc>
          <w:tcPr>
            <w:tcW w:w="394" w:type="pct"/>
            <w:shd w:val="clear" w:color="auto" w:fill="auto"/>
            <w:noWrap/>
            <w:vAlign w:val="bottom"/>
            <w:hideMark/>
          </w:tcPr>
          <w:p w14:paraId="667AA60A" w14:textId="77777777" w:rsidR="00A720FF" w:rsidRPr="00773417" w:rsidRDefault="00A720FF" w:rsidP="00A720FF">
            <w:pPr>
              <w:rPr>
                <w:color w:val="000000"/>
                <w:sz w:val="16"/>
                <w:szCs w:val="16"/>
              </w:rPr>
            </w:pPr>
          </w:p>
        </w:tc>
        <w:tc>
          <w:tcPr>
            <w:tcW w:w="444" w:type="pct"/>
            <w:shd w:val="clear" w:color="auto" w:fill="auto"/>
            <w:noWrap/>
            <w:vAlign w:val="bottom"/>
            <w:hideMark/>
          </w:tcPr>
          <w:p w14:paraId="0A40AC45" w14:textId="77777777" w:rsidR="00A720FF" w:rsidRPr="00773417" w:rsidRDefault="00A720FF" w:rsidP="00A720FF">
            <w:pPr>
              <w:rPr>
                <w:color w:val="000000"/>
                <w:sz w:val="16"/>
                <w:szCs w:val="16"/>
              </w:rPr>
            </w:pPr>
          </w:p>
        </w:tc>
        <w:tc>
          <w:tcPr>
            <w:tcW w:w="275" w:type="pct"/>
            <w:shd w:val="clear" w:color="auto" w:fill="auto"/>
            <w:noWrap/>
            <w:vAlign w:val="bottom"/>
            <w:hideMark/>
          </w:tcPr>
          <w:p w14:paraId="6E1D9659" w14:textId="77777777" w:rsidR="00A720FF" w:rsidRPr="00773417" w:rsidRDefault="00A720FF" w:rsidP="00A720FF">
            <w:pPr>
              <w:rPr>
                <w:color w:val="000000"/>
                <w:sz w:val="16"/>
                <w:szCs w:val="16"/>
              </w:rPr>
            </w:pPr>
          </w:p>
        </w:tc>
        <w:tc>
          <w:tcPr>
            <w:tcW w:w="457" w:type="pct"/>
            <w:shd w:val="clear" w:color="auto" w:fill="auto"/>
            <w:noWrap/>
            <w:vAlign w:val="bottom"/>
            <w:hideMark/>
          </w:tcPr>
          <w:p w14:paraId="001DD8E2" w14:textId="77777777" w:rsidR="00A720FF" w:rsidRPr="00773417" w:rsidRDefault="00A720FF" w:rsidP="00A720FF">
            <w:pPr>
              <w:rPr>
                <w:color w:val="000000"/>
                <w:sz w:val="16"/>
                <w:szCs w:val="16"/>
              </w:rPr>
            </w:pPr>
          </w:p>
        </w:tc>
        <w:tc>
          <w:tcPr>
            <w:tcW w:w="355" w:type="pct"/>
            <w:shd w:val="clear" w:color="auto" w:fill="auto"/>
            <w:noWrap/>
            <w:vAlign w:val="bottom"/>
            <w:hideMark/>
          </w:tcPr>
          <w:p w14:paraId="14161605" w14:textId="77777777" w:rsidR="00A720FF" w:rsidRPr="00773417" w:rsidRDefault="00A720FF" w:rsidP="00A720FF">
            <w:pPr>
              <w:rPr>
                <w:color w:val="000000"/>
                <w:sz w:val="16"/>
                <w:szCs w:val="16"/>
              </w:rPr>
            </w:pPr>
          </w:p>
        </w:tc>
        <w:tc>
          <w:tcPr>
            <w:tcW w:w="416" w:type="pct"/>
            <w:shd w:val="clear" w:color="auto" w:fill="auto"/>
            <w:noWrap/>
            <w:vAlign w:val="bottom"/>
            <w:hideMark/>
          </w:tcPr>
          <w:p w14:paraId="2E576EF9" w14:textId="77777777" w:rsidR="00A720FF" w:rsidRPr="00773417" w:rsidRDefault="00A720FF" w:rsidP="00A720FF">
            <w:pPr>
              <w:rPr>
                <w:color w:val="000000"/>
                <w:sz w:val="16"/>
                <w:szCs w:val="16"/>
              </w:rPr>
            </w:pPr>
          </w:p>
        </w:tc>
        <w:tc>
          <w:tcPr>
            <w:tcW w:w="376" w:type="pct"/>
            <w:shd w:val="clear" w:color="auto" w:fill="auto"/>
            <w:noWrap/>
            <w:vAlign w:val="bottom"/>
            <w:hideMark/>
          </w:tcPr>
          <w:p w14:paraId="6B490E4B" w14:textId="77777777" w:rsidR="00A720FF" w:rsidRPr="00773417" w:rsidRDefault="00A720FF" w:rsidP="00A720FF">
            <w:pPr>
              <w:rPr>
                <w:color w:val="000000"/>
                <w:sz w:val="16"/>
                <w:szCs w:val="16"/>
              </w:rPr>
            </w:pPr>
          </w:p>
        </w:tc>
        <w:tc>
          <w:tcPr>
            <w:tcW w:w="204" w:type="pct"/>
            <w:shd w:val="clear" w:color="auto" w:fill="auto"/>
            <w:noWrap/>
            <w:vAlign w:val="bottom"/>
            <w:hideMark/>
          </w:tcPr>
          <w:p w14:paraId="6CB63C5E" w14:textId="77777777" w:rsidR="00A720FF" w:rsidRPr="00773417" w:rsidRDefault="00A720FF" w:rsidP="00A720FF">
            <w:pPr>
              <w:rPr>
                <w:color w:val="000000"/>
                <w:sz w:val="16"/>
                <w:szCs w:val="16"/>
              </w:rPr>
            </w:pPr>
            <w:r w:rsidRPr="00773417">
              <w:rPr>
                <w:color w:val="000000"/>
                <w:sz w:val="16"/>
                <w:szCs w:val="16"/>
              </w:rPr>
              <w:t>F</w:t>
            </w:r>
          </w:p>
        </w:tc>
        <w:tc>
          <w:tcPr>
            <w:tcW w:w="368" w:type="pct"/>
          </w:tcPr>
          <w:p w14:paraId="2636DC5C" w14:textId="77777777" w:rsidR="00A720FF" w:rsidRPr="00773417" w:rsidRDefault="00A720FF" w:rsidP="00A720FF">
            <w:pPr>
              <w:jc w:val="right"/>
              <w:rPr>
                <w:color w:val="000000"/>
                <w:sz w:val="16"/>
                <w:szCs w:val="16"/>
              </w:rPr>
            </w:pPr>
          </w:p>
        </w:tc>
        <w:tc>
          <w:tcPr>
            <w:tcW w:w="353" w:type="pct"/>
          </w:tcPr>
          <w:p w14:paraId="21B072CA" w14:textId="77777777" w:rsidR="00A720FF" w:rsidRPr="00773417" w:rsidRDefault="00A720FF" w:rsidP="00A720FF">
            <w:pPr>
              <w:jc w:val="right"/>
              <w:rPr>
                <w:color w:val="000000"/>
                <w:sz w:val="16"/>
                <w:szCs w:val="16"/>
              </w:rPr>
            </w:pPr>
          </w:p>
        </w:tc>
        <w:tc>
          <w:tcPr>
            <w:tcW w:w="370" w:type="pct"/>
            <w:shd w:val="clear" w:color="auto" w:fill="auto"/>
            <w:noWrap/>
            <w:vAlign w:val="bottom"/>
            <w:hideMark/>
          </w:tcPr>
          <w:p w14:paraId="09308029" w14:textId="77777777" w:rsidR="00A720FF" w:rsidRPr="00773417" w:rsidRDefault="00A720FF" w:rsidP="00A720FF">
            <w:pPr>
              <w:jc w:val="right"/>
              <w:rPr>
                <w:color w:val="000000"/>
                <w:sz w:val="16"/>
                <w:szCs w:val="16"/>
              </w:rPr>
            </w:pPr>
            <w:r w:rsidRPr="00773417">
              <w:rPr>
                <w:color w:val="000000"/>
                <w:sz w:val="16"/>
                <w:szCs w:val="16"/>
              </w:rPr>
              <w:t>107</w:t>
            </w:r>
          </w:p>
        </w:tc>
      </w:tr>
    </w:tbl>
    <w:p w14:paraId="28B0F4AB" w14:textId="77777777" w:rsidR="00A720FF" w:rsidRDefault="00A720FF" w:rsidP="00A720FF"/>
    <w:p w14:paraId="59819D47" w14:textId="559D92F0" w:rsidR="00A720FF" w:rsidRDefault="00A720FF" w:rsidP="00A720FF">
      <w:pPr>
        <w:pStyle w:val="Heading3"/>
      </w:pPr>
      <w:bookmarkStart w:id="52" w:name="_Aggregate_Level_3_1"/>
      <w:bookmarkStart w:id="53" w:name="_Toc66377173"/>
      <w:bookmarkEnd w:id="52"/>
      <w:r>
        <w:t xml:space="preserve">Aggregate Level 3 Descriptive Delivery Counts (output filenames: </w:t>
      </w:r>
      <w:r>
        <w:rPr>
          <w:b/>
          <w:bCs/>
        </w:rPr>
        <w:t>l3_mil_aggregate_deliv</w:t>
      </w:r>
      <w:r>
        <w:t>)</w:t>
      </w:r>
      <w:bookmarkEnd w:id="53"/>
    </w:p>
    <w:p w14:paraId="43FC93AD" w14:textId="77777777" w:rsidR="00A720FF" w:rsidRPr="00773417" w:rsidRDefault="00A720FF" w:rsidP="00A720FF">
      <w:r w:rsidRPr="00773417">
        <w:t>This table will be saved to the “dplocal” folder and moved to the “msoc” folder to be shared with SOC if: 1) the results of the table are based on the MIL table 2) the process did not abort during level 1 or 2 checks.</w:t>
      </w:r>
    </w:p>
    <w:p w14:paraId="4BBA382D" w14:textId="77777777" w:rsidR="00A720FF" w:rsidRPr="00773417" w:rsidRDefault="00A720FF" w:rsidP="00A720FF">
      <w:pPr>
        <w:rPr>
          <w:b/>
        </w:rPr>
      </w:pPr>
    </w:p>
    <w:p w14:paraId="191AE8E4" w14:textId="09AB330C" w:rsidR="00A720FF" w:rsidRDefault="00A720FF" w:rsidP="00A720FF">
      <w:r w:rsidRPr="00773417">
        <w:t>This table will include data related to the following check(s):</w:t>
      </w:r>
    </w:p>
    <w:p w14:paraId="07D217EC" w14:textId="7A2196DF" w:rsidR="00A720FF" w:rsidRDefault="00A720FF" w:rsidP="00553259">
      <w:pPr>
        <w:ind w:firstLine="720"/>
        <w:rPr>
          <w:b/>
          <w:bCs/>
        </w:rPr>
      </w:pPr>
      <w:r>
        <w:rPr>
          <w:b/>
          <w:bCs/>
        </w:rPr>
        <w:t>Mother-Infant Delivery Data Distribution Table</w:t>
      </w:r>
    </w:p>
    <w:tbl>
      <w:tblPr>
        <w:tblStyle w:val="TableGrid"/>
        <w:tblW w:w="4956" w:type="pct"/>
        <w:tblLook w:val="04A0" w:firstRow="1" w:lastRow="0" w:firstColumn="1" w:lastColumn="0" w:noHBand="0" w:noVBand="1"/>
      </w:tblPr>
      <w:tblGrid>
        <w:gridCol w:w="1225"/>
        <w:gridCol w:w="939"/>
        <w:gridCol w:w="989"/>
        <w:gridCol w:w="972"/>
        <w:gridCol w:w="3231"/>
        <w:gridCol w:w="1912"/>
      </w:tblGrid>
      <w:tr w:rsidR="00A720FF" w:rsidRPr="00773417" w14:paraId="5A53B2DA" w14:textId="77777777" w:rsidTr="00A720FF">
        <w:trPr>
          <w:cantSplit/>
          <w:tblHeader/>
        </w:trPr>
        <w:tc>
          <w:tcPr>
            <w:tcW w:w="560" w:type="pct"/>
            <w:vAlign w:val="center"/>
          </w:tcPr>
          <w:p w14:paraId="6926B1E1"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Name</w:t>
            </w:r>
          </w:p>
        </w:tc>
        <w:tc>
          <w:tcPr>
            <w:tcW w:w="492" w:type="pct"/>
            <w:vAlign w:val="center"/>
          </w:tcPr>
          <w:p w14:paraId="0C82FF8D"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Variable Type and Length (Bytes)</w:t>
            </w:r>
          </w:p>
        </w:tc>
        <w:tc>
          <w:tcPr>
            <w:tcW w:w="386" w:type="pct"/>
            <w:vAlign w:val="center"/>
          </w:tcPr>
          <w:p w14:paraId="18926C89"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Format</w:t>
            </w:r>
          </w:p>
        </w:tc>
        <w:tc>
          <w:tcPr>
            <w:tcW w:w="490" w:type="pct"/>
            <w:vAlign w:val="center"/>
          </w:tcPr>
          <w:p w14:paraId="445A92F8"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Label</w:t>
            </w:r>
          </w:p>
        </w:tc>
        <w:tc>
          <w:tcPr>
            <w:tcW w:w="1892" w:type="pct"/>
            <w:vAlign w:val="center"/>
          </w:tcPr>
          <w:p w14:paraId="61C50DB5"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Values</w:t>
            </w:r>
          </w:p>
        </w:tc>
        <w:tc>
          <w:tcPr>
            <w:tcW w:w="1180" w:type="pct"/>
            <w:vAlign w:val="center"/>
          </w:tcPr>
          <w:p w14:paraId="5FABBBE2" w14:textId="77777777" w:rsidR="00A720FF" w:rsidRPr="00773417" w:rsidRDefault="00A720FF" w:rsidP="00A720FF">
            <w:pPr>
              <w:jc w:val="center"/>
              <w:rPr>
                <w:rFonts w:cstheme="minorHAnsi"/>
                <w:b/>
                <w:bCs/>
                <w:color w:val="000000"/>
                <w:sz w:val="18"/>
                <w:szCs w:val="18"/>
              </w:rPr>
            </w:pPr>
            <w:r w:rsidRPr="00773417">
              <w:rPr>
                <w:rFonts w:cstheme="minorHAnsi"/>
                <w:b/>
                <w:bCs/>
                <w:color w:val="000000"/>
                <w:sz w:val="18"/>
                <w:szCs w:val="18"/>
              </w:rPr>
              <w:t>Definition / Comments / Guideline</w:t>
            </w:r>
          </w:p>
        </w:tc>
      </w:tr>
      <w:tr w:rsidR="00A720FF" w:rsidRPr="00773417" w14:paraId="438DA4F3" w14:textId="77777777" w:rsidTr="00A720FF">
        <w:trPr>
          <w:cantSplit/>
        </w:trPr>
        <w:tc>
          <w:tcPr>
            <w:tcW w:w="560" w:type="pct"/>
          </w:tcPr>
          <w:p w14:paraId="580148A9" w14:textId="77777777" w:rsidR="00A720FF" w:rsidRPr="00372277" w:rsidRDefault="00A720FF" w:rsidP="00A720FF">
            <w:pPr>
              <w:rPr>
                <w:rFonts w:cstheme="minorHAnsi"/>
                <w:color w:val="000000"/>
                <w:sz w:val="18"/>
                <w:szCs w:val="18"/>
              </w:rPr>
            </w:pPr>
            <w:r w:rsidRPr="00372277">
              <w:rPr>
                <w:rFonts w:cstheme="minorHAnsi"/>
                <w:color w:val="000000"/>
                <w:sz w:val="18"/>
                <w:szCs w:val="18"/>
              </w:rPr>
              <w:t>DP</w:t>
            </w:r>
          </w:p>
        </w:tc>
        <w:tc>
          <w:tcPr>
            <w:tcW w:w="492" w:type="pct"/>
          </w:tcPr>
          <w:p w14:paraId="444D51B6" w14:textId="77777777" w:rsidR="00A720FF" w:rsidRPr="00372277" w:rsidRDefault="00A720FF" w:rsidP="00A720FF">
            <w:pPr>
              <w:rPr>
                <w:rFonts w:cstheme="minorHAnsi"/>
                <w:color w:val="000000"/>
                <w:sz w:val="18"/>
                <w:szCs w:val="18"/>
              </w:rPr>
            </w:pPr>
            <w:r w:rsidRPr="00372277">
              <w:rPr>
                <w:sz w:val="18"/>
                <w:szCs w:val="18"/>
              </w:rPr>
              <w:t>Char(6)</w:t>
            </w:r>
          </w:p>
        </w:tc>
        <w:tc>
          <w:tcPr>
            <w:tcW w:w="386" w:type="pct"/>
          </w:tcPr>
          <w:p w14:paraId="6544968C" w14:textId="77777777" w:rsidR="00A720FF" w:rsidRPr="00372277" w:rsidRDefault="00A720FF" w:rsidP="00A720FF">
            <w:pPr>
              <w:rPr>
                <w:rFonts w:cstheme="minorHAnsi"/>
                <w:color w:val="000000"/>
                <w:sz w:val="18"/>
                <w:szCs w:val="18"/>
              </w:rPr>
            </w:pPr>
            <w:r w:rsidRPr="00372277">
              <w:rPr>
                <w:sz w:val="18"/>
                <w:szCs w:val="18"/>
              </w:rPr>
              <w:t>$6</w:t>
            </w:r>
          </w:p>
        </w:tc>
        <w:tc>
          <w:tcPr>
            <w:tcW w:w="490" w:type="pct"/>
          </w:tcPr>
          <w:p w14:paraId="13505420" w14:textId="77777777" w:rsidR="00A720FF" w:rsidRPr="00372277" w:rsidRDefault="00A720FF" w:rsidP="00A720FF">
            <w:pPr>
              <w:rPr>
                <w:rFonts w:cstheme="minorHAnsi"/>
                <w:color w:val="000000"/>
                <w:sz w:val="18"/>
                <w:szCs w:val="18"/>
              </w:rPr>
            </w:pPr>
          </w:p>
        </w:tc>
        <w:tc>
          <w:tcPr>
            <w:tcW w:w="1892" w:type="pct"/>
          </w:tcPr>
          <w:p w14:paraId="0BB80C3F" w14:textId="77777777" w:rsidR="00A720FF" w:rsidRPr="00372277" w:rsidRDefault="00A720FF" w:rsidP="00A720FF">
            <w:pPr>
              <w:rPr>
                <w:sz w:val="18"/>
                <w:szCs w:val="18"/>
              </w:rPr>
            </w:pPr>
            <w:r w:rsidRPr="00372277">
              <w:rPr>
                <w:sz w:val="18"/>
                <w:szCs w:val="18"/>
              </w:rPr>
              <w:t>3-6 character Data Partner identifier.</w:t>
            </w:r>
          </w:p>
        </w:tc>
        <w:tc>
          <w:tcPr>
            <w:tcW w:w="1180" w:type="pct"/>
          </w:tcPr>
          <w:p w14:paraId="2EBA7E57" w14:textId="77777777" w:rsidR="00A720FF" w:rsidRPr="00372277" w:rsidRDefault="00A720FF" w:rsidP="00A720FF">
            <w:pPr>
              <w:rPr>
                <w:rFonts w:cstheme="minorHAnsi"/>
                <w:color w:val="000000"/>
                <w:sz w:val="18"/>
                <w:szCs w:val="18"/>
              </w:rPr>
            </w:pPr>
            <w:r w:rsidRPr="00372277">
              <w:rPr>
                <w:sz w:val="18"/>
                <w:szCs w:val="18"/>
              </w:rPr>
              <w:t>Assigned by the SOC</w:t>
            </w:r>
          </w:p>
        </w:tc>
      </w:tr>
      <w:tr w:rsidR="00A720FF" w:rsidRPr="00773417" w14:paraId="71F6A93F" w14:textId="77777777" w:rsidTr="00A720FF">
        <w:trPr>
          <w:cantSplit/>
        </w:trPr>
        <w:tc>
          <w:tcPr>
            <w:tcW w:w="560" w:type="pct"/>
          </w:tcPr>
          <w:p w14:paraId="2BFDD3D9" w14:textId="77777777" w:rsidR="00A720FF" w:rsidRPr="00773417" w:rsidRDefault="00A720FF" w:rsidP="00A720FF">
            <w:pPr>
              <w:rPr>
                <w:rFonts w:cstheme="minorHAnsi"/>
                <w:color w:val="000000"/>
                <w:sz w:val="18"/>
                <w:szCs w:val="18"/>
              </w:rPr>
            </w:pPr>
            <w:r w:rsidRPr="00773417">
              <w:rPr>
                <w:rFonts w:cstheme="minorHAnsi"/>
                <w:color w:val="000000"/>
                <w:sz w:val="18"/>
                <w:szCs w:val="18"/>
              </w:rPr>
              <w:t>Level</w:t>
            </w:r>
          </w:p>
        </w:tc>
        <w:tc>
          <w:tcPr>
            <w:tcW w:w="492" w:type="pct"/>
          </w:tcPr>
          <w:p w14:paraId="43B4EFF1" w14:textId="25E9A1C8" w:rsidR="00A720FF" w:rsidRPr="00773417" w:rsidRDefault="00A720FF" w:rsidP="00A720FF">
            <w:pPr>
              <w:rPr>
                <w:rFonts w:cstheme="minorHAnsi"/>
                <w:color w:val="000000"/>
                <w:sz w:val="18"/>
                <w:szCs w:val="18"/>
              </w:rPr>
            </w:pPr>
            <w:r w:rsidRPr="00773417">
              <w:rPr>
                <w:rFonts w:cstheme="minorHAnsi"/>
                <w:color w:val="000000"/>
                <w:sz w:val="18"/>
                <w:szCs w:val="18"/>
              </w:rPr>
              <w:t>Char(</w:t>
            </w:r>
            <w:r>
              <w:rPr>
                <w:rFonts w:cstheme="minorHAnsi"/>
                <w:color w:val="000000"/>
                <w:sz w:val="18"/>
                <w:szCs w:val="18"/>
              </w:rPr>
              <w:t>4</w:t>
            </w:r>
            <w:r w:rsidRPr="00773417">
              <w:rPr>
                <w:rFonts w:cstheme="minorHAnsi"/>
                <w:color w:val="000000"/>
                <w:sz w:val="18"/>
                <w:szCs w:val="18"/>
              </w:rPr>
              <w:t>)</w:t>
            </w:r>
          </w:p>
        </w:tc>
        <w:tc>
          <w:tcPr>
            <w:tcW w:w="386" w:type="pct"/>
          </w:tcPr>
          <w:p w14:paraId="0F65CEAA" w14:textId="5732B7B0" w:rsidR="00A720FF" w:rsidRPr="00773417" w:rsidRDefault="00A720FF" w:rsidP="00A720FF">
            <w:pPr>
              <w:rPr>
                <w:rFonts w:cstheme="minorHAnsi"/>
                <w:color w:val="000000"/>
                <w:sz w:val="18"/>
                <w:szCs w:val="18"/>
              </w:rPr>
            </w:pPr>
            <w:r w:rsidRPr="00773417">
              <w:rPr>
                <w:rFonts w:cstheme="minorHAnsi"/>
                <w:color w:val="000000"/>
                <w:sz w:val="18"/>
                <w:szCs w:val="18"/>
              </w:rPr>
              <w:t>$</w:t>
            </w:r>
            <w:r>
              <w:rPr>
                <w:rFonts w:cstheme="minorHAnsi"/>
                <w:color w:val="000000"/>
                <w:sz w:val="18"/>
                <w:szCs w:val="18"/>
              </w:rPr>
              <w:t>4</w:t>
            </w:r>
            <w:r w:rsidRPr="00773417">
              <w:rPr>
                <w:rFonts w:cstheme="minorHAnsi"/>
                <w:color w:val="000000"/>
                <w:sz w:val="18"/>
                <w:szCs w:val="18"/>
              </w:rPr>
              <w:t>.</w:t>
            </w:r>
          </w:p>
        </w:tc>
        <w:tc>
          <w:tcPr>
            <w:tcW w:w="490" w:type="pct"/>
          </w:tcPr>
          <w:p w14:paraId="4FB608A1" w14:textId="77777777" w:rsidR="00A720FF" w:rsidRPr="00773417" w:rsidRDefault="00A720FF" w:rsidP="00A720FF">
            <w:pPr>
              <w:rPr>
                <w:rFonts w:cstheme="minorHAnsi"/>
                <w:color w:val="000000"/>
                <w:sz w:val="18"/>
                <w:szCs w:val="18"/>
              </w:rPr>
            </w:pPr>
          </w:p>
        </w:tc>
        <w:tc>
          <w:tcPr>
            <w:tcW w:w="1892" w:type="pct"/>
          </w:tcPr>
          <w:p w14:paraId="1575DD29" w14:textId="77777777" w:rsidR="00A720FF" w:rsidRPr="00773417" w:rsidRDefault="00A720FF" w:rsidP="00A720FF">
            <w:pPr>
              <w:rPr>
                <w:sz w:val="18"/>
                <w:szCs w:val="18"/>
              </w:rPr>
            </w:pPr>
            <w:r w:rsidRPr="00773417">
              <w:rPr>
                <w:sz w:val="18"/>
                <w:szCs w:val="18"/>
              </w:rPr>
              <w:t>000=No stratification</w:t>
            </w:r>
          </w:p>
          <w:p w14:paraId="65B22B1C" w14:textId="77777777" w:rsidR="00A720FF" w:rsidRPr="00773417" w:rsidRDefault="00A720FF" w:rsidP="00A720FF">
            <w:pPr>
              <w:rPr>
                <w:sz w:val="18"/>
                <w:szCs w:val="18"/>
              </w:rPr>
            </w:pPr>
            <w:r w:rsidRPr="00773417">
              <w:rPr>
                <w:sz w:val="18"/>
                <w:szCs w:val="18"/>
              </w:rPr>
              <w:t>001+=Various levels of combinations of stratification variables</w:t>
            </w:r>
          </w:p>
        </w:tc>
        <w:tc>
          <w:tcPr>
            <w:tcW w:w="1180" w:type="pct"/>
          </w:tcPr>
          <w:p w14:paraId="7F2CBA5E" w14:textId="77777777" w:rsidR="00A720FF" w:rsidRPr="00773417" w:rsidRDefault="00A720FF" w:rsidP="00A720FF">
            <w:pPr>
              <w:rPr>
                <w:rFonts w:cstheme="minorHAnsi"/>
                <w:color w:val="000000"/>
                <w:sz w:val="18"/>
                <w:szCs w:val="18"/>
              </w:rPr>
            </w:pPr>
          </w:p>
        </w:tc>
      </w:tr>
      <w:tr w:rsidR="00A720FF" w:rsidRPr="00773417" w14:paraId="7368A6DB" w14:textId="77777777" w:rsidTr="00A720FF">
        <w:trPr>
          <w:cantSplit/>
        </w:trPr>
        <w:tc>
          <w:tcPr>
            <w:tcW w:w="560" w:type="pct"/>
          </w:tcPr>
          <w:p w14:paraId="1EC7D4E4" w14:textId="77777777" w:rsidR="00A720FF" w:rsidRPr="00773417" w:rsidRDefault="00A720FF" w:rsidP="00A720FF">
            <w:pPr>
              <w:rPr>
                <w:rFonts w:cstheme="minorHAnsi"/>
                <w:color w:val="000000"/>
                <w:sz w:val="18"/>
                <w:szCs w:val="18"/>
              </w:rPr>
            </w:pPr>
            <w:r w:rsidRPr="00773417">
              <w:rPr>
                <w:rFonts w:cstheme="minorHAnsi"/>
                <w:color w:val="000000"/>
                <w:sz w:val="18"/>
                <w:szCs w:val="18"/>
              </w:rPr>
              <w:t>Level_desc</w:t>
            </w:r>
          </w:p>
        </w:tc>
        <w:tc>
          <w:tcPr>
            <w:tcW w:w="492" w:type="pct"/>
          </w:tcPr>
          <w:p w14:paraId="733F042B"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Char(200)</w:t>
            </w:r>
          </w:p>
        </w:tc>
        <w:tc>
          <w:tcPr>
            <w:tcW w:w="386" w:type="pct"/>
          </w:tcPr>
          <w:p w14:paraId="538FE18D"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$200</w:t>
            </w:r>
          </w:p>
        </w:tc>
        <w:tc>
          <w:tcPr>
            <w:tcW w:w="490" w:type="pct"/>
          </w:tcPr>
          <w:p w14:paraId="51CCC8D8" w14:textId="77777777" w:rsidR="00A720FF" w:rsidRPr="00773417" w:rsidRDefault="00A720FF" w:rsidP="00A720FF">
            <w:pPr>
              <w:rPr>
                <w:rFonts w:cstheme="minorHAnsi"/>
                <w:color w:val="000000"/>
                <w:sz w:val="18"/>
                <w:szCs w:val="18"/>
              </w:rPr>
            </w:pPr>
          </w:p>
        </w:tc>
        <w:tc>
          <w:tcPr>
            <w:tcW w:w="1892" w:type="pct"/>
          </w:tcPr>
          <w:p w14:paraId="3841F284" w14:textId="77777777" w:rsidR="00A720FF" w:rsidRPr="00773417" w:rsidRDefault="00A720FF" w:rsidP="00A720FF">
            <w:pPr>
              <w:rPr>
                <w:sz w:val="18"/>
                <w:szCs w:val="18"/>
              </w:rPr>
            </w:pPr>
            <w:r w:rsidRPr="00773417">
              <w:rPr>
                <w:sz w:val="18"/>
                <w:szCs w:val="18"/>
              </w:rPr>
              <w:t>Overall</w:t>
            </w:r>
          </w:p>
          <w:p w14:paraId="550188F2" w14:textId="77777777" w:rsidR="00A720FF" w:rsidRPr="00773417" w:rsidRDefault="00A720FF" w:rsidP="00A720FF">
            <w:pPr>
              <w:rPr>
                <w:sz w:val="18"/>
                <w:szCs w:val="18"/>
              </w:rPr>
            </w:pPr>
            <w:r w:rsidRPr="00773417">
              <w:rPr>
                <w:sz w:val="18"/>
                <w:szCs w:val="18"/>
              </w:rPr>
              <w:t>LinkageStatus</w:t>
            </w:r>
          </w:p>
          <w:p w14:paraId="36EF8155" w14:textId="77777777" w:rsidR="00A720FF" w:rsidRPr="00773417" w:rsidRDefault="00A720FF" w:rsidP="00A720FF">
            <w:pPr>
              <w:rPr>
                <w:sz w:val="18"/>
                <w:szCs w:val="18"/>
              </w:rPr>
            </w:pPr>
            <w:r w:rsidRPr="00773417">
              <w:rPr>
                <w:sz w:val="18"/>
                <w:szCs w:val="18"/>
              </w:rPr>
              <w:t>LinkageStatus*Birth_Type</w:t>
            </w:r>
          </w:p>
        </w:tc>
        <w:tc>
          <w:tcPr>
            <w:tcW w:w="1180" w:type="pct"/>
          </w:tcPr>
          <w:p w14:paraId="1D41766B" w14:textId="77777777" w:rsidR="00A720FF" w:rsidRPr="00773417" w:rsidRDefault="00A720FF" w:rsidP="00A720FF">
            <w:pPr>
              <w:rPr>
                <w:rFonts w:cstheme="minorHAnsi"/>
                <w:color w:val="000000"/>
                <w:sz w:val="18"/>
                <w:szCs w:val="18"/>
              </w:rPr>
            </w:pPr>
          </w:p>
        </w:tc>
      </w:tr>
      <w:tr w:rsidR="00A720FF" w:rsidRPr="00773417" w14:paraId="77792EED" w14:textId="77777777" w:rsidTr="00A720FF">
        <w:trPr>
          <w:cantSplit/>
        </w:trPr>
        <w:tc>
          <w:tcPr>
            <w:tcW w:w="560" w:type="pct"/>
          </w:tcPr>
          <w:p w14:paraId="10D62469"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LinkageStatus</w:t>
            </w:r>
          </w:p>
        </w:tc>
        <w:tc>
          <w:tcPr>
            <w:tcW w:w="492" w:type="pct"/>
          </w:tcPr>
          <w:p w14:paraId="023F8593"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86" w:type="pct"/>
          </w:tcPr>
          <w:p w14:paraId="59F3F912"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tcPr>
          <w:p w14:paraId="7FA708DF" w14:textId="77777777" w:rsidR="00A720FF" w:rsidRPr="00773417" w:rsidRDefault="00A720FF" w:rsidP="00A720FF">
            <w:pPr>
              <w:rPr>
                <w:rFonts w:cstheme="minorHAnsi"/>
                <w:color w:val="000000"/>
                <w:sz w:val="18"/>
                <w:szCs w:val="18"/>
              </w:rPr>
            </w:pPr>
            <w:r w:rsidRPr="00773417">
              <w:rPr>
                <w:rFonts w:cstheme="minorHAnsi"/>
                <w:color w:val="000000"/>
                <w:sz w:val="18"/>
                <w:szCs w:val="18"/>
              </w:rPr>
              <w:t>Linkage status</w:t>
            </w:r>
          </w:p>
        </w:tc>
        <w:tc>
          <w:tcPr>
            <w:tcW w:w="1892" w:type="pct"/>
          </w:tcPr>
          <w:p w14:paraId="460C41FB" w14:textId="77777777" w:rsidR="00A720FF" w:rsidRPr="00773417" w:rsidRDefault="00A720FF" w:rsidP="00A720FF">
            <w:pPr>
              <w:rPr>
                <w:sz w:val="18"/>
                <w:szCs w:val="18"/>
              </w:rPr>
            </w:pPr>
            <w:r w:rsidRPr="00773417">
              <w:rPr>
                <w:sz w:val="18"/>
                <w:szCs w:val="18"/>
              </w:rPr>
              <w:t>M=Mother/delivery not linked to infant (Filled MPatID and null CPatID)</w:t>
            </w:r>
          </w:p>
          <w:p w14:paraId="5F4C1478" w14:textId="77777777" w:rsidR="00A720FF" w:rsidRPr="00773417" w:rsidRDefault="00A720FF" w:rsidP="00A720FF">
            <w:pPr>
              <w:rPr>
                <w:sz w:val="18"/>
                <w:szCs w:val="18"/>
              </w:rPr>
            </w:pPr>
            <w:r w:rsidRPr="00773417">
              <w:rPr>
                <w:sz w:val="18"/>
                <w:szCs w:val="18"/>
              </w:rPr>
              <w:t>L=Linked mother/delivery to infant(s)</w:t>
            </w:r>
            <w:r w:rsidRPr="00773417">
              <w:rPr>
                <w:strike/>
                <w:sz w:val="18"/>
                <w:szCs w:val="18"/>
              </w:rPr>
              <w:t xml:space="preserve"> </w:t>
            </w:r>
          </w:p>
        </w:tc>
        <w:tc>
          <w:tcPr>
            <w:tcW w:w="1180" w:type="pct"/>
          </w:tcPr>
          <w:p w14:paraId="04BA3B14" w14:textId="77777777" w:rsidR="00A720FF" w:rsidRPr="00773417" w:rsidRDefault="00A720FF" w:rsidP="00A720FF">
            <w:pPr>
              <w:rPr>
                <w:rFonts w:cstheme="minorHAnsi"/>
                <w:color w:val="000000"/>
                <w:sz w:val="18"/>
                <w:szCs w:val="18"/>
              </w:rPr>
            </w:pPr>
          </w:p>
        </w:tc>
      </w:tr>
      <w:tr w:rsidR="00A720FF" w:rsidRPr="00773417" w14:paraId="077DD3A5" w14:textId="77777777" w:rsidTr="00A720FF">
        <w:trPr>
          <w:cantSplit/>
        </w:trPr>
        <w:tc>
          <w:tcPr>
            <w:tcW w:w="560" w:type="pct"/>
          </w:tcPr>
          <w:p w14:paraId="7F0A30EE" w14:textId="77777777" w:rsidR="00A720FF" w:rsidRPr="00773417" w:rsidRDefault="00A720FF" w:rsidP="00A720FF">
            <w:pPr>
              <w:rPr>
                <w:rFonts w:cstheme="minorHAnsi"/>
                <w:color w:val="000000"/>
                <w:sz w:val="18"/>
                <w:szCs w:val="18"/>
              </w:rPr>
            </w:pPr>
            <w:r w:rsidRPr="00773417">
              <w:rPr>
                <w:rFonts w:cstheme="minorHAnsi"/>
                <w:color w:val="000000"/>
                <w:sz w:val="18"/>
                <w:szCs w:val="18"/>
              </w:rPr>
              <w:t>Birth_Type</w:t>
            </w:r>
          </w:p>
        </w:tc>
        <w:tc>
          <w:tcPr>
            <w:tcW w:w="492" w:type="pct"/>
          </w:tcPr>
          <w:p w14:paraId="45041DF6"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86" w:type="pct"/>
          </w:tcPr>
          <w:p w14:paraId="49FE37D0" w14:textId="6AEB1101" w:rsidR="00A720FF" w:rsidRPr="00773417" w:rsidRDefault="00A720FF" w:rsidP="00A720FF">
            <w:pPr>
              <w:rPr>
                <w:rFonts w:cstheme="minorHAnsi"/>
                <w:color w:val="000000"/>
                <w:sz w:val="18"/>
                <w:szCs w:val="18"/>
              </w:rPr>
            </w:pPr>
            <w:ins w:id="54" w:author="Coronel-Moreno, Claudia" w:date="2019-02-20T16:54:00Z">
              <w:r>
                <w:rPr>
                  <w:rFonts w:cstheme="minorHAnsi"/>
                  <w:color w:val="000000"/>
                  <w:sz w:val="18"/>
                  <w:szCs w:val="18"/>
                </w:rPr>
                <w:t>3</w:t>
              </w:r>
            </w:ins>
            <w:r w:rsidRPr="00773417">
              <w:rPr>
                <w:rFonts w:cstheme="minorHAnsi"/>
                <w:color w:val="000000"/>
                <w:sz w:val="18"/>
                <w:szCs w:val="18"/>
              </w:rPr>
              <w:t>.</w:t>
            </w:r>
          </w:p>
        </w:tc>
        <w:tc>
          <w:tcPr>
            <w:tcW w:w="490" w:type="pct"/>
          </w:tcPr>
          <w:p w14:paraId="38B01169" w14:textId="77777777" w:rsidR="00A720FF" w:rsidRPr="00773417" w:rsidRDefault="00A720FF" w:rsidP="00A720FF">
            <w:pPr>
              <w:rPr>
                <w:rFonts w:cstheme="minorHAnsi"/>
                <w:color w:val="000000"/>
                <w:sz w:val="18"/>
                <w:szCs w:val="18"/>
              </w:rPr>
            </w:pPr>
            <w:r w:rsidRPr="00773417">
              <w:rPr>
                <w:rFonts w:cstheme="minorHAnsi"/>
                <w:color w:val="000000"/>
                <w:sz w:val="18"/>
                <w:szCs w:val="18"/>
              </w:rPr>
              <w:t>Singleton vs. multiple</w:t>
            </w:r>
          </w:p>
        </w:tc>
        <w:tc>
          <w:tcPr>
            <w:tcW w:w="1892" w:type="pct"/>
          </w:tcPr>
          <w:p w14:paraId="5598C3BB" w14:textId="77777777" w:rsidR="00A720FF" w:rsidRPr="00773417" w:rsidRDefault="00A720FF" w:rsidP="00A720FF">
            <w:pPr>
              <w:rPr>
                <w:rFonts w:cstheme="minorHAnsi"/>
                <w:color w:val="000000"/>
                <w:sz w:val="18"/>
                <w:szCs w:val="18"/>
              </w:rPr>
            </w:pPr>
            <w:r w:rsidRPr="00773417">
              <w:rPr>
                <w:sz w:val="18"/>
                <w:szCs w:val="18"/>
              </w:rPr>
              <w:t>0, 1, 2, 3, 4, 5, 8, or 9</w:t>
            </w:r>
          </w:p>
        </w:tc>
        <w:tc>
          <w:tcPr>
            <w:tcW w:w="1180" w:type="pct"/>
          </w:tcPr>
          <w:p w14:paraId="6099CDEC" w14:textId="77777777" w:rsidR="00A720FF" w:rsidRPr="00773417" w:rsidRDefault="00A720FF" w:rsidP="00A720FF">
            <w:pPr>
              <w:rPr>
                <w:rFonts w:cstheme="minorHAnsi"/>
                <w:color w:val="000000"/>
                <w:sz w:val="18"/>
                <w:szCs w:val="18"/>
              </w:rPr>
            </w:pPr>
          </w:p>
        </w:tc>
      </w:tr>
      <w:tr w:rsidR="00A720FF" w:rsidRPr="00773417" w14:paraId="46811580" w14:textId="77777777" w:rsidTr="00A720FF">
        <w:trPr>
          <w:cantSplit/>
        </w:trPr>
        <w:tc>
          <w:tcPr>
            <w:tcW w:w="560" w:type="pct"/>
            <w:shd w:val="clear" w:color="auto" w:fill="auto"/>
          </w:tcPr>
          <w:p w14:paraId="012D0C8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w:t>
            </w:r>
          </w:p>
        </w:tc>
        <w:tc>
          <w:tcPr>
            <w:tcW w:w="492" w:type="pct"/>
            <w:shd w:val="clear" w:color="auto" w:fill="auto"/>
          </w:tcPr>
          <w:p w14:paraId="38474C1F"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Char(4)</w:t>
            </w:r>
          </w:p>
        </w:tc>
        <w:tc>
          <w:tcPr>
            <w:tcW w:w="386" w:type="pct"/>
            <w:shd w:val="clear" w:color="auto" w:fill="auto"/>
          </w:tcPr>
          <w:p w14:paraId="2240255F" w14:textId="77777777" w:rsidR="00A720FF" w:rsidRPr="00773417" w:rsidRDefault="00A720FF" w:rsidP="00A720FF">
            <w:pPr>
              <w:rPr>
                <w:rFonts w:cstheme="minorHAnsi"/>
                <w:color w:val="000000"/>
                <w:sz w:val="18"/>
                <w:szCs w:val="18"/>
              </w:rPr>
            </w:pPr>
            <w:r w:rsidRPr="00773417">
              <w:rPr>
                <w:rFonts w:cstheme="minorHAnsi"/>
                <w:color w:val="000000"/>
                <w:sz w:val="18"/>
                <w:szCs w:val="18"/>
              </w:rPr>
              <w:t>$4.</w:t>
            </w:r>
          </w:p>
        </w:tc>
        <w:tc>
          <w:tcPr>
            <w:tcW w:w="490" w:type="pct"/>
            <w:shd w:val="clear" w:color="auto" w:fill="auto"/>
          </w:tcPr>
          <w:p w14:paraId="11E65FDE"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value</w:t>
            </w:r>
          </w:p>
        </w:tc>
        <w:tc>
          <w:tcPr>
            <w:tcW w:w="1892" w:type="pct"/>
            <w:shd w:val="clear" w:color="auto" w:fill="auto"/>
          </w:tcPr>
          <w:p w14:paraId="4DF87D85"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w:t>
            </w:r>
          </w:p>
        </w:tc>
        <w:tc>
          <w:tcPr>
            <w:tcW w:w="1180" w:type="pct"/>
            <w:shd w:val="clear" w:color="auto" w:fill="auto"/>
          </w:tcPr>
          <w:p w14:paraId="50F44828" w14:textId="77777777" w:rsidR="00A720FF" w:rsidRPr="00773417" w:rsidRDefault="00A720FF" w:rsidP="00A720FF">
            <w:pPr>
              <w:rPr>
                <w:rFonts w:cstheme="minorHAnsi"/>
                <w:color w:val="000000"/>
                <w:sz w:val="18"/>
                <w:szCs w:val="18"/>
              </w:rPr>
            </w:pPr>
            <w:r w:rsidRPr="00773417">
              <w:rPr>
                <w:rFonts w:cstheme="minorHAnsi"/>
                <w:color w:val="000000"/>
                <w:sz w:val="18"/>
                <w:szCs w:val="18"/>
              </w:rPr>
              <w:t>Based on ADate of EncounterID</w:t>
            </w:r>
          </w:p>
        </w:tc>
      </w:tr>
      <w:tr w:rsidR="00A720FF" w:rsidRPr="00773417" w14:paraId="07670298" w14:textId="77777777" w:rsidTr="00A720FF">
        <w:trPr>
          <w:cantSplit/>
        </w:trPr>
        <w:tc>
          <w:tcPr>
            <w:tcW w:w="560" w:type="pct"/>
            <w:shd w:val="clear" w:color="auto" w:fill="auto"/>
          </w:tcPr>
          <w:p w14:paraId="6122A9B6"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YearMonth</w:t>
            </w:r>
          </w:p>
        </w:tc>
        <w:tc>
          <w:tcPr>
            <w:tcW w:w="492" w:type="pct"/>
            <w:shd w:val="clear" w:color="auto" w:fill="auto"/>
          </w:tcPr>
          <w:p w14:paraId="09D59FA2"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Char(7)</w:t>
            </w:r>
          </w:p>
        </w:tc>
        <w:tc>
          <w:tcPr>
            <w:tcW w:w="386" w:type="pct"/>
            <w:shd w:val="clear" w:color="auto" w:fill="auto"/>
          </w:tcPr>
          <w:p w14:paraId="6359CEA2" w14:textId="77777777" w:rsidR="00A720FF" w:rsidRPr="00773417" w:rsidRDefault="00A720FF" w:rsidP="00A720FF">
            <w:pPr>
              <w:rPr>
                <w:rFonts w:cstheme="minorHAnsi"/>
                <w:color w:val="000000"/>
                <w:sz w:val="18"/>
                <w:szCs w:val="18"/>
              </w:rPr>
            </w:pPr>
            <w:r w:rsidRPr="00773417">
              <w:rPr>
                <w:rFonts w:cstheme="minorHAnsi"/>
                <w:color w:val="000000"/>
                <w:sz w:val="18"/>
                <w:szCs w:val="18"/>
              </w:rPr>
              <w:t>$7</w:t>
            </w:r>
          </w:p>
        </w:tc>
        <w:tc>
          <w:tcPr>
            <w:tcW w:w="490" w:type="pct"/>
            <w:shd w:val="clear" w:color="auto" w:fill="auto"/>
          </w:tcPr>
          <w:p w14:paraId="07591351" w14:textId="77777777" w:rsidR="00A720FF" w:rsidRPr="00773417" w:rsidRDefault="00A720FF" w:rsidP="00A720FF">
            <w:pPr>
              <w:rPr>
                <w:rFonts w:cstheme="minorHAnsi"/>
                <w:color w:val="000000"/>
                <w:sz w:val="18"/>
                <w:szCs w:val="18"/>
              </w:rPr>
            </w:pPr>
            <w:r w:rsidRPr="00773417">
              <w:rPr>
                <w:rFonts w:cstheme="minorHAnsi"/>
                <w:color w:val="000000"/>
                <w:sz w:val="18"/>
                <w:szCs w:val="18"/>
              </w:rPr>
              <w:t>Year and Month value</w:t>
            </w:r>
          </w:p>
        </w:tc>
        <w:tc>
          <w:tcPr>
            <w:tcW w:w="1892" w:type="pct"/>
            <w:shd w:val="clear" w:color="auto" w:fill="auto"/>
          </w:tcPr>
          <w:p w14:paraId="7F46C491" w14:textId="77777777" w:rsidR="00A720FF" w:rsidRPr="00773417" w:rsidRDefault="00A720FF" w:rsidP="00A720FF">
            <w:pPr>
              <w:rPr>
                <w:rFonts w:cstheme="minorHAnsi"/>
                <w:color w:val="000000"/>
                <w:sz w:val="18"/>
                <w:szCs w:val="18"/>
              </w:rPr>
            </w:pPr>
            <w:r w:rsidRPr="00773417">
              <w:rPr>
                <w:rFonts w:cstheme="minorHAnsi"/>
                <w:color w:val="000000"/>
                <w:sz w:val="18"/>
                <w:szCs w:val="18"/>
              </w:rPr>
              <w:t>20YY-##, where ##= 01-12 and dash is delimiter between values for year and month</w:t>
            </w:r>
          </w:p>
        </w:tc>
        <w:tc>
          <w:tcPr>
            <w:tcW w:w="1180" w:type="pct"/>
            <w:shd w:val="clear" w:color="auto" w:fill="auto"/>
          </w:tcPr>
          <w:p w14:paraId="58EFED14" w14:textId="77777777" w:rsidR="00A720FF" w:rsidRPr="00773417" w:rsidRDefault="00A720FF" w:rsidP="00A720FF">
            <w:pPr>
              <w:rPr>
                <w:rFonts w:cstheme="minorHAnsi"/>
                <w:color w:val="000000"/>
                <w:sz w:val="18"/>
                <w:szCs w:val="18"/>
              </w:rPr>
            </w:pPr>
            <w:r w:rsidRPr="00773417">
              <w:rPr>
                <w:rFonts w:cstheme="minorHAnsi"/>
                <w:color w:val="000000"/>
                <w:sz w:val="18"/>
                <w:szCs w:val="18"/>
              </w:rPr>
              <w:t>Based on ADate of EncounterID</w:t>
            </w:r>
          </w:p>
        </w:tc>
      </w:tr>
      <w:tr w:rsidR="00A720FF" w:rsidRPr="00773417" w14:paraId="524B2ACC" w14:textId="77777777" w:rsidTr="00A720FF">
        <w:trPr>
          <w:cantSplit/>
        </w:trPr>
        <w:tc>
          <w:tcPr>
            <w:tcW w:w="560" w:type="pct"/>
            <w:shd w:val="clear" w:color="auto" w:fill="auto"/>
          </w:tcPr>
          <w:p w14:paraId="15DB2B0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ICD_Ver</w:t>
            </w:r>
          </w:p>
        </w:tc>
        <w:tc>
          <w:tcPr>
            <w:tcW w:w="492" w:type="pct"/>
            <w:shd w:val="clear" w:color="auto" w:fill="auto"/>
          </w:tcPr>
          <w:p w14:paraId="140E930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Char(1)</w:t>
            </w:r>
          </w:p>
        </w:tc>
        <w:tc>
          <w:tcPr>
            <w:tcW w:w="386" w:type="pct"/>
            <w:shd w:val="clear" w:color="auto" w:fill="auto"/>
          </w:tcPr>
          <w:p w14:paraId="0E2AFABD"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shd w:val="clear" w:color="auto" w:fill="auto"/>
          </w:tcPr>
          <w:p w14:paraId="21E1E8EC" w14:textId="77777777" w:rsidR="00A720FF" w:rsidRPr="00773417" w:rsidRDefault="00A720FF" w:rsidP="00A720FF">
            <w:pPr>
              <w:rPr>
                <w:rFonts w:cstheme="minorHAnsi"/>
                <w:color w:val="000000"/>
                <w:sz w:val="18"/>
                <w:szCs w:val="18"/>
              </w:rPr>
            </w:pPr>
            <w:r w:rsidRPr="00773417">
              <w:rPr>
                <w:rFonts w:cstheme="minorHAnsi"/>
                <w:color w:val="000000"/>
                <w:sz w:val="18"/>
                <w:szCs w:val="18"/>
              </w:rPr>
              <w:t>ICD version</w:t>
            </w:r>
          </w:p>
        </w:tc>
        <w:tc>
          <w:tcPr>
            <w:tcW w:w="1892" w:type="pct"/>
            <w:shd w:val="clear" w:color="auto" w:fill="auto"/>
          </w:tcPr>
          <w:p w14:paraId="72B16B6A" w14:textId="77777777" w:rsidR="00A720FF" w:rsidRPr="00773417" w:rsidRDefault="00A720FF" w:rsidP="00A720FF">
            <w:pPr>
              <w:rPr>
                <w:rFonts w:cstheme="minorHAnsi"/>
                <w:color w:val="000000"/>
                <w:sz w:val="18"/>
                <w:szCs w:val="18"/>
              </w:rPr>
            </w:pPr>
            <w:r w:rsidRPr="00773417">
              <w:rPr>
                <w:rFonts w:cstheme="minorHAnsi"/>
                <w:color w:val="000000"/>
                <w:sz w:val="18"/>
                <w:szCs w:val="18"/>
              </w:rPr>
              <w:t>9= ICD9</w:t>
            </w:r>
          </w:p>
          <w:p w14:paraId="1B72BEDE" w14:textId="77777777" w:rsidR="00A720FF" w:rsidRPr="00773417" w:rsidRDefault="00A720FF" w:rsidP="00A720FF">
            <w:pPr>
              <w:rPr>
                <w:rFonts w:cstheme="minorHAnsi"/>
                <w:color w:val="000000"/>
                <w:sz w:val="18"/>
                <w:szCs w:val="18"/>
              </w:rPr>
            </w:pPr>
            <w:r w:rsidRPr="00773417">
              <w:rPr>
                <w:rFonts w:cstheme="minorHAnsi"/>
                <w:color w:val="000000"/>
                <w:sz w:val="18"/>
                <w:szCs w:val="18"/>
              </w:rPr>
              <w:t>0= ICD10</w:t>
            </w:r>
          </w:p>
        </w:tc>
        <w:tc>
          <w:tcPr>
            <w:tcW w:w="1180" w:type="pct"/>
            <w:shd w:val="clear" w:color="auto" w:fill="auto"/>
          </w:tcPr>
          <w:p w14:paraId="1C10F9C8" w14:textId="77777777" w:rsidR="00A720FF" w:rsidRPr="00773417" w:rsidRDefault="00A720FF" w:rsidP="00A720FF">
            <w:pPr>
              <w:rPr>
                <w:rFonts w:cstheme="minorHAnsi"/>
                <w:color w:val="000000"/>
                <w:sz w:val="18"/>
                <w:szCs w:val="18"/>
              </w:rPr>
            </w:pPr>
          </w:p>
        </w:tc>
      </w:tr>
      <w:tr w:rsidR="00A720FF" w:rsidRPr="00773417" w14:paraId="27071D11" w14:textId="77777777" w:rsidTr="00A720FF">
        <w:trPr>
          <w:cantSplit/>
        </w:trPr>
        <w:tc>
          <w:tcPr>
            <w:tcW w:w="560" w:type="pct"/>
            <w:shd w:val="clear" w:color="auto" w:fill="auto"/>
          </w:tcPr>
          <w:p w14:paraId="28B5B658"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AgeGroup</w:t>
            </w:r>
          </w:p>
        </w:tc>
        <w:tc>
          <w:tcPr>
            <w:tcW w:w="492" w:type="pct"/>
            <w:shd w:val="clear" w:color="auto" w:fill="auto"/>
          </w:tcPr>
          <w:p w14:paraId="5E21067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Char(9)</w:t>
            </w:r>
          </w:p>
        </w:tc>
        <w:tc>
          <w:tcPr>
            <w:tcW w:w="386" w:type="pct"/>
            <w:shd w:val="clear" w:color="auto" w:fill="auto"/>
          </w:tcPr>
          <w:p w14:paraId="3401DB6C"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$9.</w:t>
            </w:r>
          </w:p>
        </w:tc>
        <w:tc>
          <w:tcPr>
            <w:tcW w:w="490" w:type="pct"/>
            <w:shd w:val="clear" w:color="auto" w:fill="auto"/>
          </w:tcPr>
          <w:p w14:paraId="464B900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Age group of mother</w:t>
            </w:r>
          </w:p>
        </w:tc>
        <w:tc>
          <w:tcPr>
            <w:tcW w:w="1892" w:type="pct"/>
            <w:shd w:val="clear" w:color="auto" w:fill="auto"/>
          </w:tcPr>
          <w:p w14:paraId="5BE2506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10-19</w:t>
            </w:r>
          </w:p>
          <w:p w14:paraId="1433B87E"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20-44</w:t>
            </w:r>
          </w:p>
          <w:p w14:paraId="1F39864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45-54</w:t>
            </w:r>
          </w:p>
          <w:p w14:paraId="7CE116B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Other</w:t>
            </w:r>
          </w:p>
          <w:p w14:paraId="6231BB9B"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Infants</w:t>
            </w:r>
          </w:p>
        </w:tc>
        <w:tc>
          <w:tcPr>
            <w:tcW w:w="1180" w:type="pct"/>
            <w:shd w:val="clear" w:color="auto" w:fill="auto"/>
          </w:tcPr>
          <w:p w14:paraId="28F701A7"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Should be in range of 10-54 inclusive</w:t>
            </w:r>
          </w:p>
        </w:tc>
      </w:tr>
      <w:tr w:rsidR="00A720FF" w:rsidRPr="00773417" w14:paraId="438CAF26" w14:textId="77777777" w:rsidTr="00A720FF">
        <w:trPr>
          <w:cantSplit/>
        </w:trPr>
        <w:tc>
          <w:tcPr>
            <w:tcW w:w="560" w:type="pct"/>
            <w:shd w:val="clear" w:color="auto" w:fill="auto"/>
          </w:tcPr>
          <w:p w14:paraId="56F2CDE5"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EncType</w:t>
            </w:r>
          </w:p>
        </w:tc>
        <w:tc>
          <w:tcPr>
            <w:tcW w:w="492" w:type="pct"/>
            <w:shd w:val="clear" w:color="auto" w:fill="auto"/>
          </w:tcPr>
          <w:p w14:paraId="3BD1B74A" w14:textId="77777777" w:rsidR="00A720FF" w:rsidRPr="00773417" w:rsidRDefault="00A720FF" w:rsidP="00A720FF">
            <w:pPr>
              <w:rPr>
                <w:rFonts w:cstheme="minorHAnsi"/>
                <w:color w:val="000000"/>
                <w:sz w:val="18"/>
                <w:szCs w:val="18"/>
              </w:rPr>
            </w:pPr>
            <w:r w:rsidRPr="00773417">
              <w:rPr>
                <w:rFonts w:cstheme="minorHAnsi"/>
                <w:color w:val="000000"/>
                <w:sz w:val="18"/>
                <w:szCs w:val="18"/>
              </w:rPr>
              <w:t>Char(2)</w:t>
            </w:r>
          </w:p>
        </w:tc>
        <w:tc>
          <w:tcPr>
            <w:tcW w:w="386" w:type="pct"/>
            <w:shd w:val="clear" w:color="auto" w:fill="auto"/>
          </w:tcPr>
          <w:p w14:paraId="77715757" w14:textId="77777777" w:rsidR="00A720FF" w:rsidRPr="00773417" w:rsidRDefault="00A720FF" w:rsidP="00A720FF">
            <w:pPr>
              <w:rPr>
                <w:rFonts w:cstheme="minorHAnsi"/>
                <w:color w:val="000000"/>
                <w:sz w:val="18"/>
                <w:szCs w:val="18"/>
              </w:rPr>
            </w:pPr>
            <w:r w:rsidRPr="00773417">
              <w:rPr>
                <w:rFonts w:cstheme="minorHAnsi"/>
                <w:color w:val="000000"/>
                <w:sz w:val="18"/>
                <w:szCs w:val="18"/>
              </w:rPr>
              <w:t>$2.</w:t>
            </w:r>
          </w:p>
        </w:tc>
        <w:tc>
          <w:tcPr>
            <w:tcW w:w="490" w:type="pct"/>
            <w:shd w:val="clear" w:color="auto" w:fill="auto"/>
          </w:tcPr>
          <w:p w14:paraId="52308D0E"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Encounter type</w:t>
            </w:r>
          </w:p>
        </w:tc>
        <w:tc>
          <w:tcPr>
            <w:tcW w:w="1892" w:type="pct"/>
            <w:shd w:val="clear" w:color="auto" w:fill="auto"/>
          </w:tcPr>
          <w:p w14:paraId="2BA03405" w14:textId="77777777" w:rsidR="00A720FF" w:rsidRPr="00773417" w:rsidRDefault="00A720FF" w:rsidP="00A720FF">
            <w:pPr>
              <w:rPr>
                <w:rFonts w:cstheme="minorHAnsi"/>
                <w:bCs/>
                <w:color w:val="000000"/>
                <w:sz w:val="18"/>
                <w:szCs w:val="18"/>
              </w:rPr>
            </w:pPr>
            <w:r w:rsidRPr="00773417">
              <w:rPr>
                <w:rFonts w:cstheme="minorHAnsi"/>
                <w:color w:val="000000"/>
                <w:sz w:val="18"/>
                <w:szCs w:val="18"/>
              </w:rPr>
              <w:t>IP, ED, AV, IS, or OA</w:t>
            </w:r>
          </w:p>
        </w:tc>
        <w:tc>
          <w:tcPr>
            <w:tcW w:w="1180" w:type="pct"/>
            <w:shd w:val="clear" w:color="auto" w:fill="auto"/>
          </w:tcPr>
          <w:p w14:paraId="3BF866CE" w14:textId="77777777" w:rsidR="00A720FF" w:rsidRPr="00773417" w:rsidRDefault="00A720FF" w:rsidP="00A720FF">
            <w:pPr>
              <w:rPr>
                <w:rFonts w:cstheme="minorHAnsi"/>
                <w:bCs/>
                <w:color w:val="000000"/>
                <w:sz w:val="18"/>
                <w:szCs w:val="18"/>
              </w:rPr>
            </w:pPr>
          </w:p>
        </w:tc>
      </w:tr>
      <w:tr w:rsidR="00A720FF" w:rsidRPr="00773417" w14:paraId="3E582CA2" w14:textId="77777777" w:rsidTr="00A720FF">
        <w:trPr>
          <w:cantSplit/>
        </w:trPr>
        <w:tc>
          <w:tcPr>
            <w:tcW w:w="560" w:type="pct"/>
            <w:shd w:val="clear" w:color="auto" w:fill="auto"/>
          </w:tcPr>
          <w:p w14:paraId="07281522"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InfantsLinked</w:t>
            </w:r>
          </w:p>
        </w:tc>
        <w:tc>
          <w:tcPr>
            <w:tcW w:w="492" w:type="pct"/>
            <w:shd w:val="clear" w:color="auto" w:fill="auto"/>
          </w:tcPr>
          <w:p w14:paraId="27BF620A"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Num(3)</w:t>
            </w:r>
          </w:p>
        </w:tc>
        <w:tc>
          <w:tcPr>
            <w:tcW w:w="386" w:type="pct"/>
            <w:shd w:val="clear" w:color="auto" w:fill="auto"/>
          </w:tcPr>
          <w:p w14:paraId="7420E54F"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490" w:type="pct"/>
            <w:shd w:val="clear" w:color="auto" w:fill="auto"/>
          </w:tcPr>
          <w:p w14:paraId="2D09F313"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 of infants linked per delivery</w:t>
            </w:r>
          </w:p>
        </w:tc>
        <w:tc>
          <w:tcPr>
            <w:tcW w:w="1892" w:type="pct"/>
            <w:shd w:val="clear" w:color="auto" w:fill="auto"/>
          </w:tcPr>
          <w:p w14:paraId="71BEDE9D"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0+</w:t>
            </w:r>
          </w:p>
        </w:tc>
        <w:tc>
          <w:tcPr>
            <w:tcW w:w="1180" w:type="pct"/>
            <w:shd w:val="clear" w:color="auto" w:fill="auto"/>
          </w:tcPr>
          <w:p w14:paraId="426F2E83"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Based on unique populated CPatIDs per delivery</w:t>
            </w:r>
          </w:p>
        </w:tc>
      </w:tr>
      <w:tr w:rsidR="00A720FF" w:rsidRPr="00773417" w14:paraId="3F81F25A" w14:textId="77777777" w:rsidTr="00A720FF">
        <w:trPr>
          <w:cantSplit/>
        </w:trPr>
        <w:tc>
          <w:tcPr>
            <w:tcW w:w="560" w:type="pct"/>
            <w:shd w:val="clear" w:color="auto" w:fill="auto"/>
          </w:tcPr>
          <w:p w14:paraId="57B522E9" w14:textId="77777777" w:rsidR="00A720FF" w:rsidRPr="00773417" w:rsidRDefault="00A720FF" w:rsidP="00A720FF">
            <w:pPr>
              <w:rPr>
                <w:rFonts w:cstheme="minorHAnsi"/>
                <w:bCs/>
                <w:color w:val="000000"/>
                <w:sz w:val="18"/>
                <w:szCs w:val="18"/>
              </w:rPr>
            </w:pPr>
            <w:r w:rsidRPr="00773417">
              <w:rPr>
                <w:rFonts w:cstheme="minorHAnsi"/>
                <w:bCs/>
                <w:color w:val="000000"/>
                <w:sz w:val="18"/>
                <w:szCs w:val="18"/>
              </w:rPr>
              <w:t>Count</w:t>
            </w:r>
          </w:p>
        </w:tc>
        <w:tc>
          <w:tcPr>
            <w:tcW w:w="492" w:type="pct"/>
            <w:shd w:val="clear" w:color="auto" w:fill="auto"/>
          </w:tcPr>
          <w:p w14:paraId="5B09193D" w14:textId="77777777" w:rsidR="00A720FF" w:rsidRPr="00773417" w:rsidRDefault="00A720FF" w:rsidP="00A720FF">
            <w:pPr>
              <w:rPr>
                <w:rFonts w:cstheme="minorHAnsi"/>
                <w:color w:val="000000"/>
                <w:sz w:val="18"/>
                <w:szCs w:val="18"/>
              </w:rPr>
            </w:pPr>
            <w:r w:rsidRPr="00773417">
              <w:rPr>
                <w:rFonts w:cstheme="minorHAnsi"/>
                <w:color w:val="000000"/>
                <w:sz w:val="18"/>
                <w:szCs w:val="18"/>
              </w:rPr>
              <w:t>Num(8)</w:t>
            </w:r>
          </w:p>
        </w:tc>
        <w:tc>
          <w:tcPr>
            <w:tcW w:w="386" w:type="pct"/>
            <w:shd w:val="clear" w:color="auto" w:fill="auto"/>
          </w:tcPr>
          <w:p w14:paraId="071A15C6"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comma15.</w:t>
            </w:r>
          </w:p>
        </w:tc>
        <w:tc>
          <w:tcPr>
            <w:tcW w:w="490" w:type="pct"/>
            <w:shd w:val="clear" w:color="auto" w:fill="auto"/>
          </w:tcPr>
          <w:p w14:paraId="0EC213E4" w14:textId="77777777" w:rsidR="00A720FF" w:rsidRPr="00773417" w:rsidRDefault="00A720FF" w:rsidP="00A720FF">
            <w:pPr>
              <w:rPr>
                <w:rFonts w:cstheme="minorHAnsi"/>
                <w:color w:val="000000"/>
                <w:sz w:val="18"/>
                <w:szCs w:val="18"/>
              </w:rPr>
            </w:pPr>
            <w:r w:rsidRPr="00773417">
              <w:rPr>
                <w:rFonts w:cstheme="minorHAnsi"/>
                <w:color w:val="000000"/>
                <w:sz w:val="18"/>
                <w:szCs w:val="18"/>
              </w:rPr>
              <w:t>Count</w:t>
            </w:r>
          </w:p>
        </w:tc>
        <w:tc>
          <w:tcPr>
            <w:tcW w:w="1892" w:type="pct"/>
            <w:shd w:val="clear" w:color="auto" w:fill="auto"/>
          </w:tcPr>
          <w:p w14:paraId="4681C5D4" w14:textId="77777777" w:rsidR="00A720FF" w:rsidRPr="00773417" w:rsidRDefault="00A720FF" w:rsidP="00A720FF">
            <w:pPr>
              <w:rPr>
                <w:rFonts w:cstheme="minorHAnsi"/>
                <w:color w:val="000000"/>
                <w:sz w:val="18"/>
                <w:szCs w:val="18"/>
              </w:rPr>
            </w:pPr>
            <w:r w:rsidRPr="00773417">
              <w:rPr>
                <w:rFonts w:cstheme="minorHAnsi"/>
                <w:color w:val="000000"/>
                <w:sz w:val="18"/>
                <w:szCs w:val="18"/>
              </w:rPr>
              <w:t>1+</w:t>
            </w:r>
          </w:p>
        </w:tc>
        <w:tc>
          <w:tcPr>
            <w:tcW w:w="1180" w:type="pct"/>
            <w:shd w:val="clear" w:color="auto" w:fill="auto"/>
          </w:tcPr>
          <w:p w14:paraId="7B8F3219" w14:textId="77777777" w:rsidR="00A720FF" w:rsidRPr="00773417" w:rsidRDefault="00A720FF" w:rsidP="00A720FF">
            <w:pPr>
              <w:rPr>
                <w:rFonts w:cstheme="minorHAnsi"/>
                <w:color w:val="000000"/>
                <w:sz w:val="18"/>
                <w:szCs w:val="18"/>
              </w:rPr>
            </w:pPr>
            <w:r w:rsidRPr="00773417">
              <w:rPr>
                <w:rFonts w:cstheme="minorHAnsi"/>
                <w:color w:val="000000"/>
                <w:sz w:val="18"/>
                <w:szCs w:val="18"/>
              </w:rPr>
              <w:t>Summary count</w:t>
            </w:r>
          </w:p>
        </w:tc>
      </w:tr>
    </w:tbl>
    <w:p w14:paraId="75A5F20D" w14:textId="77777777" w:rsidR="00553259" w:rsidRDefault="00553259" w:rsidP="00A720FF">
      <w:pPr>
        <w:rPr>
          <w:b/>
          <w:bCs/>
        </w:rPr>
      </w:pPr>
    </w:p>
    <w:p w14:paraId="608EAEA6" w14:textId="775F1A42" w:rsidR="00A720FF" w:rsidRDefault="00A720FF" w:rsidP="00A720FF">
      <w:pPr>
        <w:rPr>
          <w:b/>
          <w:bCs/>
        </w:rPr>
      </w:pPr>
      <w:r>
        <w:rPr>
          <w:b/>
          <w:bCs/>
        </w:rPr>
        <w:t>Example</w:t>
      </w:r>
    </w:p>
    <w:tbl>
      <w:tblPr>
        <w:tblW w:w="5436" w:type="pct"/>
        <w:tblLook w:val="04A0" w:firstRow="1" w:lastRow="0" w:firstColumn="1" w:lastColumn="0" w:noHBand="0" w:noVBand="1"/>
      </w:tblPr>
      <w:tblGrid>
        <w:gridCol w:w="481"/>
        <w:gridCol w:w="532"/>
        <w:gridCol w:w="937"/>
        <w:gridCol w:w="1137"/>
        <w:gridCol w:w="945"/>
        <w:gridCol w:w="516"/>
        <w:gridCol w:w="969"/>
        <w:gridCol w:w="756"/>
        <w:gridCol w:w="886"/>
        <w:gridCol w:w="769"/>
        <w:gridCol w:w="1116"/>
        <w:gridCol w:w="1121"/>
      </w:tblGrid>
      <w:tr w:rsidR="00A720FF" w:rsidRPr="00773417" w14:paraId="664BE57D" w14:textId="77777777" w:rsidTr="001858A3">
        <w:trPr>
          <w:trHeight w:val="731"/>
          <w:tblHeader/>
        </w:trPr>
        <w:tc>
          <w:tcPr>
            <w:tcW w:w="226" w:type="pct"/>
            <w:tcBorders>
              <w:top w:val="single" w:sz="4" w:space="0" w:color="auto"/>
              <w:left w:val="single" w:sz="4" w:space="0" w:color="auto"/>
              <w:bottom w:val="single" w:sz="4" w:space="0" w:color="auto"/>
              <w:right w:val="single" w:sz="4" w:space="0" w:color="auto"/>
            </w:tcBorders>
            <w:vAlign w:val="center"/>
          </w:tcPr>
          <w:p w14:paraId="2EBFC8F4" w14:textId="77777777" w:rsidR="00A720FF" w:rsidRPr="00773417" w:rsidRDefault="00A720FF" w:rsidP="00A720FF">
            <w:pPr>
              <w:jc w:val="center"/>
              <w:rPr>
                <w:b/>
                <w:color w:val="000000"/>
                <w:sz w:val="16"/>
                <w:szCs w:val="16"/>
              </w:rPr>
            </w:pPr>
            <w:r>
              <w:rPr>
                <w:b/>
                <w:color w:val="000000"/>
                <w:sz w:val="16"/>
                <w:szCs w:val="16"/>
              </w:rPr>
              <w:t>DP</w:t>
            </w:r>
          </w:p>
        </w:tc>
        <w:tc>
          <w:tcPr>
            <w:tcW w:w="250" w:type="pct"/>
            <w:tcBorders>
              <w:top w:val="single" w:sz="4" w:space="0" w:color="auto"/>
              <w:left w:val="single" w:sz="4" w:space="0" w:color="auto"/>
              <w:bottom w:val="single" w:sz="4" w:space="0" w:color="auto"/>
              <w:right w:val="single" w:sz="4" w:space="0" w:color="auto"/>
            </w:tcBorders>
            <w:vAlign w:val="center"/>
          </w:tcPr>
          <w:p w14:paraId="0E8CFBB4" w14:textId="77777777" w:rsidR="00A720FF" w:rsidRPr="00773417" w:rsidRDefault="00A720FF" w:rsidP="00A720FF">
            <w:pPr>
              <w:jc w:val="center"/>
              <w:rPr>
                <w:b/>
                <w:color w:val="000000"/>
                <w:sz w:val="16"/>
                <w:szCs w:val="16"/>
              </w:rPr>
            </w:pPr>
            <w:r w:rsidRPr="00773417">
              <w:rPr>
                <w:b/>
                <w:color w:val="000000"/>
                <w:sz w:val="16"/>
                <w:szCs w:val="16"/>
              </w:rPr>
              <w:t>level</w:t>
            </w:r>
          </w:p>
        </w:tc>
        <w:tc>
          <w:tcPr>
            <w:tcW w:w="434" w:type="pct"/>
            <w:tcBorders>
              <w:top w:val="single" w:sz="4" w:space="0" w:color="auto"/>
              <w:left w:val="single" w:sz="4" w:space="0" w:color="auto"/>
              <w:bottom w:val="single" w:sz="4" w:space="0" w:color="auto"/>
              <w:right w:val="single" w:sz="4" w:space="0" w:color="auto"/>
            </w:tcBorders>
            <w:vAlign w:val="center"/>
          </w:tcPr>
          <w:p w14:paraId="51A0F1AB" w14:textId="77777777" w:rsidR="00A720FF" w:rsidRPr="00773417" w:rsidRDefault="00A720FF" w:rsidP="00A720FF">
            <w:pPr>
              <w:jc w:val="center"/>
              <w:rPr>
                <w:b/>
                <w:color w:val="000000"/>
                <w:sz w:val="16"/>
                <w:szCs w:val="16"/>
              </w:rPr>
            </w:pPr>
            <w:r w:rsidRPr="00773417">
              <w:rPr>
                <w:b/>
                <w:color w:val="000000"/>
                <w:sz w:val="16"/>
                <w:szCs w:val="16"/>
              </w:rPr>
              <w:t>Level</w:t>
            </w:r>
            <w:r>
              <w:rPr>
                <w:b/>
                <w:color w:val="000000"/>
                <w:sz w:val="16"/>
                <w:szCs w:val="16"/>
              </w:rPr>
              <w:t>_desc</w:t>
            </w:r>
          </w:p>
        </w:tc>
        <w:tc>
          <w:tcPr>
            <w:tcW w:w="52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41FB0" w14:textId="77777777" w:rsidR="00A720FF" w:rsidRPr="00773417" w:rsidRDefault="00A720FF" w:rsidP="00A720FF">
            <w:pPr>
              <w:jc w:val="center"/>
              <w:rPr>
                <w:b/>
                <w:color w:val="000000"/>
                <w:sz w:val="16"/>
                <w:szCs w:val="16"/>
              </w:rPr>
            </w:pPr>
            <w:r w:rsidRPr="00773417">
              <w:rPr>
                <w:b/>
                <w:color w:val="000000"/>
                <w:sz w:val="16"/>
                <w:szCs w:val="16"/>
              </w:rPr>
              <w:t>LinkageStatus</w:t>
            </w:r>
          </w:p>
        </w:tc>
        <w:tc>
          <w:tcPr>
            <w:tcW w:w="437" w:type="pct"/>
            <w:tcBorders>
              <w:top w:val="single" w:sz="4" w:space="0" w:color="auto"/>
              <w:left w:val="nil"/>
              <w:bottom w:val="single" w:sz="4" w:space="0" w:color="auto"/>
              <w:right w:val="single" w:sz="4" w:space="0" w:color="auto"/>
            </w:tcBorders>
            <w:shd w:val="clear" w:color="auto" w:fill="auto"/>
            <w:noWrap/>
            <w:vAlign w:val="center"/>
            <w:hideMark/>
          </w:tcPr>
          <w:p w14:paraId="6A20725C" w14:textId="77777777" w:rsidR="00A720FF" w:rsidRPr="00773417" w:rsidRDefault="00A720FF" w:rsidP="00A720FF">
            <w:pPr>
              <w:jc w:val="center"/>
              <w:rPr>
                <w:b/>
                <w:color w:val="000000"/>
                <w:sz w:val="16"/>
                <w:szCs w:val="16"/>
              </w:rPr>
            </w:pPr>
            <w:r w:rsidRPr="00773417">
              <w:rPr>
                <w:b/>
                <w:color w:val="000000"/>
                <w:sz w:val="16"/>
                <w:szCs w:val="16"/>
              </w:rPr>
              <w:t>Birth_Type</w:t>
            </w:r>
          </w:p>
        </w:tc>
        <w:tc>
          <w:tcPr>
            <w:tcW w:w="242" w:type="pct"/>
            <w:tcBorders>
              <w:top w:val="single" w:sz="4" w:space="0" w:color="auto"/>
              <w:left w:val="nil"/>
              <w:bottom w:val="single" w:sz="4" w:space="0" w:color="auto"/>
              <w:right w:val="single" w:sz="4" w:space="0" w:color="auto"/>
            </w:tcBorders>
            <w:shd w:val="clear" w:color="auto" w:fill="auto"/>
            <w:noWrap/>
            <w:vAlign w:val="center"/>
            <w:hideMark/>
          </w:tcPr>
          <w:p w14:paraId="79D021F0" w14:textId="77777777" w:rsidR="00A720FF" w:rsidRPr="00773417" w:rsidRDefault="00A720FF" w:rsidP="00A720FF">
            <w:pPr>
              <w:jc w:val="center"/>
              <w:rPr>
                <w:b/>
                <w:color w:val="000000"/>
                <w:sz w:val="16"/>
                <w:szCs w:val="16"/>
              </w:rPr>
            </w:pPr>
            <w:r w:rsidRPr="00773417">
              <w:rPr>
                <w:b/>
                <w:color w:val="000000"/>
                <w:sz w:val="16"/>
                <w:szCs w:val="16"/>
              </w:rPr>
              <w:t>Year</w:t>
            </w:r>
          </w:p>
        </w:tc>
        <w:tc>
          <w:tcPr>
            <w:tcW w:w="449" w:type="pct"/>
            <w:tcBorders>
              <w:top w:val="single" w:sz="4" w:space="0" w:color="auto"/>
              <w:left w:val="nil"/>
              <w:bottom w:val="single" w:sz="4" w:space="0" w:color="auto"/>
              <w:right w:val="single" w:sz="4" w:space="0" w:color="auto"/>
            </w:tcBorders>
            <w:shd w:val="clear" w:color="auto" w:fill="auto"/>
            <w:noWrap/>
            <w:vAlign w:val="center"/>
            <w:hideMark/>
          </w:tcPr>
          <w:p w14:paraId="40B2F151" w14:textId="77777777" w:rsidR="00A720FF" w:rsidRPr="00773417" w:rsidRDefault="00A720FF" w:rsidP="00A720FF">
            <w:pPr>
              <w:jc w:val="center"/>
              <w:rPr>
                <w:b/>
                <w:color w:val="000000"/>
                <w:sz w:val="16"/>
                <w:szCs w:val="16"/>
              </w:rPr>
            </w:pPr>
            <w:r w:rsidRPr="00773417">
              <w:rPr>
                <w:b/>
                <w:color w:val="000000"/>
                <w:sz w:val="16"/>
                <w:szCs w:val="16"/>
              </w:rPr>
              <w:t>YearMonth</w:t>
            </w:r>
          </w:p>
        </w:tc>
        <w:tc>
          <w:tcPr>
            <w:tcW w:w="352" w:type="pct"/>
            <w:tcBorders>
              <w:top w:val="single" w:sz="4" w:space="0" w:color="auto"/>
              <w:left w:val="nil"/>
              <w:bottom w:val="single" w:sz="4" w:space="0" w:color="auto"/>
              <w:right w:val="single" w:sz="4" w:space="0" w:color="auto"/>
            </w:tcBorders>
            <w:shd w:val="clear" w:color="auto" w:fill="auto"/>
            <w:noWrap/>
            <w:vAlign w:val="center"/>
            <w:hideMark/>
          </w:tcPr>
          <w:p w14:paraId="2BE09774" w14:textId="77777777" w:rsidR="00A720FF" w:rsidRPr="00773417" w:rsidRDefault="00A720FF" w:rsidP="00A720FF">
            <w:pPr>
              <w:jc w:val="center"/>
              <w:rPr>
                <w:b/>
                <w:color w:val="000000"/>
                <w:sz w:val="16"/>
                <w:szCs w:val="16"/>
              </w:rPr>
            </w:pPr>
            <w:r w:rsidRPr="00773417">
              <w:rPr>
                <w:b/>
                <w:color w:val="000000"/>
                <w:sz w:val="16"/>
                <w:szCs w:val="16"/>
              </w:rPr>
              <w:t>ICD_Ver</w:t>
            </w:r>
          </w:p>
        </w:tc>
        <w:tc>
          <w:tcPr>
            <w:tcW w:w="411" w:type="pct"/>
            <w:tcBorders>
              <w:top w:val="single" w:sz="4" w:space="0" w:color="auto"/>
              <w:left w:val="nil"/>
              <w:bottom w:val="single" w:sz="4" w:space="0" w:color="auto"/>
              <w:right w:val="single" w:sz="4" w:space="0" w:color="auto"/>
            </w:tcBorders>
            <w:shd w:val="clear" w:color="auto" w:fill="auto"/>
            <w:noWrap/>
            <w:vAlign w:val="center"/>
            <w:hideMark/>
          </w:tcPr>
          <w:p w14:paraId="621F0D9D" w14:textId="77777777" w:rsidR="00A720FF" w:rsidRPr="00773417" w:rsidRDefault="00A720FF" w:rsidP="00A720FF">
            <w:pPr>
              <w:jc w:val="center"/>
              <w:rPr>
                <w:b/>
                <w:color w:val="000000"/>
                <w:sz w:val="16"/>
                <w:szCs w:val="16"/>
              </w:rPr>
            </w:pPr>
            <w:r w:rsidRPr="00773417">
              <w:rPr>
                <w:b/>
                <w:color w:val="000000"/>
                <w:sz w:val="16"/>
                <w:szCs w:val="16"/>
              </w:rPr>
              <w:t>AgeGroup</w:t>
            </w:r>
          </w:p>
        </w:tc>
        <w:tc>
          <w:tcPr>
            <w:tcW w:w="358" w:type="pct"/>
            <w:tcBorders>
              <w:top w:val="single" w:sz="4" w:space="0" w:color="auto"/>
              <w:left w:val="nil"/>
              <w:bottom w:val="single" w:sz="4" w:space="0" w:color="auto"/>
              <w:right w:val="single" w:sz="4" w:space="0" w:color="auto"/>
            </w:tcBorders>
            <w:shd w:val="clear" w:color="auto" w:fill="auto"/>
            <w:noWrap/>
            <w:vAlign w:val="center"/>
            <w:hideMark/>
          </w:tcPr>
          <w:p w14:paraId="5C5A1D05" w14:textId="77777777" w:rsidR="00A720FF" w:rsidRPr="00773417" w:rsidRDefault="00A720FF" w:rsidP="00A720FF">
            <w:pPr>
              <w:jc w:val="center"/>
              <w:rPr>
                <w:b/>
                <w:color w:val="000000"/>
                <w:sz w:val="16"/>
                <w:szCs w:val="16"/>
              </w:rPr>
            </w:pPr>
            <w:r w:rsidRPr="00773417">
              <w:rPr>
                <w:b/>
                <w:color w:val="000000"/>
                <w:sz w:val="16"/>
                <w:szCs w:val="16"/>
              </w:rPr>
              <w:t>EncType</w:t>
            </w:r>
          </w:p>
        </w:tc>
        <w:tc>
          <w:tcPr>
            <w:tcW w:w="515" w:type="pct"/>
            <w:tcBorders>
              <w:top w:val="single" w:sz="4" w:space="0" w:color="auto"/>
              <w:left w:val="nil"/>
              <w:bottom w:val="single" w:sz="4" w:space="0" w:color="auto"/>
              <w:right w:val="single" w:sz="4" w:space="0" w:color="auto"/>
            </w:tcBorders>
            <w:shd w:val="clear" w:color="auto" w:fill="auto"/>
            <w:noWrap/>
            <w:vAlign w:val="center"/>
            <w:hideMark/>
          </w:tcPr>
          <w:p w14:paraId="0818329E" w14:textId="77777777" w:rsidR="00A720FF" w:rsidRPr="00773417" w:rsidRDefault="00A720FF" w:rsidP="00A720FF">
            <w:pPr>
              <w:jc w:val="center"/>
              <w:rPr>
                <w:b/>
                <w:color w:val="000000"/>
                <w:sz w:val="16"/>
                <w:szCs w:val="16"/>
              </w:rPr>
            </w:pPr>
            <w:r w:rsidRPr="00773417">
              <w:rPr>
                <w:b/>
                <w:color w:val="000000"/>
                <w:sz w:val="16"/>
                <w:szCs w:val="16"/>
              </w:rPr>
              <w:t>InfantsLinked</w:t>
            </w:r>
          </w:p>
        </w:tc>
        <w:tc>
          <w:tcPr>
            <w:tcW w:w="802" w:type="pct"/>
            <w:tcBorders>
              <w:top w:val="single" w:sz="4" w:space="0" w:color="auto"/>
              <w:left w:val="nil"/>
              <w:bottom w:val="single" w:sz="4" w:space="0" w:color="auto"/>
              <w:right w:val="single" w:sz="4" w:space="0" w:color="auto"/>
            </w:tcBorders>
            <w:shd w:val="clear" w:color="auto" w:fill="auto"/>
            <w:noWrap/>
            <w:vAlign w:val="center"/>
            <w:hideMark/>
          </w:tcPr>
          <w:p w14:paraId="235A9D29" w14:textId="77777777" w:rsidR="00A720FF" w:rsidRPr="00773417" w:rsidRDefault="00A720FF" w:rsidP="00A720FF">
            <w:pPr>
              <w:jc w:val="center"/>
              <w:rPr>
                <w:b/>
                <w:color w:val="000000"/>
                <w:sz w:val="16"/>
                <w:szCs w:val="16"/>
              </w:rPr>
            </w:pPr>
            <w:r w:rsidRPr="00773417">
              <w:rPr>
                <w:b/>
                <w:color w:val="000000"/>
                <w:sz w:val="16"/>
                <w:szCs w:val="16"/>
              </w:rPr>
              <w:t>count</w:t>
            </w:r>
          </w:p>
        </w:tc>
      </w:tr>
      <w:tr w:rsidR="00A720FF" w:rsidRPr="00773417" w14:paraId="243C0A40" w14:textId="77777777" w:rsidTr="001858A3">
        <w:trPr>
          <w:cantSplit/>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08AFE413"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5ECD6373" w14:textId="77777777" w:rsidR="00A720FF" w:rsidRPr="00773417" w:rsidRDefault="00A720FF" w:rsidP="00A720FF">
            <w:pPr>
              <w:rPr>
                <w:color w:val="000000"/>
                <w:sz w:val="16"/>
                <w:szCs w:val="16"/>
              </w:rPr>
            </w:pPr>
            <w:r w:rsidRPr="00773417">
              <w:rPr>
                <w:color w:val="000000"/>
                <w:sz w:val="16"/>
                <w:szCs w:val="16"/>
              </w:rPr>
              <w:t>000</w:t>
            </w:r>
          </w:p>
        </w:tc>
        <w:tc>
          <w:tcPr>
            <w:tcW w:w="434" w:type="pct"/>
            <w:tcBorders>
              <w:top w:val="nil"/>
              <w:left w:val="single" w:sz="4" w:space="0" w:color="auto"/>
              <w:bottom w:val="single" w:sz="4" w:space="0" w:color="auto"/>
              <w:right w:val="single" w:sz="4" w:space="0" w:color="auto"/>
            </w:tcBorders>
            <w:vAlign w:val="bottom"/>
          </w:tcPr>
          <w:p w14:paraId="086D159D"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5BE2CB8D"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26A7BDCF"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0C298306"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2F9421F9"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60E8080D"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4089B636"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E200723"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2DBEBB88"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092D26F4" w14:textId="77777777" w:rsidR="00A720FF" w:rsidRPr="00773417" w:rsidRDefault="00A720FF" w:rsidP="00A720FF">
            <w:pPr>
              <w:jc w:val="right"/>
              <w:rPr>
                <w:color w:val="000000"/>
                <w:sz w:val="16"/>
                <w:szCs w:val="16"/>
              </w:rPr>
            </w:pPr>
            <w:r w:rsidRPr="00773417">
              <w:rPr>
                <w:color w:val="000000"/>
                <w:sz w:val="16"/>
                <w:szCs w:val="16"/>
              </w:rPr>
              <w:t>385</w:t>
            </w:r>
          </w:p>
        </w:tc>
      </w:tr>
      <w:tr w:rsidR="00A720FF" w:rsidRPr="00773417" w14:paraId="0C359758" w14:textId="77777777" w:rsidTr="001858A3">
        <w:trPr>
          <w:cantSplit/>
          <w:trHeight w:val="357"/>
        </w:trPr>
        <w:tc>
          <w:tcPr>
            <w:tcW w:w="226" w:type="pct"/>
            <w:tcBorders>
              <w:top w:val="single" w:sz="4" w:space="0" w:color="auto"/>
              <w:left w:val="single" w:sz="4" w:space="0" w:color="auto"/>
              <w:bottom w:val="single" w:sz="4" w:space="0" w:color="auto"/>
              <w:right w:val="single" w:sz="4" w:space="0" w:color="auto"/>
            </w:tcBorders>
            <w:vAlign w:val="bottom"/>
          </w:tcPr>
          <w:p w14:paraId="2E620827"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01DF7DEA" w14:textId="77777777" w:rsidR="00A720FF" w:rsidRPr="00773417" w:rsidRDefault="00A720FF" w:rsidP="00A720FF">
            <w:pPr>
              <w:rPr>
                <w:color w:val="000000"/>
                <w:sz w:val="16"/>
                <w:szCs w:val="16"/>
              </w:rPr>
            </w:pPr>
            <w:r w:rsidRPr="00773417">
              <w:rPr>
                <w:color w:val="000000"/>
                <w:sz w:val="16"/>
                <w:szCs w:val="16"/>
              </w:rPr>
              <w:t>001</w:t>
            </w:r>
          </w:p>
        </w:tc>
        <w:tc>
          <w:tcPr>
            <w:tcW w:w="434" w:type="pct"/>
            <w:tcBorders>
              <w:top w:val="nil"/>
              <w:left w:val="single" w:sz="4" w:space="0" w:color="auto"/>
              <w:bottom w:val="single" w:sz="4" w:space="0" w:color="auto"/>
              <w:right w:val="single" w:sz="4" w:space="0" w:color="auto"/>
            </w:tcBorders>
            <w:vAlign w:val="bottom"/>
          </w:tcPr>
          <w:p w14:paraId="75EE20E5"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4B70D573"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42B968AE"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5DF1B520"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1CBE6545"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4F3FB6F9"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5A5B3D0E"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94230AD"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7B5260F1"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225E06BF" w14:textId="77777777" w:rsidR="00A720FF" w:rsidRPr="00773417" w:rsidRDefault="00A720FF" w:rsidP="00A720FF">
            <w:pPr>
              <w:jc w:val="right"/>
              <w:rPr>
                <w:color w:val="000000"/>
                <w:sz w:val="16"/>
                <w:szCs w:val="16"/>
              </w:rPr>
            </w:pPr>
            <w:r w:rsidRPr="00773417">
              <w:rPr>
                <w:color w:val="000000"/>
                <w:sz w:val="16"/>
                <w:szCs w:val="16"/>
              </w:rPr>
              <w:t>5,896,653</w:t>
            </w:r>
          </w:p>
        </w:tc>
      </w:tr>
      <w:tr w:rsidR="00A720FF" w:rsidRPr="00773417" w14:paraId="19092A22" w14:textId="77777777" w:rsidTr="001858A3">
        <w:trPr>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7EFBC928"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1C60FA98" w14:textId="77777777" w:rsidR="00A720FF" w:rsidRPr="00773417" w:rsidRDefault="00A720FF" w:rsidP="00A720FF">
            <w:pPr>
              <w:rPr>
                <w:color w:val="000000"/>
                <w:sz w:val="16"/>
                <w:szCs w:val="16"/>
              </w:rPr>
            </w:pPr>
            <w:r w:rsidRPr="00773417">
              <w:rPr>
                <w:color w:val="000000"/>
                <w:sz w:val="16"/>
                <w:szCs w:val="16"/>
              </w:rPr>
              <w:t>001</w:t>
            </w:r>
          </w:p>
        </w:tc>
        <w:tc>
          <w:tcPr>
            <w:tcW w:w="434" w:type="pct"/>
            <w:tcBorders>
              <w:top w:val="nil"/>
              <w:left w:val="single" w:sz="4" w:space="0" w:color="auto"/>
              <w:bottom w:val="single" w:sz="4" w:space="0" w:color="auto"/>
              <w:right w:val="single" w:sz="4" w:space="0" w:color="auto"/>
            </w:tcBorders>
            <w:vAlign w:val="bottom"/>
          </w:tcPr>
          <w:p w14:paraId="4F7A64D2"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257AB0B2"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6ED95F6C"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242EAC5F"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2D976EFC"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25899569"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2A35AB26"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67F387A6"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04A7EA03" w14:textId="77777777" w:rsidR="00A720FF" w:rsidRPr="00773417" w:rsidRDefault="00A720FF" w:rsidP="00A720FF">
            <w:pPr>
              <w:rPr>
                <w:color w:val="000000"/>
                <w:sz w:val="16"/>
                <w:szCs w:val="16"/>
              </w:rPr>
            </w:pPr>
          </w:p>
        </w:tc>
        <w:tc>
          <w:tcPr>
            <w:tcW w:w="802" w:type="pct"/>
            <w:tcBorders>
              <w:top w:val="nil"/>
              <w:left w:val="nil"/>
              <w:bottom w:val="single" w:sz="4" w:space="0" w:color="auto"/>
              <w:right w:val="single" w:sz="4" w:space="0" w:color="auto"/>
            </w:tcBorders>
            <w:shd w:val="clear" w:color="auto" w:fill="auto"/>
            <w:noWrap/>
            <w:vAlign w:val="bottom"/>
            <w:hideMark/>
          </w:tcPr>
          <w:p w14:paraId="38C92E7C" w14:textId="77777777" w:rsidR="00A720FF" w:rsidRPr="00773417" w:rsidRDefault="00A720FF" w:rsidP="00A720FF">
            <w:pPr>
              <w:jc w:val="right"/>
              <w:rPr>
                <w:color w:val="000000"/>
                <w:sz w:val="16"/>
                <w:szCs w:val="16"/>
              </w:rPr>
            </w:pPr>
            <w:r w:rsidRPr="00773417">
              <w:rPr>
                <w:color w:val="000000"/>
                <w:sz w:val="16"/>
                <w:szCs w:val="16"/>
              </w:rPr>
              <w:t>4,342,178</w:t>
            </w:r>
          </w:p>
        </w:tc>
      </w:tr>
      <w:tr w:rsidR="00A720FF" w:rsidRPr="00773417" w14:paraId="69AA5EBA" w14:textId="77777777" w:rsidTr="001858A3">
        <w:trPr>
          <w:cantSplit/>
          <w:trHeight w:val="340"/>
        </w:trPr>
        <w:tc>
          <w:tcPr>
            <w:tcW w:w="226" w:type="pct"/>
            <w:tcBorders>
              <w:top w:val="single" w:sz="4" w:space="0" w:color="auto"/>
              <w:left w:val="single" w:sz="4" w:space="0" w:color="auto"/>
              <w:bottom w:val="single" w:sz="4" w:space="0" w:color="auto"/>
              <w:right w:val="single" w:sz="4" w:space="0" w:color="auto"/>
            </w:tcBorders>
            <w:vAlign w:val="bottom"/>
          </w:tcPr>
          <w:p w14:paraId="0FA22116"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59DC0E73" w14:textId="77777777" w:rsidR="00A720FF" w:rsidRPr="00773417" w:rsidRDefault="00A720FF" w:rsidP="00A720FF">
            <w:pPr>
              <w:rPr>
                <w:color w:val="000000"/>
                <w:sz w:val="16"/>
                <w:szCs w:val="16"/>
              </w:rPr>
            </w:pPr>
            <w:r w:rsidRPr="00773417">
              <w:rPr>
                <w:color w:val="000000"/>
                <w:sz w:val="16"/>
                <w:szCs w:val="16"/>
              </w:rPr>
              <w:t>002</w:t>
            </w:r>
          </w:p>
        </w:tc>
        <w:tc>
          <w:tcPr>
            <w:tcW w:w="434" w:type="pct"/>
            <w:tcBorders>
              <w:top w:val="nil"/>
              <w:left w:val="single" w:sz="4" w:space="0" w:color="auto"/>
              <w:bottom w:val="single" w:sz="4" w:space="0" w:color="auto"/>
              <w:right w:val="single" w:sz="4" w:space="0" w:color="auto"/>
            </w:tcBorders>
            <w:vAlign w:val="bottom"/>
          </w:tcPr>
          <w:p w14:paraId="6A233A3A"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647DA4DA"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432A1A9C"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414B9D3A"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0CDB89A6"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5D3C5508"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6E9708CB"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33393B5F"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35A78D72" w14:textId="77777777" w:rsidR="00A720FF" w:rsidRPr="00773417" w:rsidRDefault="00A720FF" w:rsidP="00A720FF">
            <w:pPr>
              <w:jc w:val="right"/>
              <w:rPr>
                <w:color w:val="000000"/>
                <w:sz w:val="16"/>
                <w:szCs w:val="16"/>
              </w:rPr>
            </w:pPr>
            <w:r w:rsidRPr="00773417">
              <w:rPr>
                <w:color w:val="000000"/>
                <w:sz w:val="16"/>
                <w:szCs w:val="16"/>
              </w:rPr>
              <w:t>0</w:t>
            </w:r>
          </w:p>
        </w:tc>
        <w:tc>
          <w:tcPr>
            <w:tcW w:w="802" w:type="pct"/>
            <w:tcBorders>
              <w:top w:val="nil"/>
              <w:left w:val="nil"/>
              <w:bottom w:val="single" w:sz="4" w:space="0" w:color="auto"/>
              <w:right w:val="single" w:sz="4" w:space="0" w:color="auto"/>
            </w:tcBorders>
            <w:shd w:val="clear" w:color="auto" w:fill="auto"/>
            <w:noWrap/>
            <w:vAlign w:val="bottom"/>
            <w:hideMark/>
          </w:tcPr>
          <w:p w14:paraId="77EA1166" w14:textId="77777777" w:rsidR="00A720FF" w:rsidRPr="00773417" w:rsidRDefault="00A720FF" w:rsidP="00A720FF">
            <w:pPr>
              <w:jc w:val="right"/>
              <w:rPr>
                <w:color w:val="000000"/>
                <w:sz w:val="16"/>
                <w:szCs w:val="16"/>
              </w:rPr>
            </w:pPr>
            <w:r w:rsidRPr="00773417">
              <w:rPr>
                <w:color w:val="000000"/>
                <w:sz w:val="16"/>
                <w:szCs w:val="16"/>
              </w:rPr>
              <w:t>46,219</w:t>
            </w:r>
          </w:p>
        </w:tc>
      </w:tr>
      <w:tr w:rsidR="00A720FF" w:rsidRPr="00773417" w14:paraId="7DB4B9AF" w14:textId="77777777" w:rsidTr="001858A3">
        <w:trPr>
          <w:trHeight w:val="357"/>
        </w:trPr>
        <w:tc>
          <w:tcPr>
            <w:tcW w:w="226" w:type="pct"/>
            <w:tcBorders>
              <w:top w:val="single" w:sz="4" w:space="0" w:color="auto"/>
              <w:left w:val="single" w:sz="4" w:space="0" w:color="auto"/>
              <w:bottom w:val="single" w:sz="4" w:space="0" w:color="auto"/>
              <w:right w:val="single" w:sz="4" w:space="0" w:color="auto"/>
            </w:tcBorders>
            <w:vAlign w:val="bottom"/>
          </w:tcPr>
          <w:p w14:paraId="4800FC55" w14:textId="77777777" w:rsidR="00A720FF" w:rsidRPr="00773417" w:rsidRDefault="00A720FF" w:rsidP="00A720FF">
            <w:pPr>
              <w:rPr>
                <w:color w:val="000000"/>
                <w:sz w:val="16"/>
                <w:szCs w:val="16"/>
              </w:rPr>
            </w:pPr>
            <w:r>
              <w:rPr>
                <w:color w:val="000000"/>
                <w:sz w:val="16"/>
                <w:szCs w:val="16"/>
              </w:rPr>
              <w:t>SOC</w:t>
            </w:r>
          </w:p>
        </w:tc>
        <w:tc>
          <w:tcPr>
            <w:tcW w:w="250" w:type="pct"/>
            <w:tcBorders>
              <w:top w:val="single" w:sz="4" w:space="0" w:color="auto"/>
              <w:left w:val="single" w:sz="4" w:space="0" w:color="auto"/>
              <w:bottom w:val="single" w:sz="4" w:space="0" w:color="auto"/>
              <w:right w:val="single" w:sz="4" w:space="0" w:color="auto"/>
            </w:tcBorders>
            <w:vAlign w:val="bottom"/>
          </w:tcPr>
          <w:p w14:paraId="68DD1EE5" w14:textId="77777777" w:rsidR="00A720FF" w:rsidRPr="00773417" w:rsidRDefault="00A720FF" w:rsidP="00A720FF">
            <w:pPr>
              <w:rPr>
                <w:color w:val="000000"/>
                <w:sz w:val="16"/>
                <w:szCs w:val="16"/>
              </w:rPr>
            </w:pPr>
            <w:r w:rsidRPr="00773417">
              <w:rPr>
                <w:color w:val="000000"/>
                <w:sz w:val="16"/>
                <w:szCs w:val="16"/>
              </w:rPr>
              <w:t>002</w:t>
            </w:r>
          </w:p>
        </w:tc>
        <w:tc>
          <w:tcPr>
            <w:tcW w:w="434" w:type="pct"/>
            <w:tcBorders>
              <w:top w:val="nil"/>
              <w:left w:val="single" w:sz="4" w:space="0" w:color="auto"/>
              <w:bottom w:val="single" w:sz="4" w:space="0" w:color="auto"/>
              <w:right w:val="single" w:sz="4" w:space="0" w:color="auto"/>
            </w:tcBorders>
            <w:vAlign w:val="bottom"/>
          </w:tcPr>
          <w:p w14:paraId="05F7251D" w14:textId="77777777" w:rsidR="00A720FF" w:rsidRPr="00773417" w:rsidRDefault="00A720FF" w:rsidP="00A720FF">
            <w:pPr>
              <w:rPr>
                <w:color w:val="000000"/>
                <w:sz w:val="16"/>
                <w:szCs w:val="16"/>
              </w:rPr>
            </w:pPr>
          </w:p>
        </w:tc>
        <w:tc>
          <w:tcPr>
            <w:tcW w:w="525" w:type="pct"/>
            <w:tcBorders>
              <w:top w:val="nil"/>
              <w:left w:val="single" w:sz="4" w:space="0" w:color="auto"/>
              <w:bottom w:val="single" w:sz="4" w:space="0" w:color="auto"/>
              <w:right w:val="single" w:sz="4" w:space="0" w:color="auto"/>
            </w:tcBorders>
            <w:shd w:val="clear" w:color="auto" w:fill="auto"/>
            <w:noWrap/>
            <w:vAlign w:val="bottom"/>
            <w:hideMark/>
          </w:tcPr>
          <w:p w14:paraId="75578EEA" w14:textId="77777777" w:rsidR="00A720FF" w:rsidRPr="00773417" w:rsidRDefault="00A720FF" w:rsidP="00A720FF">
            <w:pPr>
              <w:rPr>
                <w:color w:val="000000"/>
                <w:sz w:val="16"/>
                <w:szCs w:val="16"/>
              </w:rPr>
            </w:pPr>
          </w:p>
        </w:tc>
        <w:tc>
          <w:tcPr>
            <w:tcW w:w="437" w:type="pct"/>
            <w:tcBorders>
              <w:top w:val="nil"/>
              <w:left w:val="nil"/>
              <w:bottom w:val="single" w:sz="4" w:space="0" w:color="auto"/>
              <w:right w:val="single" w:sz="4" w:space="0" w:color="auto"/>
            </w:tcBorders>
            <w:shd w:val="clear" w:color="auto" w:fill="auto"/>
            <w:noWrap/>
            <w:vAlign w:val="bottom"/>
            <w:hideMark/>
          </w:tcPr>
          <w:p w14:paraId="3B12AEDA" w14:textId="77777777" w:rsidR="00A720FF" w:rsidRPr="00773417" w:rsidRDefault="00A720FF" w:rsidP="00A720FF">
            <w:pPr>
              <w:rPr>
                <w:color w:val="000000"/>
                <w:sz w:val="16"/>
                <w:szCs w:val="16"/>
              </w:rPr>
            </w:pPr>
          </w:p>
        </w:tc>
        <w:tc>
          <w:tcPr>
            <w:tcW w:w="242" w:type="pct"/>
            <w:tcBorders>
              <w:top w:val="nil"/>
              <w:left w:val="nil"/>
              <w:bottom w:val="single" w:sz="4" w:space="0" w:color="auto"/>
              <w:right w:val="single" w:sz="4" w:space="0" w:color="auto"/>
            </w:tcBorders>
            <w:shd w:val="clear" w:color="auto" w:fill="auto"/>
            <w:noWrap/>
            <w:vAlign w:val="bottom"/>
            <w:hideMark/>
          </w:tcPr>
          <w:p w14:paraId="56CAC72C" w14:textId="77777777" w:rsidR="00A720FF" w:rsidRPr="00773417" w:rsidRDefault="00A720FF" w:rsidP="00A720FF">
            <w:pPr>
              <w:rPr>
                <w:color w:val="000000"/>
                <w:sz w:val="16"/>
                <w:szCs w:val="16"/>
              </w:rPr>
            </w:pPr>
          </w:p>
        </w:tc>
        <w:tc>
          <w:tcPr>
            <w:tcW w:w="449" w:type="pct"/>
            <w:tcBorders>
              <w:top w:val="nil"/>
              <w:left w:val="nil"/>
              <w:bottom w:val="single" w:sz="4" w:space="0" w:color="auto"/>
              <w:right w:val="single" w:sz="4" w:space="0" w:color="auto"/>
            </w:tcBorders>
            <w:shd w:val="clear" w:color="auto" w:fill="auto"/>
            <w:noWrap/>
            <w:vAlign w:val="bottom"/>
            <w:hideMark/>
          </w:tcPr>
          <w:p w14:paraId="3C47C4FE" w14:textId="77777777" w:rsidR="00A720FF" w:rsidRPr="00773417" w:rsidRDefault="00A720FF" w:rsidP="00A720FF">
            <w:pPr>
              <w:rPr>
                <w:color w:val="000000"/>
                <w:sz w:val="16"/>
                <w:szCs w:val="16"/>
              </w:rPr>
            </w:pPr>
          </w:p>
        </w:tc>
        <w:tc>
          <w:tcPr>
            <w:tcW w:w="352" w:type="pct"/>
            <w:tcBorders>
              <w:top w:val="nil"/>
              <w:left w:val="nil"/>
              <w:bottom w:val="single" w:sz="4" w:space="0" w:color="auto"/>
              <w:right w:val="single" w:sz="4" w:space="0" w:color="auto"/>
            </w:tcBorders>
            <w:shd w:val="clear" w:color="auto" w:fill="auto"/>
            <w:noWrap/>
            <w:vAlign w:val="bottom"/>
            <w:hideMark/>
          </w:tcPr>
          <w:p w14:paraId="285D0E3B" w14:textId="77777777" w:rsidR="00A720FF" w:rsidRPr="00773417" w:rsidRDefault="00A720FF" w:rsidP="00A720FF">
            <w:pPr>
              <w:rPr>
                <w:color w:val="000000"/>
                <w:sz w:val="16"/>
                <w:szCs w:val="16"/>
              </w:rPr>
            </w:pPr>
          </w:p>
        </w:tc>
        <w:tc>
          <w:tcPr>
            <w:tcW w:w="411" w:type="pct"/>
            <w:tcBorders>
              <w:top w:val="nil"/>
              <w:left w:val="nil"/>
              <w:bottom w:val="single" w:sz="4" w:space="0" w:color="auto"/>
              <w:right w:val="single" w:sz="4" w:space="0" w:color="auto"/>
            </w:tcBorders>
            <w:shd w:val="clear" w:color="auto" w:fill="auto"/>
            <w:noWrap/>
            <w:vAlign w:val="bottom"/>
            <w:hideMark/>
          </w:tcPr>
          <w:p w14:paraId="14F7ABA1" w14:textId="77777777" w:rsidR="00A720FF" w:rsidRPr="00773417" w:rsidRDefault="00A720FF" w:rsidP="00A720FF">
            <w:pPr>
              <w:rPr>
                <w:color w:val="000000"/>
                <w:sz w:val="16"/>
                <w:szCs w:val="16"/>
              </w:rPr>
            </w:pPr>
          </w:p>
        </w:tc>
        <w:tc>
          <w:tcPr>
            <w:tcW w:w="358" w:type="pct"/>
            <w:tcBorders>
              <w:top w:val="nil"/>
              <w:left w:val="nil"/>
              <w:bottom w:val="single" w:sz="4" w:space="0" w:color="auto"/>
              <w:right w:val="single" w:sz="4" w:space="0" w:color="auto"/>
            </w:tcBorders>
            <w:shd w:val="clear" w:color="auto" w:fill="auto"/>
            <w:noWrap/>
            <w:vAlign w:val="bottom"/>
            <w:hideMark/>
          </w:tcPr>
          <w:p w14:paraId="7C7FE9D2" w14:textId="77777777" w:rsidR="00A720FF" w:rsidRPr="00773417" w:rsidRDefault="00A720FF" w:rsidP="00A720FF">
            <w:pPr>
              <w:rPr>
                <w:color w:val="000000"/>
                <w:sz w:val="16"/>
                <w:szCs w:val="16"/>
              </w:rPr>
            </w:pPr>
          </w:p>
        </w:tc>
        <w:tc>
          <w:tcPr>
            <w:tcW w:w="515" w:type="pct"/>
            <w:tcBorders>
              <w:top w:val="nil"/>
              <w:left w:val="nil"/>
              <w:bottom w:val="single" w:sz="4" w:space="0" w:color="auto"/>
              <w:right w:val="single" w:sz="4" w:space="0" w:color="auto"/>
            </w:tcBorders>
            <w:shd w:val="clear" w:color="auto" w:fill="auto"/>
            <w:noWrap/>
            <w:vAlign w:val="bottom"/>
            <w:hideMark/>
          </w:tcPr>
          <w:p w14:paraId="523A0F2E" w14:textId="77777777" w:rsidR="00A720FF" w:rsidRPr="00773417" w:rsidRDefault="00A720FF" w:rsidP="00A720FF">
            <w:pPr>
              <w:jc w:val="right"/>
              <w:rPr>
                <w:color w:val="000000"/>
                <w:sz w:val="16"/>
                <w:szCs w:val="16"/>
              </w:rPr>
            </w:pPr>
            <w:r w:rsidRPr="00773417">
              <w:rPr>
                <w:color w:val="000000"/>
                <w:sz w:val="16"/>
                <w:szCs w:val="16"/>
              </w:rPr>
              <w:t>1</w:t>
            </w:r>
          </w:p>
        </w:tc>
        <w:tc>
          <w:tcPr>
            <w:tcW w:w="802" w:type="pct"/>
            <w:tcBorders>
              <w:top w:val="nil"/>
              <w:left w:val="nil"/>
              <w:bottom w:val="single" w:sz="4" w:space="0" w:color="auto"/>
              <w:right w:val="single" w:sz="4" w:space="0" w:color="auto"/>
            </w:tcBorders>
            <w:shd w:val="clear" w:color="auto" w:fill="auto"/>
            <w:noWrap/>
            <w:vAlign w:val="bottom"/>
            <w:hideMark/>
          </w:tcPr>
          <w:p w14:paraId="18653526" w14:textId="77777777" w:rsidR="00A720FF" w:rsidRPr="00773417" w:rsidRDefault="00A720FF" w:rsidP="00A720FF">
            <w:pPr>
              <w:jc w:val="right"/>
              <w:rPr>
                <w:color w:val="000000"/>
                <w:sz w:val="16"/>
                <w:szCs w:val="16"/>
              </w:rPr>
            </w:pPr>
            <w:r w:rsidRPr="00773417">
              <w:rPr>
                <w:color w:val="000000"/>
                <w:sz w:val="16"/>
                <w:szCs w:val="16"/>
              </w:rPr>
              <w:t>567,896</w:t>
            </w:r>
          </w:p>
        </w:tc>
      </w:tr>
    </w:tbl>
    <w:p w14:paraId="167F3CB5" w14:textId="302CBF65" w:rsidR="00A720FF" w:rsidRDefault="00A720FF" w:rsidP="00A720FF"/>
    <w:p w14:paraId="770D25E0" w14:textId="77777777" w:rsidR="006A1323" w:rsidRDefault="006A1323" w:rsidP="00A720FF">
      <w:pPr>
        <w:pStyle w:val="Heading1"/>
        <w:sectPr w:rsidR="006A1323" w:rsidSect="00273869">
          <w:pgSz w:w="12240" w:h="15840"/>
          <w:pgMar w:top="1440" w:right="1440" w:bottom="1440" w:left="1440" w:header="432" w:footer="432" w:gutter="0"/>
          <w:pgNumType w:start="1"/>
          <w:cols w:space="720"/>
          <w:docGrid w:linePitch="360"/>
        </w:sectPr>
      </w:pPr>
      <w:bookmarkStart w:id="55" w:name="_Toc66377174"/>
    </w:p>
    <w:p w14:paraId="3FB755F1" w14:textId="4A4C956C" w:rsidR="00A720FF" w:rsidRDefault="00A720FF" w:rsidP="00A720FF">
      <w:pPr>
        <w:pStyle w:val="Heading1"/>
      </w:pPr>
      <w:r>
        <w:t>Appendix A, Lookup Datasets</w:t>
      </w:r>
      <w:bookmarkEnd w:id="55"/>
    </w:p>
    <w:p w14:paraId="35C5CDA2" w14:textId="10A3925C" w:rsidR="00A720FF" w:rsidRDefault="00A720FF" w:rsidP="00A720FF">
      <w:pPr>
        <w:pStyle w:val="Heading2"/>
      </w:pPr>
      <w:bookmarkStart w:id="56" w:name="_Toc66377175"/>
      <w:r>
        <w:t>Control Flow</w:t>
      </w:r>
      <w:bookmarkEnd w:id="56"/>
    </w:p>
    <w:p w14:paraId="4D2C7956" w14:textId="37603AA0" w:rsidR="00A720FF" w:rsidRPr="00773417" w:rsidRDefault="00A720FF" w:rsidP="00A720FF">
      <w:r w:rsidRPr="00773417">
        <w:t>This lookup file controls the execution, order and processing to be completed with each run of the QA package.</w:t>
      </w:r>
    </w:p>
    <w:p w14:paraId="7C4CC38D" w14:textId="2AD583D2" w:rsidR="00A720FF" w:rsidRPr="00773417" w:rsidRDefault="00A720FF" w:rsidP="00A720FF">
      <w:r w:rsidRPr="00773417">
        <w:t xml:space="preserve">Filename: </w:t>
      </w:r>
      <w:r w:rsidRPr="00773417">
        <w:rPr>
          <w:b/>
        </w:rPr>
        <w:t>control_flow.sas7bdat</w:t>
      </w:r>
    </w:p>
    <w:tbl>
      <w:tblPr>
        <w:tblW w:w="9820" w:type="dxa"/>
        <w:tblInd w:w="-5" w:type="dxa"/>
        <w:tblLook w:val="04A0" w:firstRow="1" w:lastRow="0" w:firstColumn="1" w:lastColumn="0" w:noHBand="0" w:noVBand="1"/>
      </w:tblPr>
      <w:tblGrid>
        <w:gridCol w:w="820"/>
        <w:gridCol w:w="1300"/>
        <w:gridCol w:w="3580"/>
        <w:gridCol w:w="1000"/>
        <w:gridCol w:w="680"/>
        <w:gridCol w:w="1200"/>
        <w:gridCol w:w="1240"/>
      </w:tblGrid>
      <w:tr w:rsidR="00A720FF" w:rsidRPr="00773417" w14:paraId="3742366F" w14:textId="77777777" w:rsidTr="00A720FF">
        <w:trPr>
          <w:trHeight w:val="300"/>
          <w:tblHeader/>
        </w:trPr>
        <w:tc>
          <w:tcPr>
            <w:tcW w:w="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F70337" w14:textId="77777777" w:rsidR="00A720FF" w:rsidRPr="00773417" w:rsidRDefault="00A720FF" w:rsidP="00A720FF">
            <w:pPr>
              <w:jc w:val="center"/>
              <w:rPr>
                <w:b/>
                <w:color w:val="000000"/>
                <w:sz w:val="16"/>
                <w:szCs w:val="16"/>
              </w:rPr>
            </w:pPr>
            <w:r w:rsidRPr="00773417">
              <w:rPr>
                <w:b/>
                <w:color w:val="000000"/>
                <w:sz w:val="16"/>
                <w:szCs w:val="16"/>
              </w:rPr>
              <w:t>module</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4A432CB9" w14:textId="77777777" w:rsidR="00A720FF" w:rsidRPr="00773417" w:rsidRDefault="00A720FF" w:rsidP="00A720FF">
            <w:pPr>
              <w:jc w:val="center"/>
              <w:rPr>
                <w:b/>
                <w:color w:val="000000"/>
                <w:sz w:val="16"/>
                <w:szCs w:val="16"/>
              </w:rPr>
            </w:pPr>
            <w:r w:rsidRPr="00773417">
              <w:rPr>
                <w:b/>
                <w:color w:val="000000"/>
                <w:sz w:val="16"/>
                <w:szCs w:val="16"/>
              </w:rPr>
              <w:t>execute_flag</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0E178396" w14:textId="77777777" w:rsidR="00A720FF" w:rsidRPr="00773417" w:rsidRDefault="00A720FF" w:rsidP="00A720FF">
            <w:pPr>
              <w:jc w:val="center"/>
              <w:rPr>
                <w:b/>
                <w:color w:val="000000"/>
                <w:sz w:val="16"/>
                <w:szCs w:val="16"/>
              </w:rPr>
            </w:pPr>
            <w:r w:rsidRPr="00773417">
              <w:rPr>
                <w:b/>
                <w:color w:val="000000"/>
                <w:sz w:val="16"/>
                <w:szCs w:val="16"/>
              </w:rPr>
              <w:t>Sascode</w:t>
            </w:r>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14:paraId="371FC4D2" w14:textId="77777777" w:rsidR="00A720FF" w:rsidRPr="00773417" w:rsidRDefault="00A720FF" w:rsidP="00A720FF">
            <w:pPr>
              <w:jc w:val="center"/>
              <w:rPr>
                <w:b/>
                <w:color w:val="000000"/>
                <w:sz w:val="16"/>
                <w:szCs w:val="16"/>
              </w:rPr>
            </w:pPr>
            <w:r w:rsidRPr="00773417">
              <w:rPr>
                <w:b/>
                <w:color w:val="000000"/>
                <w:sz w:val="16"/>
                <w:szCs w:val="16"/>
              </w:rPr>
              <w:t>cc_table</w:t>
            </w:r>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14:paraId="58CE7006" w14:textId="77777777" w:rsidR="00A720FF" w:rsidRPr="00773417" w:rsidRDefault="00A720FF" w:rsidP="00A720FF">
            <w:pPr>
              <w:jc w:val="center"/>
              <w:rPr>
                <w:b/>
                <w:color w:val="000000"/>
                <w:sz w:val="16"/>
                <w:szCs w:val="16"/>
              </w:rPr>
            </w:pPr>
            <w:r w:rsidRPr="00773417">
              <w:rPr>
                <w:b/>
                <w:color w:val="000000"/>
                <w:sz w:val="16"/>
                <w:szCs w:val="16"/>
              </w:rPr>
              <w:t>seqno</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02AC77D1" w14:textId="77777777" w:rsidR="00A720FF" w:rsidRPr="00773417" w:rsidRDefault="00A720FF" w:rsidP="00A720FF">
            <w:pPr>
              <w:jc w:val="center"/>
              <w:rPr>
                <w:b/>
                <w:color w:val="000000"/>
                <w:sz w:val="16"/>
                <w:szCs w:val="16"/>
              </w:rPr>
            </w:pPr>
            <w:r w:rsidRPr="00773417">
              <w:rPr>
                <w:b/>
                <w:color w:val="000000"/>
                <w:sz w:val="16"/>
                <w:szCs w:val="16"/>
              </w:rPr>
              <w:t>module_cat</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D7D340A" w14:textId="77777777" w:rsidR="00A720FF" w:rsidRPr="00773417" w:rsidRDefault="00A720FF" w:rsidP="00A720FF">
            <w:pPr>
              <w:jc w:val="center"/>
              <w:rPr>
                <w:b/>
                <w:color w:val="000000"/>
                <w:sz w:val="16"/>
                <w:szCs w:val="16"/>
              </w:rPr>
            </w:pPr>
            <w:r w:rsidRPr="00773417">
              <w:rPr>
                <w:b/>
                <w:color w:val="000000"/>
                <w:sz w:val="16"/>
                <w:szCs w:val="16"/>
              </w:rPr>
              <w:t>module_util</w:t>
            </w:r>
          </w:p>
        </w:tc>
      </w:tr>
      <w:tr w:rsidR="00A720FF" w:rsidRPr="00773417" w14:paraId="1D34CA34"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22EFFCB" w14:textId="77777777" w:rsidR="00A720FF" w:rsidRPr="00773417" w:rsidRDefault="00A720FF" w:rsidP="00A720FF">
            <w:pPr>
              <w:rPr>
                <w:color w:val="000000"/>
                <w:sz w:val="16"/>
                <w:szCs w:val="16"/>
              </w:rPr>
            </w:pPr>
            <w:r w:rsidRPr="00773417">
              <w:rPr>
                <w:color w:val="000000"/>
                <w:sz w:val="16"/>
                <w:szCs w:val="16"/>
              </w:rPr>
              <w:t>l1</w:t>
            </w:r>
          </w:p>
        </w:tc>
        <w:tc>
          <w:tcPr>
            <w:tcW w:w="1300" w:type="dxa"/>
            <w:tcBorders>
              <w:top w:val="nil"/>
              <w:left w:val="nil"/>
              <w:bottom w:val="single" w:sz="4" w:space="0" w:color="auto"/>
              <w:right w:val="single" w:sz="4" w:space="0" w:color="auto"/>
            </w:tcBorders>
            <w:shd w:val="clear" w:color="auto" w:fill="auto"/>
            <w:noWrap/>
            <w:vAlign w:val="bottom"/>
            <w:hideMark/>
          </w:tcPr>
          <w:p w14:paraId="6017BC73"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09A58058" w14:textId="77777777" w:rsidR="00A720FF" w:rsidRPr="00773417" w:rsidRDefault="00A720FF" w:rsidP="00A720FF">
            <w:pPr>
              <w:rPr>
                <w:color w:val="000000"/>
                <w:sz w:val="16"/>
                <w:szCs w:val="16"/>
              </w:rPr>
            </w:pPr>
            <w:r w:rsidRPr="00773417">
              <w:rPr>
                <w:color w:val="000000"/>
                <w:sz w:val="16"/>
                <w:szCs w:val="16"/>
              </w:rPr>
              <w:t>01.1_mscdm_data_qa_review-level1</w:t>
            </w:r>
          </w:p>
        </w:tc>
        <w:tc>
          <w:tcPr>
            <w:tcW w:w="1000" w:type="dxa"/>
            <w:tcBorders>
              <w:top w:val="nil"/>
              <w:left w:val="nil"/>
              <w:bottom w:val="single" w:sz="4" w:space="0" w:color="auto"/>
              <w:right w:val="single" w:sz="4" w:space="0" w:color="auto"/>
            </w:tcBorders>
            <w:shd w:val="clear" w:color="auto" w:fill="auto"/>
            <w:noWrap/>
            <w:vAlign w:val="bottom"/>
            <w:hideMark/>
          </w:tcPr>
          <w:p w14:paraId="2D395E0D"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0CD9E767" w14:textId="77777777" w:rsidR="00A720FF" w:rsidRPr="00773417" w:rsidRDefault="00A720FF" w:rsidP="00A720FF">
            <w:pPr>
              <w:jc w:val="right"/>
              <w:rPr>
                <w:color w:val="000000"/>
                <w:sz w:val="16"/>
                <w:szCs w:val="16"/>
              </w:rPr>
            </w:pPr>
            <w:r w:rsidRPr="00773417">
              <w:rPr>
                <w:color w:val="000000"/>
                <w:sz w:val="16"/>
                <w:szCs w:val="16"/>
              </w:rPr>
              <w:t>1</w:t>
            </w:r>
          </w:p>
        </w:tc>
        <w:tc>
          <w:tcPr>
            <w:tcW w:w="1200" w:type="dxa"/>
            <w:tcBorders>
              <w:top w:val="nil"/>
              <w:left w:val="nil"/>
              <w:bottom w:val="single" w:sz="4" w:space="0" w:color="auto"/>
              <w:right w:val="single" w:sz="4" w:space="0" w:color="auto"/>
            </w:tcBorders>
            <w:shd w:val="clear" w:color="auto" w:fill="auto"/>
            <w:noWrap/>
            <w:vAlign w:val="bottom"/>
            <w:hideMark/>
          </w:tcPr>
          <w:p w14:paraId="1E8F0342" w14:textId="77777777" w:rsidR="00A720FF" w:rsidRPr="00773417" w:rsidRDefault="00A720FF" w:rsidP="00A720FF">
            <w:pPr>
              <w:rPr>
                <w:color w:val="000000"/>
                <w:sz w:val="16"/>
                <w:szCs w:val="16"/>
              </w:rPr>
            </w:pPr>
            <w:r w:rsidRPr="00773417">
              <w:rPr>
                <w:color w:val="000000"/>
                <w:sz w:val="16"/>
                <w:szCs w:val="16"/>
              </w:rPr>
              <w:t>Level 1</w:t>
            </w:r>
          </w:p>
        </w:tc>
        <w:tc>
          <w:tcPr>
            <w:tcW w:w="1240" w:type="dxa"/>
            <w:tcBorders>
              <w:top w:val="nil"/>
              <w:left w:val="nil"/>
              <w:bottom w:val="single" w:sz="4" w:space="0" w:color="auto"/>
              <w:right w:val="single" w:sz="4" w:space="0" w:color="auto"/>
            </w:tcBorders>
            <w:shd w:val="clear" w:color="auto" w:fill="auto"/>
            <w:noWrap/>
            <w:vAlign w:val="bottom"/>
            <w:hideMark/>
          </w:tcPr>
          <w:p w14:paraId="6F7CAE3A"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2F0CAAD1"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D3DEC5C" w14:textId="77777777" w:rsidR="00A720FF" w:rsidRPr="00773417" w:rsidRDefault="00A720FF" w:rsidP="00A720FF">
            <w:pPr>
              <w:rPr>
                <w:color w:val="000000"/>
                <w:sz w:val="16"/>
                <w:szCs w:val="16"/>
              </w:rPr>
            </w:pPr>
            <w:r w:rsidRPr="00773417">
              <w:rPr>
                <w:color w:val="000000"/>
                <w:sz w:val="16"/>
                <w:szCs w:val="16"/>
              </w:rPr>
              <w:t>l2</w:t>
            </w:r>
          </w:p>
        </w:tc>
        <w:tc>
          <w:tcPr>
            <w:tcW w:w="1300" w:type="dxa"/>
            <w:tcBorders>
              <w:top w:val="nil"/>
              <w:left w:val="nil"/>
              <w:bottom w:val="single" w:sz="4" w:space="0" w:color="auto"/>
              <w:right w:val="single" w:sz="4" w:space="0" w:color="auto"/>
            </w:tcBorders>
            <w:shd w:val="clear" w:color="auto" w:fill="auto"/>
            <w:noWrap/>
            <w:vAlign w:val="bottom"/>
            <w:hideMark/>
          </w:tcPr>
          <w:p w14:paraId="1BA13321"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12334B30" w14:textId="77777777" w:rsidR="00A720FF" w:rsidRPr="00773417" w:rsidRDefault="00A720FF" w:rsidP="00A720FF">
            <w:pPr>
              <w:rPr>
                <w:color w:val="000000"/>
                <w:sz w:val="16"/>
                <w:szCs w:val="16"/>
              </w:rPr>
            </w:pPr>
            <w:r w:rsidRPr="00773417">
              <w:rPr>
                <w:color w:val="000000"/>
                <w:sz w:val="16"/>
                <w:szCs w:val="16"/>
              </w:rPr>
              <w:t>01.2_mscdm_data_qa_review-level2</w:t>
            </w:r>
          </w:p>
        </w:tc>
        <w:tc>
          <w:tcPr>
            <w:tcW w:w="1000" w:type="dxa"/>
            <w:tcBorders>
              <w:top w:val="nil"/>
              <w:left w:val="nil"/>
              <w:bottom w:val="single" w:sz="4" w:space="0" w:color="auto"/>
              <w:right w:val="single" w:sz="4" w:space="0" w:color="auto"/>
            </w:tcBorders>
            <w:shd w:val="clear" w:color="auto" w:fill="auto"/>
            <w:noWrap/>
            <w:vAlign w:val="bottom"/>
            <w:hideMark/>
          </w:tcPr>
          <w:p w14:paraId="54D82DE1"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0464E87C" w14:textId="77777777" w:rsidR="00A720FF" w:rsidRPr="00773417" w:rsidRDefault="00A720FF" w:rsidP="00A720FF">
            <w:pPr>
              <w:jc w:val="right"/>
              <w:rPr>
                <w:color w:val="000000"/>
                <w:sz w:val="16"/>
                <w:szCs w:val="16"/>
              </w:rPr>
            </w:pPr>
            <w:r w:rsidRPr="00773417">
              <w:rPr>
                <w:color w:val="000000"/>
                <w:sz w:val="16"/>
                <w:szCs w:val="16"/>
              </w:rPr>
              <w:t>2</w:t>
            </w:r>
          </w:p>
        </w:tc>
        <w:tc>
          <w:tcPr>
            <w:tcW w:w="1200" w:type="dxa"/>
            <w:tcBorders>
              <w:top w:val="nil"/>
              <w:left w:val="nil"/>
              <w:bottom w:val="single" w:sz="4" w:space="0" w:color="auto"/>
              <w:right w:val="single" w:sz="4" w:space="0" w:color="auto"/>
            </w:tcBorders>
            <w:shd w:val="clear" w:color="auto" w:fill="auto"/>
            <w:noWrap/>
            <w:vAlign w:val="bottom"/>
            <w:hideMark/>
          </w:tcPr>
          <w:p w14:paraId="2E37850F" w14:textId="77777777" w:rsidR="00A720FF" w:rsidRPr="00773417" w:rsidRDefault="00A720FF" w:rsidP="00A720FF">
            <w:pPr>
              <w:rPr>
                <w:color w:val="000000"/>
                <w:sz w:val="16"/>
                <w:szCs w:val="16"/>
              </w:rPr>
            </w:pPr>
            <w:r w:rsidRPr="00773417">
              <w:rPr>
                <w:color w:val="000000"/>
                <w:sz w:val="16"/>
                <w:szCs w:val="16"/>
              </w:rPr>
              <w:t>Level 2</w:t>
            </w:r>
          </w:p>
        </w:tc>
        <w:tc>
          <w:tcPr>
            <w:tcW w:w="1240" w:type="dxa"/>
            <w:tcBorders>
              <w:top w:val="nil"/>
              <w:left w:val="nil"/>
              <w:bottom w:val="single" w:sz="4" w:space="0" w:color="auto"/>
              <w:right w:val="single" w:sz="4" w:space="0" w:color="auto"/>
            </w:tcBorders>
            <w:shd w:val="clear" w:color="auto" w:fill="auto"/>
            <w:noWrap/>
            <w:vAlign w:val="bottom"/>
            <w:hideMark/>
          </w:tcPr>
          <w:p w14:paraId="22F86A24"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3B7C91DC"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1401CF32" w14:textId="77777777" w:rsidR="00A720FF" w:rsidRPr="00773417" w:rsidRDefault="00A720FF" w:rsidP="00A720FF">
            <w:pPr>
              <w:rPr>
                <w:color w:val="000000"/>
                <w:sz w:val="16"/>
                <w:szCs w:val="16"/>
              </w:rPr>
            </w:pPr>
            <w:r w:rsidRPr="00773417">
              <w:rPr>
                <w:color w:val="000000"/>
                <w:sz w:val="16"/>
                <w:szCs w:val="16"/>
              </w:rPr>
              <w:t>mil</w:t>
            </w:r>
          </w:p>
        </w:tc>
        <w:tc>
          <w:tcPr>
            <w:tcW w:w="1300" w:type="dxa"/>
            <w:tcBorders>
              <w:top w:val="nil"/>
              <w:left w:val="nil"/>
              <w:bottom w:val="single" w:sz="4" w:space="0" w:color="auto"/>
              <w:right w:val="single" w:sz="4" w:space="0" w:color="auto"/>
            </w:tcBorders>
            <w:shd w:val="clear" w:color="auto" w:fill="auto"/>
            <w:noWrap/>
            <w:vAlign w:val="bottom"/>
            <w:hideMark/>
          </w:tcPr>
          <w:p w14:paraId="24767EA4"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tcPr>
          <w:p w14:paraId="70E52C5F" w14:textId="77777777" w:rsidR="00A720FF" w:rsidRPr="00773417" w:rsidRDefault="00A720FF" w:rsidP="00A720FF">
            <w:pPr>
              <w:rPr>
                <w:color w:val="000000"/>
                <w:sz w:val="16"/>
                <w:szCs w:val="16"/>
              </w:rPr>
            </w:pPr>
          </w:p>
        </w:tc>
        <w:tc>
          <w:tcPr>
            <w:tcW w:w="1000" w:type="dxa"/>
            <w:tcBorders>
              <w:top w:val="nil"/>
              <w:left w:val="nil"/>
              <w:bottom w:val="single" w:sz="4" w:space="0" w:color="auto"/>
              <w:right w:val="single" w:sz="4" w:space="0" w:color="auto"/>
            </w:tcBorders>
            <w:shd w:val="clear" w:color="auto" w:fill="auto"/>
            <w:noWrap/>
            <w:vAlign w:val="bottom"/>
            <w:hideMark/>
          </w:tcPr>
          <w:p w14:paraId="22E42DB4" w14:textId="77777777" w:rsidR="00A720FF" w:rsidRPr="00773417" w:rsidRDefault="00A720FF" w:rsidP="00A720FF">
            <w:pPr>
              <w:rPr>
                <w:color w:val="000000"/>
                <w:sz w:val="16"/>
                <w:szCs w:val="16"/>
              </w:rPr>
            </w:pPr>
            <w:r w:rsidRPr="00773417">
              <w:rPr>
                <w:color w:val="000000"/>
                <w:sz w:val="16"/>
                <w:szCs w:val="16"/>
              </w:rPr>
              <w:t>MILTABLE</w:t>
            </w:r>
          </w:p>
        </w:tc>
        <w:tc>
          <w:tcPr>
            <w:tcW w:w="680" w:type="dxa"/>
            <w:tcBorders>
              <w:top w:val="nil"/>
              <w:left w:val="nil"/>
              <w:bottom w:val="single" w:sz="4" w:space="0" w:color="auto"/>
              <w:right w:val="single" w:sz="4" w:space="0" w:color="auto"/>
            </w:tcBorders>
            <w:shd w:val="clear" w:color="auto" w:fill="auto"/>
            <w:noWrap/>
            <w:vAlign w:val="bottom"/>
            <w:hideMark/>
          </w:tcPr>
          <w:p w14:paraId="26BA092A" w14:textId="77777777" w:rsidR="00A720FF" w:rsidRPr="00773417" w:rsidRDefault="00A720FF" w:rsidP="00A720FF">
            <w:pPr>
              <w:jc w:val="right"/>
              <w:rPr>
                <w:color w:val="000000"/>
                <w:sz w:val="16"/>
                <w:szCs w:val="16"/>
              </w:rPr>
            </w:pPr>
            <w:r w:rsidRPr="00773417">
              <w:rPr>
                <w:color w:val="000000"/>
                <w:sz w:val="16"/>
                <w:szCs w:val="16"/>
              </w:rPr>
              <w:t>3</w:t>
            </w:r>
          </w:p>
        </w:tc>
        <w:tc>
          <w:tcPr>
            <w:tcW w:w="1200" w:type="dxa"/>
            <w:tcBorders>
              <w:top w:val="nil"/>
              <w:left w:val="nil"/>
              <w:bottom w:val="single" w:sz="4" w:space="0" w:color="auto"/>
              <w:right w:val="single" w:sz="4" w:space="0" w:color="auto"/>
            </w:tcBorders>
            <w:shd w:val="clear" w:color="auto" w:fill="auto"/>
            <w:noWrap/>
            <w:vAlign w:val="bottom"/>
            <w:hideMark/>
          </w:tcPr>
          <w:p w14:paraId="49FE61A1" w14:textId="77777777" w:rsidR="00A720FF" w:rsidRPr="00773417" w:rsidRDefault="00A720FF" w:rsidP="00A720FF">
            <w:pPr>
              <w:rPr>
                <w:color w:val="000000"/>
                <w:sz w:val="16"/>
                <w:szCs w:val="16"/>
              </w:rPr>
            </w:pPr>
            <w:r w:rsidRPr="00773417">
              <w:rPr>
                <w:color w:val="000000"/>
                <w:sz w:val="16"/>
                <w:szCs w:val="16"/>
              </w:rPr>
              <w:t>Core</w:t>
            </w:r>
          </w:p>
        </w:tc>
        <w:tc>
          <w:tcPr>
            <w:tcW w:w="1240" w:type="dxa"/>
            <w:tcBorders>
              <w:top w:val="nil"/>
              <w:left w:val="nil"/>
              <w:bottom w:val="single" w:sz="4" w:space="0" w:color="auto"/>
              <w:right w:val="single" w:sz="4" w:space="0" w:color="auto"/>
            </w:tcBorders>
            <w:shd w:val="clear" w:color="auto" w:fill="auto"/>
            <w:noWrap/>
            <w:vAlign w:val="bottom"/>
            <w:hideMark/>
          </w:tcPr>
          <w:p w14:paraId="3EF4415E"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44E04065"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34F46F2D" w14:textId="77777777" w:rsidR="00A720FF" w:rsidRPr="00773417" w:rsidRDefault="00A720FF" w:rsidP="00A720FF">
            <w:pPr>
              <w:rPr>
                <w:color w:val="000000"/>
                <w:sz w:val="16"/>
                <w:szCs w:val="16"/>
              </w:rPr>
            </w:pPr>
            <w:r w:rsidRPr="00773417">
              <w:rPr>
                <w:color w:val="000000"/>
                <w:sz w:val="16"/>
                <w:szCs w:val="16"/>
              </w:rPr>
              <w:t>mis</w:t>
            </w:r>
          </w:p>
        </w:tc>
        <w:tc>
          <w:tcPr>
            <w:tcW w:w="1300" w:type="dxa"/>
            <w:tcBorders>
              <w:top w:val="nil"/>
              <w:left w:val="nil"/>
              <w:bottom w:val="single" w:sz="4" w:space="0" w:color="auto"/>
              <w:right w:val="single" w:sz="4" w:space="0" w:color="auto"/>
            </w:tcBorders>
            <w:shd w:val="clear" w:color="auto" w:fill="auto"/>
            <w:noWrap/>
            <w:vAlign w:val="bottom"/>
            <w:hideMark/>
          </w:tcPr>
          <w:p w14:paraId="2059EB6A" w14:textId="77777777" w:rsidR="00A720FF" w:rsidRPr="00773417" w:rsidRDefault="00A720FF" w:rsidP="00A720FF">
            <w:pPr>
              <w:rPr>
                <w:color w:val="000000"/>
                <w:sz w:val="16"/>
                <w:szCs w:val="16"/>
              </w:rPr>
            </w:pPr>
            <w:r w:rsidRPr="00773417">
              <w:rPr>
                <w:color w:val="000000"/>
                <w:sz w:val="16"/>
                <w:szCs w:val="16"/>
              </w:rPr>
              <w:t>N</w:t>
            </w:r>
          </w:p>
        </w:tc>
        <w:tc>
          <w:tcPr>
            <w:tcW w:w="3580" w:type="dxa"/>
            <w:tcBorders>
              <w:top w:val="nil"/>
              <w:left w:val="nil"/>
              <w:bottom w:val="single" w:sz="4" w:space="0" w:color="auto"/>
              <w:right w:val="single" w:sz="4" w:space="0" w:color="auto"/>
            </w:tcBorders>
            <w:shd w:val="clear" w:color="auto" w:fill="auto"/>
            <w:noWrap/>
            <w:vAlign w:val="bottom"/>
          </w:tcPr>
          <w:p w14:paraId="34A901B9" w14:textId="77777777" w:rsidR="00A720FF" w:rsidRPr="00773417" w:rsidRDefault="00A720FF" w:rsidP="00A720FF">
            <w:pPr>
              <w:rPr>
                <w:color w:val="000000"/>
                <w:sz w:val="16"/>
                <w:szCs w:val="16"/>
              </w:rPr>
            </w:pPr>
          </w:p>
        </w:tc>
        <w:tc>
          <w:tcPr>
            <w:tcW w:w="1000" w:type="dxa"/>
            <w:tcBorders>
              <w:top w:val="nil"/>
              <w:left w:val="nil"/>
              <w:bottom w:val="single" w:sz="4" w:space="0" w:color="auto"/>
              <w:right w:val="single" w:sz="4" w:space="0" w:color="auto"/>
            </w:tcBorders>
            <w:shd w:val="clear" w:color="auto" w:fill="auto"/>
            <w:noWrap/>
            <w:vAlign w:val="bottom"/>
            <w:hideMark/>
          </w:tcPr>
          <w:p w14:paraId="52B3E33C" w14:textId="77777777" w:rsidR="00A720FF" w:rsidRPr="00773417" w:rsidRDefault="00A720FF" w:rsidP="00A720FF">
            <w:pPr>
              <w:rPr>
                <w:color w:val="000000"/>
                <w:sz w:val="16"/>
                <w:szCs w:val="16"/>
              </w:rPr>
            </w:pPr>
            <w:r w:rsidRPr="00773417">
              <w:rPr>
                <w:color w:val="000000"/>
                <w:sz w:val="16"/>
                <w:szCs w:val="16"/>
              </w:rPr>
              <w:t>MISTABLE</w:t>
            </w:r>
          </w:p>
        </w:tc>
        <w:tc>
          <w:tcPr>
            <w:tcW w:w="680" w:type="dxa"/>
            <w:tcBorders>
              <w:top w:val="nil"/>
              <w:left w:val="nil"/>
              <w:bottom w:val="single" w:sz="4" w:space="0" w:color="auto"/>
              <w:right w:val="single" w:sz="4" w:space="0" w:color="auto"/>
            </w:tcBorders>
            <w:shd w:val="clear" w:color="auto" w:fill="auto"/>
            <w:noWrap/>
            <w:vAlign w:val="bottom"/>
            <w:hideMark/>
          </w:tcPr>
          <w:p w14:paraId="5A214425" w14:textId="77777777" w:rsidR="00A720FF" w:rsidRPr="00773417" w:rsidRDefault="00A720FF" w:rsidP="00A720FF">
            <w:pPr>
              <w:jc w:val="right"/>
              <w:rPr>
                <w:color w:val="000000"/>
                <w:sz w:val="16"/>
                <w:szCs w:val="16"/>
              </w:rPr>
            </w:pPr>
            <w:r w:rsidRPr="00773417">
              <w:rPr>
                <w:color w:val="000000"/>
                <w:sz w:val="16"/>
                <w:szCs w:val="16"/>
              </w:rPr>
              <w:t>4</w:t>
            </w:r>
          </w:p>
        </w:tc>
        <w:tc>
          <w:tcPr>
            <w:tcW w:w="1200" w:type="dxa"/>
            <w:tcBorders>
              <w:top w:val="nil"/>
              <w:left w:val="nil"/>
              <w:bottom w:val="single" w:sz="4" w:space="0" w:color="auto"/>
              <w:right w:val="single" w:sz="4" w:space="0" w:color="auto"/>
            </w:tcBorders>
            <w:shd w:val="clear" w:color="auto" w:fill="auto"/>
            <w:noWrap/>
            <w:vAlign w:val="bottom"/>
            <w:hideMark/>
          </w:tcPr>
          <w:p w14:paraId="494026FE" w14:textId="77777777" w:rsidR="00A720FF" w:rsidRPr="00773417" w:rsidRDefault="00A720FF" w:rsidP="00A720FF">
            <w:pPr>
              <w:rPr>
                <w:color w:val="000000"/>
                <w:sz w:val="16"/>
                <w:szCs w:val="16"/>
              </w:rPr>
            </w:pPr>
            <w:r w:rsidRPr="00773417">
              <w:rPr>
                <w:color w:val="000000"/>
                <w:sz w:val="16"/>
                <w:szCs w:val="16"/>
              </w:rPr>
              <w:t>Core</w:t>
            </w:r>
          </w:p>
        </w:tc>
        <w:tc>
          <w:tcPr>
            <w:tcW w:w="1240" w:type="dxa"/>
            <w:tcBorders>
              <w:top w:val="nil"/>
              <w:left w:val="nil"/>
              <w:bottom w:val="single" w:sz="4" w:space="0" w:color="auto"/>
              <w:right w:val="single" w:sz="4" w:space="0" w:color="auto"/>
            </w:tcBorders>
            <w:shd w:val="clear" w:color="auto" w:fill="auto"/>
            <w:noWrap/>
            <w:vAlign w:val="bottom"/>
            <w:hideMark/>
          </w:tcPr>
          <w:p w14:paraId="3D24B929" w14:textId="77777777" w:rsidR="00A720FF" w:rsidRPr="00773417" w:rsidRDefault="00A720FF" w:rsidP="00A720FF">
            <w:pPr>
              <w:rPr>
                <w:color w:val="000000"/>
                <w:sz w:val="16"/>
                <w:szCs w:val="16"/>
              </w:rPr>
            </w:pPr>
            <w:r w:rsidRPr="00773417">
              <w:rPr>
                <w:color w:val="000000"/>
                <w:sz w:val="16"/>
                <w:szCs w:val="16"/>
              </w:rPr>
              <w:t>N</w:t>
            </w:r>
          </w:p>
        </w:tc>
      </w:tr>
      <w:tr w:rsidR="00A720FF" w:rsidRPr="00773417" w14:paraId="3837DFB0" w14:textId="77777777" w:rsidTr="00A720FF">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6A134F1C" w14:textId="77777777" w:rsidR="00A720FF" w:rsidRPr="00773417" w:rsidRDefault="00A720FF" w:rsidP="00A720FF">
            <w:pPr>
              <w:rPr>
                <w:color w:val="000000"/>
                <w:sz w:val="16"/>
                <w:szCs w:val="16"/>
              </w:rPr>
            </w:pPr>
            <w:r w:rsidRPr="00773417">
              <w:rPr>
                <w:color w:val="000000"/>
                <w:sz w:val="16"/>
                <w:szCs w:val="16"/>
              </w:rPr>
              <w:t>l3</w:t>
            </w:r>
          </w:p>
        </w:tc>
        <w:tc>
          <w:tcPr>
            <w:tcW w:w="1300" w:type="dxa"/>
            <w:tcBorders>
              <w:top w:val="nil"/>
              <w:left w:val="nil"/>
              <w:bottom w:val="single" w:sz="4" w:space="0" w:color="auto"/>
              <w:right w:val="single" w:sz="4" w:space="0" w:color="auto"/>
            </w:tcBorders>
            <w:shd w:val="clear" w:color="auto" w:fill="auto"/>
            <w:noWrap/>
            <w:vAlign w:val="bottom"/>
            <w:hideMark/>
          </w:tcPr>
          <w:p w14:paraId="01CEDF02" w14:textId="77777777" w:rsidR="00A720FF" w:rsidRPr="00773417" w:rsidRDefault="00A720FF" w:rsidP="00A720FF">
            <w:pPr>
              <w:rPr>
                <w:color w:val="000000"/>
                <w:sz w:val="16"/>
                <w:szCs w:val="16"/>
              </w:rPr>
            </w:pPr>
            <w:r w:rsidRPr="00773417">
              <w:rPr>
                <w:color w:val="000000"/>
                <w:sz w:val="16"/>
                <w:szCs w:val="16"/>
              </w:rPr>
              <w:t>Y</w:t>
            </w:r>
          </w:p>
        </w:tc>
        <w:tc>
          <w:tcPr>
            <w:tcW w:w="3580" w:type="dxa"/>
            <w:tcBorders>
              <w:top w:val="nil"/>
              <w:left w:val="nil"/>
              <w:bottom w:val="single" w:sz="4" w:space="0" w:color="auto"/>
              <w:right w:val="single" w:sz="4" w:space="0" w:color="auto"/>
            </w:tcBorders>
            <w:shd w:val="clear" w:color="auto" w:fill="auto"/>
            <w:noWrap/>
            <w:vAlign w:val="bottom"/>
            <w:hideMark/>
          </w:tcPr>
          <w:p w14:paraId="784E1089" w14:textId="77777777" w:rsidR="00A720FF" w:rsidRPr="00773417" w:rsidRDefault="00A720FF" w:rsidP="00A720FF">
            <w:pPr>
              <w:rPr>
                <w:color w:val="000000"/>
                <w:sz w:val="16"/>
                <w:szCs w:val="16"/>
              </w:rPr>
            </w:pPr>
            <w:r w:rsidRPr="00773417">
              <w:rPr>
                <w:color w:val="000000"/>
                <w:sz w:val="16"/>
                <w:szCs w:val="16"/>
              </w:rPr>
              <w:t>01.3_mscdm_data_qa_review-level3</w:t>
            </w:r>
          </w:p>
        </w:tc>
        <w:tc>
          <w:tcPr>
            <w:tcW w:w="1000" w:type="dxa"/>
            <w:tcBorders>
              <w:top w:val="nil"/>
              <w:left w:val="nil"/>
              <w:bottom w:val="single" w:sz="4" w:space="0" w:color="auto"/>
              <w:right w:val="single" w:sz="4" w:space="0" w:color="auto"/>
            </w:tcBorders>
            <w:shd w:val="clear" w:color="auto" w:fill="auto"/>
            <w:noWrap/>
            <w:vAlign w:val="bottom"/>
            <w:hideMark/>
          </w:tcPr>
          <w:p w14:paraId="65DD5C8B" w14:textId="77777777" w:rsidR="00A720FF" w:rsidRPr="00773417" w:rsidRDefault="00A720FF" w:rsidP="00A720FF">
            <w:pPr>
              <w:rPr>
                <w:color w:val="000000"/>
                <w:sz w:val="16"/>
                <w:szCs w:val="16"/>
              </w:rPr>
            </w:pPr>
            <w:r w:rsidRPr="00773417">
              <w:rPr>
                <w:color w:val="000000"/>
                <w:sz w:val="16"/>
                <w:szCs w:val="16"/>
              </w:rPr>
              <w:t>X</w:t>
            </w:r>
          </w:p>
        </w:tc>
        <w:tc>
          <w:tcPr>
            <w:tcW w:w="680" w:type="dxa"/>
            <w:tcBorders>
              <w:top w:val="nil"/>
              <w:left w:val="nil"/>
              <w:bottom w:val="single" w:sz="4" w:space="0" w:color="auto"/>
              <w:right w:val="single" w:sz="4" w:space="0" w:color="auto"/>
            </w:tcBorders>
            <w:shd w:val="clear" w:color="auto" w:fill="auto"/>
            <w:noWrap/>
            <w:vAlign w:val="bottom"/>
            <w:hideMark/>
          </w:tcPr>
          <w:p w14:paraId="78342C51" w14:textId="77777777" w:rsidR="00A720FF" w:rsidRPr="00773417" w:rsidRDefault="00A720FF" w:rsidP="00A720FF">
            <w:pPr>
              <w:jc w:val="right"/>
              <w:rPr>
                <w:color w:val="000000"/>
                <w:sz w:val="16"/>
                <w:szCs w:val="16"/>
              </w:rPr>
            </w:pPr>
            <w:r w:rsidRPr="00773417">
              <w:rPr>
                <w:color w:val="000000"/>
                <w:sz w:val="16"/>
                <w:szCs w:val="16"/>
              </w:rPr>
              <w:t>5</w:t>
            </w:r>
          </w:p>
        </w:tc>
        <w:tc>
          <w:tcPr>
            <w:tcW w:w="1200" w:type="dxa"/>
            <w:tcBorders>
              <w:top w:val="nil"/>
              <w:left w:val="nil"/>
              <w:bottom w:val="single" w:sz="4" w:space="0" w:color="auto"/>
              <w:right w:val="single" w:sz="4" w:space="0" w:color="auto"/>
            </w:tcBorders>
            <w:shd w:val="clear" w:color="auto" w:fill="auto"/>
            <w:noWrap/>
            <w:vAlign w:val="bottom"/>
            <w:hideMark/>
          </w:tcPr>
          <w:p w14:paraId="049507E1" w14:textId="77777777" w:rsidR="00A720FF" w:rsidRPr="00773417" w:rsidRDefault="00A720FF" w:rsidP="00A720FF">
            <w:pPr>
              <w:rPr>
                <w:color w:val="000000"/>
                <w:sz w:val="16"/>
                <w:szCs w:val="16"/>
              </w:rPr>
            </w:pPr>
            <w:r w:rsidRPr="00773417">
              <w:rPr>
                <w:color w:val="000000"/>
                <w:sz w:val="16"/>
                <w:szCs w:val="16"/>
              </w:rPr>
              <w:t>Level 3</w:t>
            </w:r>
          </w:p>
        </w:tc>
        <w:tc>
          <w:tcPr>
            <w:tcW w:w="1240" w:type="dxa"/>
            <w:tcBorders>
              <w:top w:val="nil"/>
              <w:left w:val="nil"/>
              <w:bottom w:val="single" w:sz="4" w:space="0" w:color="auto"/>
              <w:right w:val="single" w:sz="4" w:space="0" w:color="auto"/>
            </w:tcBorders>
            <w:shd w:val="clear" w:color="auto" w:fill="auto"/>
            <w:noWrap/>
            <w:vAlign w:val="bottom"/>
            <w:hideMark/>
          </w:tcPr>
          <w:p w14:paraId="645BFE4E" w14:textId="77777777" w:rsidR="00A720FF" w:rsidRPr="00773417" w:rsidRDefault="00A720FF" w:rsidP="00A720FF">
            <w:pPr>
              <w:rPr>
                <w:color w:val="000000"/>
                <w:sz w:val="16"/>
                <w:szCs w:val="16"/>
              </w:rPr>
            </w:pPr>
            <w:r w:rsidRPr="00773417">
              <w:rPr>
                <w:color w:val="000000"/>
                <w:sz w:val="16"/>
                <w:szCs w:val="16"/>
              </w:rPr>
              <w:t>N</w:t>
            </w:r>
          </w:p>
        </w:tc>
      </w:tr>
    </w:tbl>
    <w:p w14:paraId="034E049B" w14:textId="3C3F59FB" w:rsidR="001858A3" w:rsidRPr="00773417" w:rsidRDefault="001858A3" w:rsidP="00A720FF"/>
    <w:p w14:paraId="6E327F8D" w14:textId="06B42F38" w:rsidR="00A720FF" w:rsidRDefault="00A720FF" w:rsidP="00A720FF">
      <w:pPr>
        <w:pStyle w:val="Heading2"/>
      </w:pPr>
      <w:bookmarkStart w:id="57" w:name="_Toc66377176"/>
      <w:r>
        <w:t>Lookup Flags</w:t>
      </w:r>
      <w:bookmarkEnd w:id="57"/>
    </w:p>
    <w:p w14:paraId="0B89A1D7" w14:textId="77777777" w:rsidR="00A720FF" w:rsidRPr="00773417" w:rsidRDefault="00A720FF" w:rsidP="00A720FF">
      <w:r w:rsidRPr="00773417">
        <w:t>This lookup file includes the identifier, description, outcome, and dependencies of for all level 1, 2, and 3 flag checks performed by this process.</w:t>
      </w:r>
    </w:p>
    <w:p w14:paraId="3A127E76" w14:textId="77777777" w:rsidR="00A720FF" w:rsidRPr="00773417" w:rsidRDefault="00A720FF" w:rsidP="00A720FF"/>
    <w:p w14:paraId="4984225A" w14:textId="56082AF5" w:rsidR="00A720FF" w:rsidRDefault="00A720FF" w:rsidP="00A720FF">
      <w:pPr>
        <w:rPr>
          <w:b/>
        </w:rPr>
      </w:pPr>
      <w:r w:rsidRPr="00773417">
        <w:t xml:space="preserve">Filename: </w:t>
      </w:r>
      <w:r w:rsidRPr="00773417">
        <w:rPr>
          <w:b/>
        </w:rPr>
        <w:t>lkp_all_flags.sas7bdat</w:t>
      </w:r>
    </w:p>
    <w:tbl>
      <w:tblPr>
        <w:tblW w:w="5430" w:type="pct"/>
        <w:tblInd w:w="-162" w:type="dxa"/>
        <w:tblLayout w:type="fixed"/>
        <w:tblLook w:val="04A0" w:firstRow="1" w:lastRow="0" w:firstColumn="1" w:lastColumn="0" w:noHBand="0" w:noVBand="1"/>
      </w:tblPr>
      <w:tblGrid>
        <w:gridCol w:w="1058"/>
        <w:gridCol w:w="624"/>
        <w:gridCol w:w="622"/>
        <w:gridCol w:w="554"/>
        <w:gridCol w:w="509"/>
        <w:gridCol w:w="529"/>
        <w:gridCol w:w="532"/>
        <w:gridCol w:w="709"/>
        <w:gridCol w:w="796"/>
        <w:gridCol w:w="796"/>
        <w:gridCol w:w="796"/>
        <w:gridCol w:w="796"/>
        <w:gridCol w:w="745"/>
        <w:gridCol w:w="630"/>
        <w:gridCol w:w="1013"/>
        <w:gridCol w:w="1060"/>
        <w:gridCol w:w="1060"/>
        <w:gridCol w:w="619"/>
        <w:gridCol w:w="616"/>
      </w:tblGrid>
      <w:tr w:rsidR="005C0C15" w:rsidRPr="00962E43" w14:paraId="4915E2A6" w14:textId="77777777" w:rsidTr="006A1323">
        <w:trPr>
          <w:cantSplit/>
          <w:trHeight w:val="300"/>
          <w:tblHeader/>
        </w:trPr>
        <w:tc>
          <w:tcPr>
            <w:tcW w:w="376" w:type="pct"/>
            <w:tcBorders>
              <w:top w:val="single" w:sz="4" w:space="0" w:color="auto"/>
              <w:left w:val="single" w:sz="4" w:space="0" w:color="auto"/>
              <w:bottom w:val="single" w:sz="4" w:space="0" w:color="auto"/>
              <w:right w:val="single" w:sz="4" w:space="0" w:color="auto"/>
            </w:tcBorders>
            <w:shd w:val="clear" w:color="auto" w:fill="auto"/>
            <w:hideMark/>
          </w:tcPr>
          <w:p w14:paraId="3738A869" w14:textId="19475503" w:rsidR="005C0C15" w:rsidRPr="00962E43" w:rsidRDefault="005C0C15" w:rsidP="008B5CB9">
            <w:pPr>
              <w:rPr>
                <w:b/>
                <w:color w:val="000000"/>
                <w:sz w:val="14"/>
                <w:szCs w:val="14"/>
              </w:rPr>
            </w:pPr>
            <w:r w:rsidRPr="001858A3">
              <w:rPr>
                <w:b/>
                <w:color w:val="000000"/>
                <w:sz w:val="14"/>
                <w:szCs w:val="14"/>
              </w:rPr>
              <w:t>FlagID</w:t>
            </w:r>
          </w:p>
        </w:tc>
        <w:tc>
          <w:tcPr>
            <w:tcW w:w="222" w:type="pct"/>
            <w:tcBorders>
              <w:top w:val="single" w:sz="4" w:space="0" w:color="auto"/>
              <w:left w:val="nil"/>
              <w:bottom w:val="single" w:sz="4" w:space="0" w:color="auto"/>
              <w:right w:val="single" w:sz="4" w:space="0" w:color="auto"/>
            </w:tcBorders>
            <w:shd w:val="clear" w:color="auto" w:fill="auto"/>
            <w:hideMark/>
          </w:tcPr>
          <w:p w14:paraId="13A1931F" w14:textId="77777777" w:rsidR="005C0C15" w:rsidRPr="00962E43" w:rsidRDefault="005C0C15" w:rsidP="008B5CB9">
            <w:pPr>
              <w:rPr>
                <w:b/>
                <w:color w:val="000000"/>
                <w:sz w:val="14"/>
                <w:szCs w:val="14"/>
              </w:rPr>
            </w:pPr>
            <w:r w:rsidRPr="00962E43">
              <w:rPr>
                <w:b/>
                <w:color w:val="000000"/>
                <w:sz w:val="14"/>
                <w:szCs w:val="14"/>
              </w:rPr>
              <w:t>Flag Type</w:t>
            </w:r>
          </w:p>
        </w:tc>
        <w:tc>
          <w:tcPr>
            <w:tcW w:w="221" w:type="pct"/>
            <w:tcBorders>
              <w:top w:val="single" w:sz="4" w:space="0" w:color="auto"/>
              <w:left w:val="nil"/>
              <w:bottom w:val="single" w:sz="4" w:space="0" w:color="auto"/>
              <w:right w:val="single" w:sz="4" w:space="0" w:color="auto"/>
            </w:tcBorders>
            <w:shd w:val="clear" w:color="auto" w:fill="auto"/>
            <w:hideMark/>
          </w:tcPr>
          <w:p w14:paraId="3895D0F9" w14:textId="77777777" w:rsidR="005C0C15" w:rsidRPr="00962E43" w:rsidRDefault="005C0C15" w:rsidP="008B5CB9">
            <w:pPr>
              <w:rPr>
                <w:b/>
                <w:color w:val="000000"/>
                <w:sz w:val="14"/>
                <w:szCs w:val="14"/>
              </w:rPr>
            </w:pPr>
            <w:r w:rsidRPr="00962E43">
              <w:rPr>
                <w:b/>
                <w:color w:val="000000"/>
                <w:sz w:val="14"/>
                <w:szCs w:val="14"/>
              </w:rPr>
              <w:t>Abort YN</w:t>
            </w:r>
          </w:p>
        </w:tc>
        <w:tc>
          <w:tcPr>
            <w:tcW w:w="197" w:type="pct"/>
            <w:tcBorders>
              <w:top w:val="single" w:sz="4" w:space="0" w:color="auto"/>
              <w:left w:val="nil"/>
              <w:bottom w:val="single" w:sz="4" w:space="0" w:color="auto"/>
              <w:right w:val="single" w:sz="4" w:space="0" w:color="auto"/>
            </w:tcBorders>
            <w:shd w:val="clear" w:color="auto" w:fill="auto"/>
            <w:hideMark/>
          </w:tcPr>
          <w:p w14:paraId="667EA996" w14:textId="77777777" w:rsidR="005C0C15" w:rsidRPr="00962E43" w:rsidRDefault="005C0C15" w:rsidP="008B5CB9">
            <w:pPr>
              <w:rPr>
                <w:b/>
                <w:color w:val="000000"/>
                <w:sz w:val="14"/>
                <w:szCs w:val="14"/>
              </w:rPr>
            </w:pPr>
            <w:r w:rsidRPr="00962E43">
              <w:rPr>
                <w:b/>
                <w:color w:val="000000"/>
                <w:sz w:val="14"/>
                <w:szCs w:val="14"/>
              </w:rPr>
              <w:t>Table ID</w:t>
            </w:r>
          </w:p>
        </w:tc>
        <w:tc>
          <w:tcPr>
            <w:tcW w:w="181" w:type="pct"/>
            <w:tcBorders>
              <w:top w:val="single" w:sz="4" w:space="0" w:color="auto"/>
              <w:left w:val="nil"/>
              <w:bottom w:val="single" w:sz="4" w:space="0" w:color="auto"/>
              <w:right w:val="single" w:sz="4" w:space="0" w:color="auto"/>
            </w:tcBorders>
            <w:shd w:val="clear" w:color="auto" w:fill="auto"/>
            <w:hideMark/>
          </w:tcPr>
          <w:p w14:paraId="243CC41F" w14:textId="77777777" w:rsidR="005C0C15" w:rsidRPr="00962E43" w:rsidRDefault="005C0C15" w:rsidP="008B5CB9">
            <w:pPr>
              <w:rPr>
                <w:b/>
                <w:color w:val="000000"/>
                <w:sz w:val="14"/>
                <w:szCs w:val="14"/>
              </w:rPr>
            </w:pPr>
            <w:r w:rsidRPr="00962E43">
              <w:rPr>
                <w:b/>
                <w:color w:val="000000"/>
                <w:sz w:val="14"/>
                <w:szCs w:val="14"/>
              </w:rPr>
              <w:t>level</w:t>
            </w:r>
          </w:p>
        </w:tc>
        <w:tc>
          <w:tcPr>
            <w:tcW w:w="188" w:type="pct"/>
            <w:tcBorders>
              <w:top w:val="single" w:sz="4" w:space="0" w:color="auto"/>
              <w:left w:val="nil"/>
              <w:bottom w:val="single" w:sz="4" w:space="0" w:color="auto"/>
              <w:right w:val="single" w:sz="4" w:space="0" w:color="auto"/>
            </w:tcBorders>
            <w:shd w:val="clear" w:color="auto" w:fill="auto"/>
            <w:hideMark/>
          </w:tcPr>
          <w:p w14:paraId="4A3CB0ED" w14:textId="77777777" w:rsidR="005C0C15" w:rsidRPr="00962E43" w:rsidRDefault="005C0C15" w:rsidP="008B5CB9">
            <w:pPr>
              <w:rPr>
                <w:b/>
                <w:color w:val="000000"/>
                <w:sz w:val="14"/>
                <w:szCs w:val="14"/>
              </w:rPr>
            </w:pPr>
            <w:r w:rsidRPr="00962E43">
              <w:rPr>
                <w:b/>
                <w:color w:val="000000"/>
                <w:sz w:val="14"/>
                <w:szCs w:val="14"/>
              </w:rPr>
              <w:t>Var ID</w:t>
            </w:r>
          </w:p>
        </w:tc>
        <w:tc>
          <w:tcPr>
            <w:tcW w:w="189" w:type="pct"/>
            <w:tcBorders>
              <w:top w:val="single" w:sz="4" w:space="0" w:color="auto"/>
              <w:left w:val="nil"/>
              <w:bottom w:val="single" w:sz="4" w:space="0" w:color="auto"/>
              <w:right w:val="single" w:sz="4" w:space="0" w:color="auto"/>
            </w:tcBorders>
            <w:shd w:val="clear" w:color="auto" w:fill="auto"/>
            <w:hideMark/>
          </w:tcPr>
          <w:p w14:paraId="155C61DF" w14:textId="77777777" w:rsidR="005C0C15" w:rsidRPr="00962E43" w:rsidRDefault="005C0C15" w:rsidP="008B5CB9">
            <w:pPr>
              <w:rPr>
                <w:b/>
                <w:color w:val="000000"/>
                <w:sz w:val="14"/>
                <w:szCs w:val="14"/>
              </w:rPr>
            </w:pPr>
            <w:r w:rsidRPr="00962E43">
              <w:rPr>
                <w:b/>
                <w:color w:val="000000"/>
                <w:sz w:val="14"/>
                <w:szCs w:val="14"/>
              </w:rPr>
              <w:t>Test ID</w:t>
            </w:r>
          </w:p>
        </w:tc>
        <w:tc>
          <w:tcPr>
            <w:tcW w:w="252" w:type="pct"/>
            <w:tcBorders>
              <w:top w:val="single" w:sz="4" w:space="0" w:color="auto"/>
              <w:left w:val="nil"/>
              <w:bottom w:val="single" w:sz="4" w:space="0" w:color="auto"/>
              <w:right w:val="single" w:sz="4" w:space="0" w:color="auto"/>
            </w:tcBorders>
            <w:shd w:val="clear" w:color="auto" w:fill="auto"/>
            <w:hideMark/>
          </w:tcPr>
          <w:p w14:paraId="14235F76" w14:textId="77777777" w:rsidR="005C0C15" w:rsidRPr="00962E43" w:rsidRDefault="005C0C15" w:rsidP="008B5CB9">
            <w:pPr>
              <w:rPr>
                <w:b/>
                <w:color w:val="000000"/>
                <w:sz w:val="14"/>
                <w:szCs w:val="14"/>
              </w:rPr>
            </w:pPr>
            <w:r w:rsidRPr="00962E43">
              <w:rPr>
                <w:b/>
                <w:color w:val="000000"/>
                <w:sz w:val="14"/>
                <w:szCs w:val="14"/>
              </w:rPr>
              <w:t>Check ID</w:t>
            </w:r>
          </w:p>
        </w:tc>
        <w:tc>
          <w:tcPr>
            <w:tcW w:w="283" w:type="pct"/>
            <w:tcBorders>
              <w:top w:val="single" w:sz="4" w:space="0" w:color="auto"/>
              <w:left w:val="nil"/>
              <w:bottom w:val="single" w:sz="4" w:space="0" w:color="auto"/>
              <w:right w:val="single" w:sz="4" w:space="0" w:color="auto"/>
            </w:tcBorders>
            <w:shd w:val="clear" w:color="auto" w:fill="auto"/>
            <w:hideMark/>
          </w:tcPr>
          <w:p w14:paraId="2C11F53B" w14:textId="77777777" w:rsidR="005C0C15" w:rsidRPr="00962E43" w:rsidRDefault="005C0C15" w:rsidP="008B5CB9">
            <w:pPr>
              <w:rPr>
                <w:b/>
                <w:color w:val="000000"/>
                <w:sz w:val="14"/>
                <w:szCs w:val="14"/>
              </w:rPr>
            </w:pPr>
            <w:r w:rsidRPr="00962E43">
              <w:rPr>
                <w:b/>
                <w:color w:val="000000"/>
                <w:sz w:val="14"/>
                <w:szCs w:val="14"/>
              </w:rPr>
              <w:t>Variable1</w:t>
            </w:r>
          </w:p>
        </w:tc>
        <w:tc>
          <w:tcPr>
            <w:tcW w:w="283" w:type="pct"/>
            <w:tcBorders>
              <w:top w:val="single" w:sz="4" w:space="0" w:color="auto"/>
              <w:left w:val="nil"/>
              <w:bottom w:val="single" w:sz="4" w:space="0" w:color="auto"/>
              <w:right w:val="single" w:sz="4" w:space="0" w:color="auto"/>
            </w:tcBorders>
            <w:shd w:val="clear" w:color="auto" w:fill="auto"/>
            <w:hideMark/>
          </w:tcPr>
          <w:p w14:paraId="47F99739" w14:textId="77777777" w:rsidR="005C0C15" w:rsidRPr="00962E43" w:rsidRDefault="005C0C15" w:rsidP="008B5CB9">
            <w:pPr>
              <w:rPr>
                <w:b/>
                <w:color w:val="000000"/>
                <w:sz w:val="14"/>
                <w:szCs w:val="14"/>
              </w:rPr>
            </w:pPr>
            <w:r w:rsidRPr="00962E43">
              <w:rPr>
                <w:b/>
                <w:color w:val="000000"/>
                <w:sz w:val="14"/>
                <w:szCs w:val="14"/>
              </w:rPr>
              <w:t>Variable2</w:t>
            </w:r>
          </w:p>
        </w:tc>
        <w:tc>
          <w:tcPr>
            <w:tcW w:w="283" w:type="pct"/>
            <w:tcBorders>
              <w:top w:val="single" w:sz="4" w:space="0" w:color="auto"/>
              <w:left w:val="nil"/>
              <w:bottom w:val="single" w:sz="4" w:space="0" w:color="auto"/>
              <w:right w:val="single" w:sz="4" w:space="0" w:color="auto"/>
            </w:tcBorders>
            <w:shd w:val="clear" w:color="auto" w:fill="auto"/>
            <w:hideMark/>
          </w:tcPr>
          <w:p w14:paraId="4D2B47CA" w14:textId="77777777" w:rsidR="005C0C15" w:rsidRPr="00962E43" w:rsidRDefault="005C0C15" w:rsidP="008B5CB9">
            <w:pPr>
              <w:rPr>
                <w:b/>
                <w:color w:val="000000"/>
                <w:sz w:val="14"/>
                <w:szCs w:val="14"/>
              </w:rPr>
            </w:pPr>
            <w:r w:rsidRPr="00962E43">
              <w:rPr>
                <w:b/>
                <w:color w:val="000000"/>
                <w:sz w:val="14"/>
                <w:szCs w:val="14"/>
              </w:rPr>
              <w:t>Variable3</w:t>
            </w:r>
          </w:p>
        </w:tc>
        <w:tc>
          <w:tcPr>
            <w:tcW w:w="283" w:type="pct"/>
            <w:tcBorders>
              <w:top w:val="single" w:sz="4" w:space="0" w:color="auto"/>
              <w:left w:val="nil"/>
              <w:bottom w:val="single" w:sz="4" w:space="0" w:color="auto"/>
              <w:right w:val="single" w:sz="4" w:space="0" w:color="auto"/>
            </w:tcBorders>
            <w:shd w:val="clear" w:color="auto" w:fill="auto"/>
            <w:hideMark/>
          </w:tcPr>
          <w:p w14:paraId="106DE14F" w14:textId="77777777" w:rsidR="005C0C15" w:rsidRPr="00962E43" w:rsidRDefault="005C0C15" w:rsidP="008B5CB9">
            <w:pPr>
              <w:rPr>
                <w:b/>
                <w:color w:val="000000"/>
                <w:sz w:val="14"/>
                <w:szCs w:val="14"/>
              </w:rPr>
            </w:pPr>
            <w:r w:rsidRPr="00962E43">
              <w:rPr>
                <w:b/>
                <w:color w:val="000000"/>
                <w:sz w:val="14"/>
                <w:szCs w:val="14"/>
              </w:rPr>
              <w:t>Variable4</w:t>
            </w:r>
          </w:p>
        </w:tc>
        <w:tc>
          <w:tcPr>
            <w:tcW w:w="265" w:type="pct"/>
            <w:tcBorders>
              <w:top w:val="single" w:sz="4" w:space="0" w:color="auto"/>
              <w:left w:val="nil"/>
              <w:bottom w:val="single" w:sz="4" w:space="0" w:color="auto"/>
              <w:right w:val="single" w:sz="4" w:space="0" w:color="auto"/>
            </w:tcBorders>
            <w:shd w:val="clear" w:color="auto" w:fill="auto"/>
            <w:hideMark/>
          </w:tcPr>
          <w:p w14:paraId="62694DC4" w14:textId="77777777" w:rsidR="005C0C15" w:rsidRPr="00962E43" w:rsidRDefault="005C0C15" w:rsidP="008B5CB9">
            <w:pPr>
              <w:rPr>
                <w:b/>
                <w:color w:val="000000"/>
                <w:sz w:val="14"/>
                <w:szCs w:val="14"/>
              </w:rPr>
            </w:pPr>
            <w:r w:rsidRPr="00962E43">
              <w:rPr>
                <w:b/>
                <w:color w:val="000000"/>
                <w:sz w:val="14"/>
                <w:szCs w:val="14"/>
              </w:rPr>
              <w:t>Ms_Test _Name</w:t>
            </w:r>
          </w:p>
        </w:tc>
        <w:tc>
          <w:tcPr>
            <w:tcW w:w="224" w:type="pct"/>
            <w:tcBorders>
              <w:top w:val="single" w:sz="4" w:space="0" w:color="auto"/>
              <w:left w:val="nil"/>
              <w:bottom w:val="single" w:sz="4" w:space="0" w:color="auto"/>
              <w:right w:val="single" w:sz="4" w:space="0" w:color="auto"/>
            </w:tcBorders>
            <w:shd w:val="clear" w:color="auto" w:fill="auto"/>
            <w:hideMark/>
          </w:tcPr>
          <w:p w14:paraId="37D10E96" w14:textId="19C6F31B" w:rsidR="005C0C15" w:rsidRPr="00962E43" w:rsidRDefault="005C0C15" w:rsidP="008B5CB9">
            <w:pPr>
              <w:rPr>
                <w:b/>
                <w:color w:val="000000"/>
                <w:sz w:val="14"/>
                <w:szCs w:val="14"/>
              </w:rPr>
            </w:pPr>
            <w:r w:rsidRPr="00962E43">
              <w:rPr>
                <w:b/>
                <w:color w:val="000000"/>
                <w:sz w:val="14"/>
                <w:szCs w:val="14"/>
              </w:rPr>
              <w:t>Result _Type</w:t>
            </w:r>
          </w:p>
        </w:tc>
        <w:tc>
          <w:tcPr>
            <w:tcW w:w="360" w:type="pct"/>
            <w:tcBorders>
              <w:top w:val="single" w:sz="4" w:space="0" w:color="auto"/>
              <w:left w:val="nil"/>
              <w:bottom w:val="single" w:sz="4" w:space="0" w:color="auto"/>
              <w:right w:val="single" w:sz="4" w:space="0" w:color="auto"/>
            </w:tcBorders>
            <w:shd w:val="clear" w:color="auto" w:fill="auto"/>
            <w:hideMark/>
          </w:tcPr>
          <w:p w14:paraId="6A295965" w14:textId="77777777" w:rsidR="005C0C15" w:rsidRPr="00962E43" w:rsidRDefault="005C0C15" w:rsidP="008B5CB9">
            <w:pPr>
              <w:rPr>
                <w:b/>
                <w:color w:val="000000"/>
                <w:sz w:val="14"/>
                <w:szCs w:val="14"/>
              </w:rPr>
            </w:pPr>
            <w:r w:rsidRPr="00962E43">
              <w:rPr>
                <w:b/>
                <w:color w:val="000000"/>
                <w:sz w:val="14"/>
                <w:szCs w:val="14"/>
              </w:rPr>
              <w:t>Flag_Descr</w:t>
            </w:r>
          </w:p>
        </w:tc>
        <w:tc>
          <w:tcPr>
            <w:tcW w:w="377" w:type="pct"/>
            <w:tcBorders>
              <w:top w:val="single" w:sz="4" w:space="0" w:color="auto"/>
              <w:left w:val="nil"/>
              <w:bottom w:val="single" w:sz="4" w:space="0" w:color="auto"/>
              <w:right w:val="single" w:sz="4" w:space="0" w:color="auto"/>
            </w:tcBorders>
            <w:shd w:val="clear" w:color="auto" w:fill="auto"/>
            <w:hideMark/>
          </w:tcPr>
          <w:p w14:paraId="681B4F52" w14:textId="77777777" w:rsidR="005C0C15" w:rsidRPr="00962E43" w:rsidRDefault="005C0C15" w:rsidP="008B5CB9">
            <w:pPr>
              <w:rPr>
                <w:b/>
                <w:color w:val="000000"/>
                <w:sz w:val="14"/>
                <w:szCs w:val="14"/>
              </w:rPr>
            </w:pPr>
            <w:r w:rsidRPr="00962E43">
              <w:rPr>
                <w:b/>
                <w:color w:val="000000"/>
                <w:sz w:val="14"/>
                <w:szCs w:val="14"/>
              </w:rPr>
              <w:t>DatasetOut</w:t>
            </w:r>
          </w:p>
        </w:tc>
        <w:tc>
          <w:tcPr>
            <w:tcW w:w="377" w:type="pct"/>
            <w:tcBorders>
              <w:top w:val="single" w:sz="4" w:space="0" w:color="auto"/>
              <w:left w:val="nil"/>
              <w:bottom w:val="single" w:sz="4" w:space="0" w:color="auto"/>
              <w:right w:val="single" w:sz="4" w:space="0" w:color="auto"/>
            </w:tcBorders>
            <w:shd w:val="clear" w:color="auto" w:fill="auto"/>
            <w:hideMark/>
          </w:tcPr>
          <w:p w14:paraId="7ABEE96F" w14:textId="77777777" w:rsidR="005C0C15" w:rsidRPr="00962E43" w:rsidRDefault="005C0C15" w:rsidP="008B5CB9">
            <w:pPr>
              <w:rPr>
                <w:b/>
                <w:color w:val="000000"/>
                <w:sz w:val="14"/>
                <w:szCs w:val="14"/>
              </w:rPr>
            </w:pPr>
            <w:r w:rsidRPr="00962E43">
              <w:rPr>
                <w:b/>
                <w:color w:val="000000"/>
                <w:sz w:val="14"/>
                <w:szCs w:val="14"/>
              </w:rPr>
              <w:t>Lookup_Table</w:t>
            </w:r>
          </w:p>
        </w:tc>
        <w:tc>
          <w:tcPr>
            <w:tcW w:w="220" w:type="pct"/>
            <w:tcBorders>
              <w:top w:val="single" w:sz="4" w:space="0" w:color="auto"/>
              <w:left w:val="nil"/>
              <w:bottom w:val="single" w:sz="4" w:space="0" w:color="auto"/>
              <w:right w:val="single" w:sz="4" w:space="0" w:color="auto"/>
            </w:tcBorders>
            <w:shd w:val="clear" w:color="auto" w:fill="auto"/>
            <w:hideMark/>
          </w:tcPr>
          <w:p w14:paraId="090E2FB4" w14:textId="77777777" w:rsidR="005C0C15" w:rsidRPr="00962E43" w:rsidRDefault="005C0C15" w:rsidP="008B5CB9">
            <w:pPr>
              <w:rPr>
                <w:b/>
                <w:color w:val="000000"/>
                <w:sz w:val="14"/>
                <w:szCs w:val="14"/>
              </w:rPr>
            </w:pPr>
            <w:r w:rsidRPr="00962E43">
              <w:rPr>
                <w:b/>
                <w:color w:val="000000"/>
                <w:sz w:val="14"/>
                <w:szCs w:val="14"/>
              </w:rPr>
              <w:t>FlagYN</w:t>
            </w:r>
          </w:p>
        </w:tc>
        <w:tc>
          <w:tcPr>
            <w:tcW w:w="219" w:type="pct"/>
            <w:tcBorders>
              <w:top w:val="single" w:sz="4" w:space="0" w:color="auto"/>
              <w:left w:val="nil"/>
              <w:bottom w:val="single" w:sz="4" w:space="0" w:color="auto"/>
              <w:right w:val="single" w:sz="4" w:space="0" w:color="auto"/>
            </w:tcBorders>
            <w:shd w:val="clear" w:color="auto" w:fill="auto"/>
            <w:hideMark/>
          </w:tcPr>
          <w:p w14:paraId="0048C0EB" w14:textId="77777777" w:rsidR="005C0C15" w:rsidRPr="00962E43" w:rsidRDefault="005C0C15" w:rsidP="008B5CB9">
            <w:pPr>
              <w:rPr>
                <w:b/>
                <w:color w:val="000000"/>
                <w:sz w:val="14"/>
                <w:szCs w:val="14"/>
              </w:rPr>
            </w:pPr>
            <w:r w:rsidRPr="00962E43">
              <w:rPr>
                <w:b/>
                <w:color w:val="000000"/>
                <w:sz w:val="14"/>
                <w:szCs w:val="14"/>
              </w:rPr>
              <w:t>linked</w:t>
            </w:r>
          </w:p>
        </w:tc>
      </w:tr>
      <w:tr w:rsidR="005C0C15" w:rsidRPr="00962E43" w14:paraId="684F753D"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7A4DC26" w14:textId="77777777" w:rsidR="005C0C15" w:rsidRPr="00962E43" w:rsidRDefault="005C0C15" w:rsidP="008B5CB9">
            <w:pPr>
              <w:rPr>
                <w:color w:val="000000"/>
                <w:sz w:val="14"/>
                <w:szCs w:val="14"/>
              </w:rPr>
            </w:pPr>
            <w:r w:rsidRPr="00962E43">
              <w:rPr>
                <w:color w:val="000000"/>
                <w:sz w:val="14"/>
                <w:szCs w:val="14"/>
              </w:rPr>
              <w:t>MIL_1_00_00-0_100</w:t>
            </w:r>
          </w:p>
        </w:tc>
        <w:tc>
          <w:tcPr>
            <w:tcW w:w="222" w:type="pct"/>
            <w:tcBorders>
              <w:top w:val="nil"/>
              <w:left w:val="nil"/>
              <w:bottom w:val="single" w:sz="4" w:space="0" w:color="auto"/>
              <w:right w:val="single" w:sz="4" w:space="0" w:color="auto"/>
            </w:tcBorders>
            <w:shd w:val="clear" w:color="auto" w:fill="auto"/>
            <w:hideMark/>
          </w:tcPr>
          <w:p w14:paraId="3A9E804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DAB57B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151DFD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D05812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7381ED6"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3F03F30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58E1933" w14:textId="77777777" w:rsidR="005C0C15" w:rsidRPr="00962E43" w:rsidRDefault="005C0C15" w:rsidP="008B5CB9">
            <w:pPr>
              <w:rPr>
                <w:color w:val="000000"/>
                <w:sz w:val="14"/>
                <w:szCs w:val="14"/>
              </w:rPr>
            </w:pPr>
            <w:r w:rsidRPr="00962E43">
              <w:rPr>
                <w:color w:val="000000"/>
                <w:sz w:val="14"/>
                <w:szCs w:val="14"/>
              </w:rPr>
              <w:t>100</w:t>
            </w:r>
          </w:p>
        </w:tc>
        <w:tc>
          <w:tcPr>
            <w:tcW w:w="283" w:type="pct"/>
            <w:tcBorders>
              <w:top w:val="nil"/>
              <w:left w:val="nil"/>
              <w:bottom w:val="single" w:sz="4" w:space="0" w:color="auto"/>
              <w:right w:val="single" w:sz="4" w:space="0" w:color="auto"/>
            </w:tcBorders>
            <w:shd w:val="clear" w:color="auto" w:fill="auto"/>
            <w:hideMark/>
          </w:tcPr>
          <w:p w14:paraId="076976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405DFD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68E31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2DDCFBC"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277575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75E316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39AB208" w14:textId="77777777" w:rsidR="005C0C15" w:rsidRPr="00962E43" w:rsidRDefault="005C0C15" w:rsidP="008B5CB9">
            <w:pPr>
              <w:rPr>
                <w:color w:val="000000"/>
                <w:sz w:val="14"/>
                <w:szCs w:val="14"/>
              </w:rPr>
            </w:pPr>
            <w:r w:rsidRPr="00962E43">
              <w:rPr>
                <w:color w:val="000000"/>
                <w:sz w:val="14"/>
                <w:szCs w:val="14"/>
              </w:rPr>
              <w:t>MIL table does not exist</w:t>
            </w:r>
          </w:p>
        </w:tc>
        <w:tc>
          <w:tcPr>
            <w:tcW w:w="377" w:type="pct"/>
            <w:tcBorders>
              <w:top w:val="nil"/>
              <w:left w:val="nil"/>
              <w:bottom w:val="single" w:sz="4" w:space="0" w:color="auto"/>
              <w:right w:val="single" w:sz="4" w:space="0" w:color="auto"/>
            </w:tcBorders>
            <w:shd w:val="clear" w:color="auto" w:fill="auto"/>
            <w:hideMark/>
          </w:tcPr>
          <w:p w14:paraId="4F587333"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0F484419"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62691B0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53E618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5EF8E7CF"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B51A390" w14:textId="77777777" w:rsidR="005C0C15" w:rsidRPr="00962E43" w:rsidRDefault="005C0C15" w:rsidP="008B5CB9">
            <w:pPr>
              <w:rPr>
                <w:color w:val="000000"/>
                <w:sz w:val="14"/>
                <w:szCs w:val="14"/>
              </w:rPr>
            </w:pPr>
            <w:r w:rsidRPr="00962E43">
              <w:rPr>
                <w:color w:val="000000"/>
                <w:sz w:val="14"/>
                <w:szCs w:val="14"/>
              </w:rPr>
              <w:t>MIL_1_00_00-0_101</w:t>
            </w:r>
          </w:p>
        </w:tc>
        <w:tc>
          <w:tcPr>
            <w:tcW w:w="222" w:type="pct"/>
            <w:tcBorders>
              <w:top w:val="nil"/>
              <w:left w:val="nil"/>
              <w:bottom w:val="single" w:sz="4" w:space="0" w:color="auto"/>
              <w:right w:val="single" w:sz="4" w:space="0" w:color="auto"/>
            </w:tcBorders>
            <w:shd w:val="clear" w:color="auto" w:fill="auto"/>
            <w:hideMark/>
          </w:tcPr>
          <w:p w14:paraId="15FCB59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ACE1E85"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075998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A9089C4"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602126C"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58899A7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1F8A4C6" w14:textId="77777777" w:rsidR="005C0C15" w:rsidRPr="00962E43" w:rsidRDefault="005C0C15" w:rsidP="008B5CB9">
            <w:pPr>
              <w:rPr>
                <w:color w:val="000000"/>
                <w:sz w:val="14"/>
                <w:szCs w:val="14"/>
              </w:rPr>
            </w:pPr>
            <w:r w:rsidRPr="00962E43">
              <w:rPr>
                <w:color w:val="000000"/>
                <w:sz w:val="14"/>
                <w:szCs w:val="14"/>
              </w:rPr>
              <w:t>101</w:t>
            </w:r>
          </w:p>
        </w:tc>
        <w:tc>
          <w:tcPr>
            <w:tcW w:w="283" w:type="pct"/>
            <w:tcBorders>
              <w:top w:val="nil"/>
              <w:left w:val="nil"/>
              <w:bottom w:val="single" w:sz="4" w:space="0" w:color="auto"/>
              <w:right w:val="single" w:sz="4" w:space="0" w:color="auto"/>
            </w:tcBorders>
            <w:shd w:val="clear" w:color="auto" w:fill="auto"/>
            <w:hideMark/>
          </w:tcPr>
          <w:p w14:paraId="2AD600F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EEFF70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6E54FB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30F17C"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EACE422"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9B8CE2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1C8C9C4" w14:textId="58D08642" w:rsidR="005C0C15" w:rsidRPr="00962E43" w:rsidRDefault="005C0C15" w:rsidP="008B5CB9">
            <w:pPr>
              <w:rPr>
                <w:color w:val="000000"/>
                <w:sz w:val="14"/>
                <w:szCs w:val="14"/>
              </w:rPr>
            </w:pPr>
            <w:r w:rsidRPr="00962E43">
              <w:rPr>
                <w:color w:val="000000"/>
                <w:sz w:val="14"/>
                <w:szCs w:val="14"/>
              </w:rPr>
              <w:t>MIL table is not populated (l</w:t>
            </w:r>
            <w:r>
              <w:rPr>
                <w:color w:val="000000"/>
                <w:sz w:val="14"/>
                <w:szCs w:val="14"/>
              </w:rPr>
              <w:t>t</w:t>
            </w:r>
            <w:r w:rsidRPr="00962E43">
              <w:rPr>
                <w:color w:val="000000"/>
                <w:sz w:val="14"/>
                <w:szCs w:val="14"/>
              </w:rPr>
              <w:t xml:space="preserve"> 1 record)</w:t>
            </w:r>
          </w:p>
        </w:tc>
        <w:tc>
          <w:tcPr>
            <w:tcW w:w="377" w:type="pct"/>
            <w:tcBorders>
              <w:top w:val="nil"/>
              <w:left w:val="nil"/>
              <w:bottom w:val="single" w:sz="4" w:space="0" w:color="auto"/>
              <w:right w:val="single" w:sz="4" w:space="0" w:color="auto"/>
            </w:tcBorders>
            <w:shd w:val="clear" w:color="auto" w:fill="auto"/>
            <w:hideMark/>
          </w:tcPr>
          <w:p w14:paraId="659B980C"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1D2500D1"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F9D207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9F2C36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A5C19D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906DC53" w14:textId="7547BACB" w:rsidR="005C0C15" w:rsidRPr="00962E43" w:rsidRDefault="005C0C15" w:rsidP="008B5CB9">
            <w:pPr>
              <w:rPr>
                <w:color w:val="000000"/>
                <w:sz w:val="14"/>
                <w:szCs w:val="14"/>
              </w:rPr>
            </w:pPr>
            <w:r>
              <w:rPr>
                <w:color w:val="000000"/>
                <w:sz w:val="14"/>
                <w:szCs w:val="14"/>
              </w:rPr>
              <w:t>MIL</w:t>
            </w:r>
            <w:r w:rsidRPr="00962E43">
              <w:rPr>
                <w:color w:val="000000"/>
                <w:sz w:val="14"/>
                <w:szCs w:val="14"/>
              </w:rPr>
              <w:t>_1_00_00-0_10</w:t>
            </w:r>
            <w:r>
              <w:rPr>
                <w:color w:val="000000"/>
                <w:sz w:val="14"/>
                <w:szCs w:val="14"/>
              </w:rPr>
              <w:t>2</w:t>
            </w:r>
          </w:p>
        </w:tc>
        <w:tc>
          <w:tcPr>
            <w:tcW w:w="222" w:type="pct"/>
            <w:tcBorders>
              <w:top w:val="nil"/>
              <w:left w:val="nil"/>
              <w:bottom w:val="single" w:sz="4" w:space="0" w:color="auto"/>
              <w:right w:val="single" w:sz="4" w:space="0" w:color="auto"/>
            </w:tcBorders>
            <w:shd w:val="clear" w:color="auto" w:fill="auto"/>
            <w:hideMark/>
          </w:tcPr>
          <w:p w14:paraId="473F3D6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023B62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50F6A7A" w14:textId="77777777" w:rsidR="005C0C15" w:rsidRPr="00962E43" w:rsidRDefault="005C0C15" w:rsidP="008B5CB9">
            <w:pPr>
              <w:rPr>
                <w:color w:val="000000"/>
                <w:sz w:val="14"/>
                <w:szCs w:val="14"/>
              </w:rPr>
            </w:pPr>
            <w:r w:rsidRPr="00962E43">
              <w:rPr>
                <w:color w:val="000000"/>
                <w:sz w:val="14"/>
                <w:szCs w:val="14"/>
              </w:rPr>
              <w:t>DEL</w:t>
            </w:r>
          </w:p>
        </w:tc>
        <w:tc>
          <w:tcPr>
            <w:tcW w:w="181" w:type="pct"/>
            <w:tcBorders>
              <w:top w:val="nil"/>
              <w:left w:val="nil"/>
              <w:bottom w:val="single" w:sz="4" w:space="0" w:color="auto"/>
              <w:right w:val="single" w:sz="4" w:space="0" w:color="auto"/>
            </w:tcBorders>
            <w:shd w:val="clear" w:color="auto" w:fill="auto"/>
            <w:hideMark/>
          </w:tcPr>
          <w:p w14:paraId="4B74BDA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89BDE98" w14:textId="77777777" w:rsidR="005C0C15" w:rsidRPr="00962E43" w:rsidRDefault="005C0C15" w:rsidP="008B5CB9">
            <w:pPr>
              <w:rPr>
                <w:color w:val="000000"/>
                <w:sz w:val="14"/>
                <w:szCs w:val="14"/>
              </w:rPr>
            </w:pPr>
            <w:r w:rsidRPr="00962E43">
              <w:rPr>
                <w:color w:val="000000"/>
                <w:sz w:val="14"/>
                <w:szCs w:val="14"/>
              </w:rPr>
              <w:t>00</w:t>
            </w:r>
          </w:p>
        </w:tc>
        <w:tc>
          <w:tcPr>
            <w:tcW w:w="189" w:type="pct"/>
            <w:tcBorders>
              <w:top w:val="nil"/>
              <w:left w:val="nil"/>
              <w:bottom w:val="single" w:sz="4" w:space="0" w:color="auto"/>
              <w:right w:val="single" w:sz="4" w:space="0" w:color="auto"/>
            </w:tcBorders>
            <w:shd w:val="clear" w:color="auto" w:fill="auto"/>
            <w:hideMark/>
          </w:tcPr>
          <w:p w14:paraId="6EB758E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D9FD58" w14:textId="77777777" w:rsidR="005C0C15" w:rsidRPr="00962E43" w:rsidRDefault="005C0C15" w:rsidP="008B5CB9">
            <w:pPr>
              <w:rPr>
                <w:color w:val="000000"/>
                <w:sz w:val="14"/>
                <w:szCs w:val="14"/>
              </w:rPr>
            </w:pPr>
            <w:r w:rsidRPr="00962E43">
              <w:rPr>
                <w:color w:val="000000"/>
                <w:sz w:val="14"/>
                <w:szCs w:val="14"/>
              </w:rPr>
              <w:t>100</w:t>
            </w:r>
          </w:p>
        </w:tc>
        <w:tc>
          <w:tcPr>
            <w:tcW w:w="283" w:type="pct"/>
            <w:tcBorders>
              <w:top w:val="nil"/>
              <w:left w:val="nil"/>
              <w:bottom w:val="single" w:sz="4" w:space="0" w:color="auto"/>
              <w:right w:val="single" w:sz="4" w:space="0" w:color="auto"/>
            </w:tcBorders>
            <w:shd w:val="clear" w:color="auto" w:fill="auto"/>
            <w:hideMark/>
          </w:tcPr>
          <w:p w14:paraId="67D8DCA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594E7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C7494C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7BF59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18ACD7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4F9665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D7C0BD" w14:textId="69D9EA8E" w:rsidR="005C0C15" w:rsidRPr="00962E43" w:rsidRDefault="005C0C15" w:rsidP="008B5CB9">
            <w:pPr>
              <w:rPr>
                <w:color w:val="000000"/>
                <w:sz w:val="14"/>
                <w:szCs w:val="14"/>
              </w:rPr>
            </w:pPr>
            <w:r>
              <w:rPr>
                <w:color w:val="000000"/>
                <w:sz w:val="14"/>
                <w:szCs w:val="14"/>
              </w:rPr>
              <w:t>MIL table is not sorted by the following variables: MPatidID, ADate, CPatID</w:t>
            </w:r>
          </w:p>
        </w:tc>
        <w:tc>
          <w:tcPr>
            <w:tcW w:w="377" w:type="pct"/>
            <w:tcBorders>
              <w:top w:val="nil"/>
              <w:left w:val="nil"/>
              <w:bottom w:val="single" w:sz="4" w:space="0" w:color="auto"/>
              <w:right w:val="single" w:sz="4" w:space="0" w:color="auto"/>
            </w:tcBorders>
            <w:shd w:val="clear" w:color="auto" w:fill="auto"/>
            <w:hideMark/>
          </w:tcPr>
          <w:p w14:paraId="19E76C74"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E385F07"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3A274E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A6C525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29DBC3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0868A7F" w14:textId="77777777" w:rsidR="005C0C15" w:rsidRPr="00962E43" w:rsidRDefault="005C0C15" w:rsidP="008B5CB9">
            <w:pPr>
              <w:rPr>
                <w:color w:val="000000"/>
                <w:sz w:val="14"/>
                <w:szCs w:val="14"/>
              </w:rPr>
            </w:pPr>
            <w:r w:rsidRPr="00962E43">
              <w:rPr>
                <w:color w:val="000000"/>
                <w:sz w:val="14"/>
                <w:szCs w:val="14"/>
              </w:rPr>
              <w:t>MIL_1_01_00-0_110</w:t>
            </w:r>
          </w:p>
        </w:tc>
        <w:tc>
          <w:tcPr>
            <w:tcW w:w="222" w:type="pct"/>
            <w:tcBorders>
              <w:top w:val="nil"/>
              <w:left w:val="nil"/>
              <w:bottom w:val="single" w:sz="4" w:space="0" w:color="auto"/>
              <w:right w:val="single" w:sz="4" w:space="0" w:color="auto"/>
            </w:tcBorders>
            <w:shd w:val="clear" w:color="auto" w:fill="auto"/>
            <w:hideMark/>
          </w:tcPr>
          <w:p w14:paraId="347BF8F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30AD28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13A703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9F091A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D11788E" w14:textId="77777777" w:rsidR="005C0C15" w:rsidRPr="00962E43" w:rsidRDefault="005C0C15" w:rsidP="008B5CB9">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224AD03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B223508"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5A593B16" w14:textId="77777777" w:rsidR="005C0C15" w:rsidRPr="00962E43" w:rsidRDefault="005C0C15" w:rsidP="008B5CB9">
            <w:pPr>
              <w:rPr>
                <w:color w:val="000000"/>
                <w:sz w:val="14"/>
                <w:szCs w:val="14"/>
              </w:rPr>
            </w:pPr>
            <w:r w:rsidRPr="00962E43">
              <w:rPr>
                <w:color w:val="000000"/>
                <w:sz w:val="14"/>
                <w:szCs w:val="14"/>
              </w:rPr>
              <w:t>MPatID</w:t>
            </w:r>
          </w:p>
        </w:tc>
        <w:tc>
          <w:tcPr>
            <w:tcW w:w="283" w:type="pct"/>
            <w:tcBorders>
              <w:top w:val="nil"/>
              <w:left w:val="nil"/>
              <w:bottom w:val="single" w:sz="4" w:space="0" w:color="auto"/>
              <w:right w:val="single" w:sz="4" w:space="0" w:color="auto"/>
            </w:tcBorders>
            <w:shd w:val="clear" w:color="auto" w:fill="auto"/>
            <w:hideMark/>
          </w:tcPr>
          <w:p w14:paraId="2C3CAA4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E5C9C1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1DBF5D8"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E7325C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27C1F2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EC2E970" w14:textId="77777777" w:rsidR="005C0C15" w:rsidRPr="00962E43" w:rsidRDefault="005C0C15" w:rsidP="008B5CB9">
            <w:pPr>
              <w:rPr>
                <w:color w:val="000000"/>
                <w:sz w:val="14"/>
                <w:szCs w:val="14"/>
              </w:rPr>
            </w:pPr>
            <w:r w:rsidRPr="00962E43">
              <w:rPr>
                <w:color w:val="000000"/>
                <w:sz w:val="14"/>
                <w:szCs w:val="14"/>
              </w:rPr>
              <w:t>MPatID variable does not exist</w:t>
            </w:r>
          </w:p>
        </w:tc>
        <w:tc>
          <w:tcPr>
            <w:tcW w:w="377" w:type="pct"/>
            <w:tcBorders>
              <w:top w:val="nil"/>
              <w:left w:val="nil"/>
              <w:bottom w:val="single" w:sz="4" w:space="0" w:color="auto"/>
              <w:right w:val="single" w:sz="4" w:space="0" w:color="auto"/>
            </w:tcBorders>
            <w:shd w:val="clear" w:color="auto" w:fill="auto"/>
            <w:hideMark/>
          </w:tcPr>
          <w:p w14:paraId="0FD964E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20048D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FF7E51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41C233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485EAF5"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8494DD5" w14:textId="77777777" w:rsidR="005C0C15" w:rsidRPr="00962E43" w:rsidRDefault="005C0C15" w:rsidP="008B5CB9">
            <w:pPr>
              <w:rPr>
                <w:color w:val="000000"/>
                <w:sz w:val="14"/>
                <w:szCs w:val="14"/>
              </w:rPr>
            </w:pPr>
            <w:r w:rsidRPr="00962E43">
              <w:rPr>
                <w:color w:val="000000"/>
                <w:sz w:val="14"/>
                <w:szCs w:val="14"/>
              </w:rPr>
              <w:t>MIL_1_02_00-0_110</w:t>
            </w:r>
          </w:p>
        </w:tc>
        <w:tc>
          <w:tcPr>
            <w:tcW w:w="222" w:type="pct"/>
            <w:tcBorders>
              <w:top w:val="nil"/>
              <w:left w:val="nil"/>
              <w:bottom w:val="single" w:sz="4" w:space="0" w:color="auto"/>
              <w:right w:val="single" w:sz="4" w:space="0" w:color="auto"/>
            </w:tcBorders>
            <w:shd w:val="clear" w:color="auto" w:fill="auto"/>
            <w:hideMark/>
          </w:tcPr>
          <w:p w14:paraId="2F3BE0C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72A777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336469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43F867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41775FA"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5315C85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5B4A21B"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7DBBA51F" w14:textId="76FC8613" w:rsidR="005C0C15" w:rsidRPr="00962E43" w:rsidRDefault="005C0C15" w:rsidP="008B5CB9">
            <w:pPr>
              <w:rPr>
                <w:color w:val="000000"/>
                <w:sz w:val="14"/>
                <w:szCs w:val="14"/>
              </w:rPr>
            </w:pPr>
            <w:r>
              <w:rPr>
                <w:color w:val="000000"/>
                <w:sz w:val="14"/>
                <w:szCs w:val="14"/>
              </w:rPr>
              <w:t>EncounterID</w:t>
            </w:r>
          </w:p>
        </w:tc>
        <w:tc>
          <w:tcPr>
            <w:tcW w:w="283" w:type="pct"/>
            <w:tcBorders>
              <w:top w:val="nil"/>
              <w:left w:val="nil"/>
              <w:bottom w:val="single" w:sz="4" w:space="0" w:color="auto"/>
              <w:right w:val="single" w:sz="4" w:space="0" w:color="auto"/>
            </w:tcBorders>
            <w:shd w:val="clear" w:color="auto" w:fill="auto"/>
            <w:hideMark/>
          </w:tcPr>
          <w:p w14:paraId="22BA82C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83726E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DCC21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E0DBE9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055C4CD"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6BE8C8" w14:textId="5C0710AC" w:rsidR="005C0C15" w:rsidRPr="00962E43" w:rsidRDefault="005C0C15" w:rsidP="008B5CB9">
            <w:pPr>
              <w:rPr>
                <w:color w:val="000000"/>
                <w:sz w:val="14"/>
                <w:szCs w:val="14"/>
              </w:rPr>
            </w:pPr>
            <w:r>
              <w:rPr>
                <w:color w:val="000000"/>
                <w:sz w:val="14"/>
                <w:szCs w:val="14"/>
              </w:rPr>
              <w:t xml:space="preserve">EncounterID </w:t>
            </w:r>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75157742"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38D225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86AB40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0893D4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BA47E65"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20936C08" w14:textId="77777777" w:rsidR="005C0C15" w:rsidRPr="00962E43" w:rsidRDefault="005C0C15" w:rsidP="008B5CB9">
            <w:pPr>
              <w:rPr>
                <w:color w:val="000000"/>
                <w:sz w:val="14"/>
                <w:szCs w:val="14"/>
              </w:rPr>
            </w:pPr>
            <w:r w:rsidRPr="00962E43">
              <w:rPr>
                <w:color w:val="000000"/>
                <w:sz w:val="14"/>
                <w:szCs w:val="14"/>
              </w:rPr>
              <w:t>MIL_1_03_00-0_110</w:t>
            </w:r>
          </w:p>
        </w:tc>
        <w:tc>
          <w:tcPr>
            <w:tcW w:w="222" w:type="pct"/>
            <w:tcBorders>
              <w:top w:val="nil"/>
              <w:left w:val="nil"/>
              <w:bottom w:val="single" w:sz="4" w:space="0" w:color="auto"/>
              <w:right w:val="single" w:sz="4" w:space="0" w:color="auto"/>
            </w:tcBorders>
            <w:shd w:val="clear" w:color="auto" w:fill="auto"/>
            <w:hideMark/>
          </w:tcPr>
          <w:p w14:paraId="52A43D2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1CA0D1C"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F6590C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6704FE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DB63C72"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233987A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114F76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4C63913E"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22C7D0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689B08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B45F9A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686F72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2C530B9"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1EAE59A" w14:textId="77777777" w:rsidR="005C0C15" w:rsidRPr="00962E43" w:rsidRDefault="005C0C15" w:rsidP="008B5CB9">
            <w:pPr>
              <w:rPr>
                <w:color w:val="000000"/>
                <w:sz w:val="14"/>
                <w:szCs w:val="14"/>
              </w:rPr>
            </w:pPr>
            <w:r w:rsidRPr="00962E43">
              <w:rPr>
                <w:color w:val="000000"/>
                <w:sz w:val="14"/>
                <w:szCs w:val="14"/>
              </w:rPr>
              <w:t>Age variable does not exist</w:t>
            </w:r>
          </w:p>
        </w:tc>
        <w:tc>
          <w:tcPr>
            <w:tcW w:w="377" w:type="pct"/>
            <w:tcBorders>
              <w:top w:val="nil"/>
              <w:left w:val="nil"/>
              <w:bottom w:val="single" w:sz="4" w:space="0" w:color="auto"/>
              <w:right w:val="single" w:sz="4" w:space="0" w:color="auto"/>
            </w:tcBorders>
            <w:shd w:val="clear" w:color="auto" w:fill="auto"/>
            <w:hideMark/>
          </w:tcPr>
          <w:p w14:paraId="40753E4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CE28B2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A00FF7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355E10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27729C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091A8D5" w14:textId="77777777" w:rsidR="005C0C15" w:rsidRPr="00962E43" w:rsidRDefault="005C0C15" w:rsidP="008B5CB9">
            <w:pPr>
              <w:rPr>
                <w:color w:val="000000"/>
                <w:sz w:val="14"/>
                <w:szCs w:val="14"/>
              </w:rPr>
            </w:pPr>
            <w:r w:rsidRPr="00962E43">
              <w:rPr>
                <w:color w:val="000000"/>
                <w:sz w:val="14"/>
                <w:szCs w:val="14"/>
              </w:rPr>
              <w:t>MIL_1_04_00-0_110</w:t>
            </w:r>
          </w:p>
        </w:tc>
        <w:tc>
          <w:tcPr>
            <w:tcW w:w="222" w:type="pct"/>
            <w:tcBorders>
              <w:top w:val="nil"/>
              <w:left w:val="nil"/>
              <w:bottom w:val="single" w:sz="4" w:space="0" w:color="auto"/>
              <w:right w:val="single" w:sz="4" w:space="0" w:color="auto"/>
            </w:tcBorders>
            <w:shd w:val="clear" w:color="auto" w:fill="auto"/>
            <w:hideMark/>
          </w:tcPr>
          <w:p w14:paraId="2F06B9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04D12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3D8D2B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0184829"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E954800" w14:textId="77777777" w:rsidR="005C0C15" w:rsidRPr="00962E43" w:rsidRDefault="005C0C15" w:rsidP="008B5CB9">
            <w:pPr>
              <w:rPr>
                <w:color w:val="000000"/>
                <w:sz w:val="14"/>
                <w:szCs w:val="14"/>
              </w:rPr>
            </w:pPr>
            <w:r w:rsidRPr="00962E43">
              <w:rPr>
                <w:color w:val="000000"/>
                <w:sz w:val="14"/>
                <w:szCs w:val="14"/>
              </w:rPr>
              <w:t>04</w:t>
            </w:r>
          </w:p>
        </w:tc>
        <w:tc>
          <w:tcPr>
            <w:tcW w:w="189" w:type="pct"/>
            <w:tcBorders>
              <w:top w:val="nil"/>
              <w:left w:val="nil"/>
              <w:bottom w:val="single" w:sz="4" w:space="0" w:color="auto"/>
              <w:right w:val="single" w:sz="4" w:space="0" w:color="auto"/>
            </w:tcBorders>
            <w:shd w:val="clear" w:color="auto" w:fill="auto"/>
            <w:hideMark/>
          </w:tcPr>
          <w:p w14:paraId="6FF8129F"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AEF49E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8F24122" w14:textId="4A20AC46" w:rsidR="005C0C15" w:rsidRPr="00962E43" w:rsidRDefault="005C0C15" w:rsidP="008B5CB9">
            <w:pPr>
              <w:rPr>
                <w:color w:val="000000"/>
                <w:sz w:val="14"/>
                <w:szCs w:val="14"/>
              </w:rPr>
            </w:pPr>
            <w:r w:rsidRPr="00962E43">
              <w:rPr>
                <w:color w:val="000000"/>
                <w:sz w:val="14"/>
                <w:szCs w:val="14"/>
              </w:rPr>
              <w:t>MBirth_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30B9B3F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3A7C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1D93FA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66C231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D8BFEE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BDD46E" w14:textId="3F88AD00" w:rsidR="005C0C15" w:rsidRPr="00962E43" w:rsidRDefault="005C0C15" w:rsidP="008B5CB9">
            <w:pPr>
              <w:rPr>
                <w:color w:val="000000"/>
                <w:sz w:val="14"/>
                <w:szCs w:val="14"/>
              </w:rPr>
            </w:pPr>
            <w:r>
              <w:rPr>
                <w:color w:val="000000"/>
                <w:sz w:val="14"/>
                <w:szCs w:val="14"/>
              </w:rPr>
              <w:t xml:space="preserve">MBirth_Date </w:t>
            </w:r>
            <w:r w:rsidRPr="00962E43">
              <w:rPr>
                <w:color w:val="000000"/>
                <w:sz w:val="14"/>
                <w:szCs w:val="14"/>
              </w:rPr>
              <w:t xml:space="preserve"> variable does not exist</w:t>
            </w:r>
          </w:p>
        </w:tc>
        <w:tc>
          <w:tcPr>
            <w:tcW w:w="377" w:type="pct"/>
            <w:tcBorders>
              <w:top w:val="nil"/>
              <w:left w:val="nil"/>
              <w:bottom w:val="single" w:sz="4" w:space="0" w:color="auto"/>
              <w:right w:val="single" w:sz="4" w:space="0" w:color="auto"/>
            </w:tcBorders>
            <w:shd w:val="clear" w:color="auto" w:fill="auto"/>
            <w:hideMark/>
          </w:tcPr>
          <w:p w14:paraId="04E9B4A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C4E8F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12A850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73E3EF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EAB6A5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08A84FF" w14:textId="77777777" w:rsidR="005C0C15" w:rsidRPr="00962E43" w:rsidRDefault="005C0C15" w:rsidP="008B5CB9">
            <w:pPr>
              <w:rPr>
                <w:color w:val="000000"/>
                <w:sz w:val="14"/>
                <w:szCs w:val="14"/>
              </w:rPr>
            </w:pPr>
            <w:r w:rsidRPr="00962E43">
              <w:rPr>
                <w:color w:val="000000"/>
                <w:sz w:val="14"/>
                <w:szCs w:val="14"/>
              </w:rPr>
              <w:t>MIL_1_05_00-0_110</w:t>
            </w:r>
          </w:p>
        </w:tc>
        <w:tc>
          <w:tcPr>
            <w:tcW w:w="222" w:type="pct"/>
            <w:tcBorders>
              <w:top w:val="nil"/>
              <w:left w:val="nil"/>
              <w:bottom w:val="single" w:sz="4" w:space="0" w:color="auto"/>
              <w:right w:val="single" w:sz="4" w:space="0" w:color="auto"/>
            </w:tcBorders>
            <w:shd w:val="clear" w:color="auto" w:fill="auto"/>
            <w:hideMark/>
          </w:tcPr>
          <w:p w14:paraId="2D1CEBF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9959848"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AFFE06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5512FA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69EF2A3"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7ACF3B8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B2C25A6"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7AD4FB5" w14:textId="77777777" w:rsidR="005C0C15" w:rsidRPr="00962E43" w:rsidRDefault="005C0C15" w:rsidP="008B5CB9">
            <w:pPr>
              <w:rPr>
                <w:color w:val="000000"/>
                <w:sz w:val="14"/>
                <w:szCs w:val="14"/>
              </w:rPr>
            </w:pPr>
            <w:r w:rsidRPr="00962E43">
              <w:rPr>
                <w:color w:val="000000"/>
                <w:sz w:val="14"/>
                <w:szCs w:val="14"/>
              </w:rPr>
              <w:t>Enctype</w:t>
            </w:r>
          </w:p>
        </w:tc>
        <w:tc>
          <w:tcPr>
            <w:tcW w:w="283" w:type="pct"/>
            <w:tcBorders>
              <w:top w:val="nil"/>
              <w:left w:val="nil"/>
              <w:bottom w:val="single" w:sz="4" w:space="0" w:color="auto"/>
              <w:right w:val="single" w:sz="4" w:space="0" w:color="auto"/>
            </w:tcBorders>
            <w:shd w:val="clear" w:color="auto" w:fill="auto"/>
            <w:hideMark/>
          </w:tcPr>
          <w:p w14:paraId="7ED7BD1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57D787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982485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61D06E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29F47C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3907D8C" w14:textId="77777777" w:rsidR="005C0C15" w:rsidRPr="00962E43" w:rsidRDefault="005C0C15" w:rsidP="008B5CB9">
            <w:pPr>
              <w:rPr>
                <w:color w:val="000000"/>
                <w:sz w:val="14"/>
                <w:szCs w:val="14"/>
              </w:rPr>
            </w:pPr>
            <w:r w:rsidRPr="00962E43">
              <w:rPr>
                <w:color w:val="000000"/>
                <w:sz w:val="14"/>
                <w:szCs w:val="14"/>
              </w:rPr>
              <w:t>Enctype variable does not exist</w:t>
            </w:r>
          </w:p>
        </w:tc>
        <w:tc>
          <w:tcPr>
            <w:tcW w:w="377" w:type="pct"/>
            <w:tcBorders>
              <w:top w:val="nil"/>
              <w:left w:val="nil"/>
              <w:bottom w:val="single" w:sz="4" w:space="0" w:color="auto"/>
              <w:right w:val="single" w:sz="4" w:space="0" w:color="auto"/>
            </w:tcBorders>
            <w:shd w:val="clear" w:color="auto" w:fill="auto"/>
            <w:hideMark/>
          </w:tcPr>
          <w:p w14:paraId="06295EC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C258BD9"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772ED5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F07A62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1EAD1CA"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11B503D" w14:textId="77777777" w:rsidR="005C0C15" w:rsidRPr="00962E43" w:rsidRDefault="005C0C15" w:rsidP="008B5CB9">
            <w:pPr>
              <w:rPr>
                <w:color w:val="000000"/>
                <w:sz w:val="14"/>
                <w:szCs w:val="14"/>
              </w:rPr>
            </w:pPr>
            <w:r w:rsidRPr="00962E43">
              <w:rPr>
                <w:color w:val="000000"/>
                <w:sz w:val="14"/>
                <w:szCs w:val="14"/>
              </w:rPr>
              <w:t>MIL_1_06_00-0_110</w:t>
            </w:r>
          </w:p>
        </w:tc>
        <w:tc>
          <w:tcPr>
            <w:tcW w:w="222" w:type="pct"/>
            <w:tcBorders>
              <w:top w:val="nil"/>
              <w:left w:val="nil"/>
              <w:bottom w:val="single" w:sz="4" w:space="0" w:color="auto"/>
              <w:right w:val="single" w:sz="4" w:space="0" w:color="auto"/>
            </w:tcBorders>
            <w:shd w:val="clear" w:color="auto" w:fill="auto"/>
            <w:hideMark/>
          </w:tcPr>
          <w:p w14:paraId="4FE21CAF"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734E5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2909D71"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0F4E95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EA8A106"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463624A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6298485"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1CDB856"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6C2582C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617B7D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6F52E3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6F9DB5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A60E57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24FAA92" w14:textId="77777777" w:rsidR="005C0C15" w:rsidRPr="00962E43" w:rsidRDefault="005C0C15" w:rsidP="008B5CB9">
            <w:pPr>
              <w:rPr>
                <w:color w:val="000000"/>
                <w:sz w:val="14"/>
                <w:szCs w:val="14"/>
              </w:rPr>
            </w:pPr>
            <w:r w:rsidRPr="00962E43">
              <w:rPr>
                <w:color w:val="000000"/>
                <w:sz w:val="14"/>
                <w:szCs w:val="14"/>
              </w:rPr>
              <w:t>ADate variable does not exist</w:t>
            </w:r>
          </w:p>
        </w:tc>
        <w:tc>
          <w:tcPr>
            <w:tcW w:w="377" w:type="pct"/>
            <w:tcBorders>
              <w:top w:val="nil"/>
              <w:left w:val="nil"/>
              <w:bottom w:val="single" w:sz="4" w:space="0" w:color="auto"/>
              <w:right w:val="single" w:sz="4" w:space="0" w:color="auto"/>
            </w:tcBorders>
            <w:shd w:val="clear" w:color="auto" w:fill="auto"/>
            <w:hideMark/>
          </w:tcPr>
          <w:p w14:paraId="46036F1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CC8FB2E"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558CDE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AE1027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49DC554"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87EF43F" w14:textId="77777777" w:rsidR="005C0C15" w:rsidRPr="00962E43" w:rsidRDefault="005C0C15" w:rsidP="008B5CB9">
            <w:pPr>
              <w:rPr>
                <w:color w:val="000000"/>
                <w:sz w:val="14"/>
                <w:szCs w:val="14"/>
              </w:rPr>
            </w:pPr>
            <w:r w:rsidRPr="00962E43">
              <w:rPr>
                <w:color w:val="000000"/>
                <w:sz w:val="14"/>
                <w:szCs w:val="14"/>
              </w:rPr>
              <w:t>MIL_1_07_00-0_110</w:t>
            </w:r>
          </w:p>
        </w:tc>
        <w:tc>
          <w:tcPr>
            <w:tcW w:w="222" w:type="pct"/>
            <w:tcBorders>
              <w:top w:val="nil"/>
              <w:left w:val="nil"/>
              <w:bottom w:val="single" w:sz="4" w:space="0" w:color="auto"/>
              <w:right w:val="single" w:sz="4" w:space="0" w:color="auto"/>
            </w:tcBorders>
            <w:shd w:val="clear" w:color="auto" w:fill="auto"/>
            <w:hideMark/>
          </w:tcPr>
          <w:p w14:paraId="596CE1C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11DDD9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1CBBFD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08B0227"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FDE7FB7"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35D6588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B0F5D6D"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178020C0" w14:textId="77777777" w:rsidR="005C0C15" w:rsidRPr="00962E43" w:rsidRDefault="005C0C15" w:rsidP="008B5CB9">
            <w:pPr>
              <w:rPr>
                <w:color w:val="000000"/>
                <w:sz w:val="14"/>
                <w:szCs w:val="14"/>
              </w:rPr>
            </w:pPr>
            <w:r w:rsidRPr="00962E43">
              <w:rPr>
                <w:color w:val="000000"/>
                <w:sz w:val="14"/>
                <w:szCs w:val="14"/>
              </w:rPr>
              <w:t>DDate</w:t>
            </w:r>
          </w:p>
        </w:tc>
        <w:tc>
          <w:tcPr>
            <w:tcW w:w="283" w:type="pct"/>
            <w:tcBorders>
              <w:top w:val="nil"/>
              <w:left w:val="nil"/>
              <w:bottom w:val="single" w:sz="4" w:space="0" w:color="auto"/>
              <w:right w:val="single" w:sz="4" w:space="0" w:color="auto"/>
            </w:tcBorders>
            <w:shd w:val="clear" w:color="auto" w:fill="auto"/>
            <w:hideMark/>
          </w:tcPr>
          <w:p w14:paraId="29752CD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F46B5D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BB8CC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4141ED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2F0A7B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55F6130" w14:textId="77777777" w:rsidR="005C0C15" w:rsidRPr="00962E43" w:rsidRDefault="005C0C15" w:rsidP="008B5CB9">
            <w:pPr>
              <w:rPr>
                <w:color w:val="000000"/>
                <w:sz w:val="14"/>
                <w:szCs w:val="14"/>
              </w:rPr>
            </w:pPr>
            <w:r w:rsidRPr="00962E43">
              <w:rPr>
                <w:color w:val="000000"/>
                <w:sz w:val="14"/>
                <w:szCs w:val="14"/>
              </w:rPr>
              <w:t>DDate variable does not exist</w:t>
            </w:r>
          </w:p>
        </w:tc>
        <w:tc>
          <w:tcPr>
            <w:tcW w:w="377" w:type="pct"/>
            <w:tcBorders>
              <w:top w:val="nil"/>
              <w:left w:val="nil"/>
              <w:bottom w:val="single" w:sz="4" w:space="0" w:color="auto"/>
              <w:right w:val="single" w:sz="4" w:space="0" w:color="auto"/>
            </w:tcBorders>
            <w:shd w:val="clear" w:color="auto" w:fill="auto"/>
            <w:hideMark/>
          </w:tcPr>
          <w:p w14:paraId="1C5F1F0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835C0F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1375A8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399C93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A03EDA1"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03A7E928" w14:textId="77777777" w:rsidR="005C0C15" w:rsidRPr="00962E43" w:rsidRDefault="005C0C15" w:rsidP="008B5CB9">
            <w:pPr>
              <w:rPr>
                <w:color w:val="000000"/>
                <w:sz w:val="14"/>
                <w:szCs w:val="14"/>
              </w:rPr>
            </w:pPr>
            <w:r w:rsidRPr="00962E43">
              <w:rPr>
                <w:color w:val="000000"/>
                <w:sz w:val="14"/>
                <w:szCs w:val="14"/>
              </w:rPr>
              <w:t>MIL_1_08_00-0_110</w:t>
            </w:r>
          </w:p>
        </w:tc>
        <w:tc>
          <w:tcPr>
            <w:tcW w:w="222" w:type="pct"/>
            <w:tcBorders>
              <w:top w:val="nil"/>
              <w:left w:val="nil"/>
              <w:bottom w:val="single" w:sz="4" w:space="0" w:color="auto"/>
              <w:right w:val="single" w:sz="4" w:space="0" w:color="auto"/>
            </w:tcBorders>
            <w:shd w:val="clear" w:color="auto" w:fill="auto"/>
            <w:hideMark/>
          </w:tcPr>
          <w:p w14:paraId="5BA85B8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4CB31A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23C28E2"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8F94ACE"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EB79F78"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756DA83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DC30B6"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3C457608" w14:textId="77777777" w:rsidR="005C0C15" w:rsidRPr="00962E43" w:rsidRDefault="005C0C15" w:rsidP="008B5CB9">
            <w:pPr>
              <w:rPr>
                <w:color w:val="000000"/>
                <w:sz w:val="14"/>
                <w:szCs w:val="14"/>
              </w:rPr>
            </w:pPr>
            <w:r w:rsidRPr="00962E43">
              <w:rPr>
                <w:color w:val="000000"/>
                <w:sz w:val="14"/>
                <w:szCs w:val="14"/>
              </w:rPr>
              <w:t>CPatID</w:t>
            </w:r>
          </w:p>
        </w:tc>
        <w:tc>
          <w:tcPr>
            <w:tcW w:w="283" w:type="pct"/>
            <w:tcBorders>
              <w:top w:val="nil"/>
              <w:left w:val="nil"/>
              <w:bottom w:val="single" w:sz="4" w:space="0" w:color="auto"/>
              <w:right w:val="single" w:sz="4" w:space="0" w:color="auto"/>
            </w:tcBorders>
            <w:shd w:val="clear" w:color="auto" w:fill="auto"/>
            <w:hideMark/>
          </w:tcPr>
          <w:p w14:paraId="4FCDE86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95A571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9CB0D3B"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DC7530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2C9B93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FD271BB" w14:textId="77777777" w:rsidR="005C0C15" w:rsidRPr="00962E43" w:rsidRDefault="005C0C15" w:rsidP="008B5CB9">
            <w:pPr>
              <w:rPr>
                <w:color w:val="000000"/>
                <w:sz w:val="14"/>
                <w:szCs w:val="14"/>
              </w:rPr>
            </w:pPr>
            <w:r w:rsidRPr="00962E43">
              <w:rPr>
                <w:color w:val="000000"/>
                <w:sz w:val="14"/>
                <w:szCs w:val="14"/>
              </w:rPr>
              <w:t>CPatID variable does not exist</w:t>
            </w:r>
          </w:p>
        </w:tc>
        <w:tc>
          <w:tcPr>
            <w:tcW w:w="377" w:type="pct"/>
            <w:tcBorders>
              <w:top w:val="nil"/>
              <w:left w:val="nil"/>
              <w:bottom w:val="single" w:sz="4" w:space="0" w:color="auto"/>
              <w:right w:val="single" w:sz="4" w:space="0" w:color="auto"/>
            </w:tcBorders>
            <w:shd w:val="clear" w:color="auto" w:fill="auto"/>
            <w:hideMark/>
          </w:tcPr>
          <w:p w14:paraId="50E24F54"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50A24B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12EE96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FBCF05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6E917B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03C03892" w14:textId="77777777" w:rsidR="005C0C15" w:rsidRPr="00962E43" w:rsidRDefault="005C0C15" w:rsidP="008B5CB9">
            <w:pPr>
              <w:rPr>
                <w:color w:val="000000"/>
                <w:sz w:val="14"/>
                <w:szCs w:val="14"/>
              </w:rPr>
            </w:pPr>
            <w:r w:rsidRPr="00962E43">
              <w:rPr>
                <w:color w:val="000000"/>
                <w:sz w:val="14"/>
                <w:szCs w:val="14"/>
              </w:rPr>
              <w:t>MIL_1_09_00-0_110</w:t>
            </w:r>
          </w:p>
        </w:tc>
        <w:tc>
          <w:tcPr>
            <w:tcW w:w="222" w:type="pct"/>
            <w:tcBorders>
              <w:top w:val="nil"/>
              <w:left w:val="nil"/>
              <w:bottom w:val="single" w:sz="4" w:space="0" w:color="auto"/>
              <w:right w:val="single" w:sz="4" w:space="0" w:color="auto"/>
            </w:tcBorders>
            <w:shd w:val="clear" w:color="auto" w:fill="auto"/>
            <w:hideMark/>
          </w:tcPr>
          <w:p w14:paraId="0046EEE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C48517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6AF10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AAD0F0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C275570"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3C05A33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F538D29"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035B345E" w14:textId="6B482783" w:rsidR="005C0C15" w:rsidRPr="00962E43" w:rsidRDefault="005C0C15" w:rsidP="008B5CB9">
            <w:pPr>
              <w:rPr>
                <w:color w:val="000000"/>
                <w:sz w:val="14"/>
                <w:szCs w:val="14"/>
              </w:rPr>
            </w:pPr>
            <w:r w:rsidRPr="00962E43">
              <w:rPr>
                <w:color w:val="000000"/>
                <w:sz w:val="14"/>
                <w:szCs w:val="14"/>
              </w:rPr>
              <w:t>CBirth_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5CF49EC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F7C7E6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60A192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C73979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98ADB4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F0A72A8" w14:textId="77777777" w:rsidR="005C0C15" w:rsidRPr="00962E43" w:rsidRDefault="005C0C15" w:rsidP="008B5CB9">
            <w:pPr>
              <w:rPr>
                <w:color w:val="000000"/>
                <w:sz w:val="14"/>
                <w:szCs w:val="14"/>
              </w:rPr>
            </w:pPr>
            <w:r w:rsidRPr="00962E43">
              <w:rPr>
                <w:color w:val="000000"/>
                <w:sz w:val="14"/>
                <w:szCs w:val="14"/>
              </w:rPr>
              <w:t>CBirth_Date variable does not exist</w:t>
            </w:r>
          </w:p>
        </w:tc>
        <w:tc>
          <w:tcPr>
            <w:tcW w:w="377" w:type="pct"/>
            <w:tcBorders>
              <w:top w:val="nil"/>
              <w:left w:val="nil"/>
              <w:bottom w:val="single" w:sz="4" w:space="0" w:color="auto"/>
              <w:right w:val="single" w:sz="4" w:space="0" w:color="auto"/>
            </w:tcBorders>
            <w:shd w:val="clear" w:color="auto" w:fill="auto"/>
            <w:hideMark/>
          </w:tcPr>
          <w:p w14:paraId="5D770CC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B313A1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A8DF5A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3168A3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FFCB54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73FBBD8" w14:textId="77777777" w:rsidR="005C0C15" w:rsidRPr="00962E43" w:rsidRDefault="005C0C15" w:rsidP="008B5CB9">
            <w:pPr>
              <w:rPr>
                <w:color w:val="000000"/>
                <w:sz w:val="14"/>
                <w:szCs w:val="14"/>
              </w:rPr>
            </w:pPr>
            <w:r w:rsidRPr="00962E43">
              <w:rPr>
                <w:color w:val="000000"/>
                <w:sz w:val="14"/>
                <w:szCs w:val="14"/>
              </w:rPr>
              <w:t>MIL_1_10_00-0_110</w:t>
            </w:r>
          </w:p>
        </w:tc>
        <w:tc>
          <w:tcPr>
            <w:tcW w:w="222" w:type="pct"/>
            <w:tcBorders>
              <w:top w:val="nil"/>
              <w:left w:val="nil"/>
              <w:bottom w:val="single" w:sz="4" w:space="0" w:color="auto"/>
              <w:right w:val="single" w:sz="4" w:space="0" w:color="auto"/>
            </w:tcBorders>
            <w:shd w:val="clear" w:color="auto" w:fill="auto"/>
            <w:hideMark/>
          </w:tcPr>
          <w:p w14:paraId="43162AA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4702D8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E9059F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D8D14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2E10ACC"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3E681FE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B9DD5FD"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31270D4C"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4235F3E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ADAAFD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298E3E3"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E6B3CF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30E2D0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1E2AEA6" w14:textId="77777777" w:rsidR="005C0C15" w:rsidRPr="00962E43" w:rsidRDefault="005C0C15" w:rsidP="008B5CB9">
            <w:pPr>
              <w:rPr>
                <w:color w:val="000000"/>
                <w:sz w:val="14"/>
                <w:szCs w:val="14"/>
              </w:rPr>
            </w:pPr>
            <w:r w:rsidRPr="00962E43">
              <w:rPr>
                <w:color w:val="000000"/>
                <w:sz w:val="14"/>
                <w:szCs w:val="14"/>
              </w:rPr>
              <w:t>Sex variable does not exist</w:t>
            </w:r>
          </w:p>
        </w:tc>
        <w:tc>
          <w:tcPr>
            <w:tcW w:w="377" w:type="pct"/>
            <w:tcBorders>
              <w:top w:val="nil"/>
              <w:left w:val="nil"/>
              <w:bottom w:val="single" w:sz="4" w:space="0" w:color="auto"/>
              <w:right w:val="single" w:sz="4" w:space="0" w:color="auto"/>
            </w:tcBorders>
            <w:shd w:val="clear" w:color="auto" w:fill="auto"/>
            <w:hideMark/>
          </w:tcPr>
          <w:p w14:paraId="1BD5EA7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890459F"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1CBCAAA"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22AB6C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DC6010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CC252D6" w14:textId="77777777" w:rsidR="005C0C15" w:rsidRPr="00962E43" w:rsidRDefault="005C0C15" w:rsidP="008B5CB9">
            <w:pPr>
              <w:rPr>
                <w:color w:val="000000"/>
                <w:sz w:val="14"/>
                <w:szCs w:val="14"/>
              </w:rPr>
            </w:pPr>
            <w:r w:rsidRPr="00962E43">
              <w:rPr>
                <w:color w:val="000000"/>
                <w:sz w:val="14"/>
                <w:szCs w:val="14"/>
              </w:rPr>
              <w:t>MIL_1_11_00-0_110</w:t>
            </w:r>
          </w:p>
        </w:tc>
        <w:tc>
          <w:tcPr>
            <w:tcW w:w="222" w:type="pct"/>
            <w:tcBorders>
              <w:top w:val="nil"/>
              <w:left w:val="nil"/>
              <w:bottom w:val="single" w:sz="4" w:space="0" w:color="auto"/>
              <w:right w:val="single" w:sz="4" w:space="0" w:color="auto"/>
            </w:tcBorders>
            <w:shd w:val="clear" w:color="auto" w:fill="auto"/>
            <w:hideMark/>
          </w:tcPr>
          <w:p w14:paraId="65F0958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9A49E2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B5416A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3F618BB"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31F6E6A"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37DB9FF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F9591AF"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802F28B" w14:textId="329DD02D" w:rsidR="005C0C15" w:rsidRPr="00962E43" w:rsidRDefault="005C0C15" w:rsidP="008B5CB9">
            <w:pPr>
              <w:rPr>
                <w:color w:val="000000"/>
                <w:sz w:val="14"/>
                <w:szCs w:val="14"/>
              </w:rPr>
            </w:pPr>
            <w:r w:rsidRPr="00962E43">
              <w:rPr>
                <w:color w:val="000000"/>
                <w:sz w:val="14"/>
                <w:szCs w:val="14"/>
              </w:rPr>
              <w:t>CEnr_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141F7DA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7249AF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259655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A90DD1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27EC78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4BA19ED" w14:textId="195A69F8" w:rsidR="005C0C15" w:rsidRPr="00962E43" w:rsidRDefault="005C0C15" w:rsidP="008B5CB9">
            <w:pPr>
              <w:rPr>
                <w:color w:val="000000"/>
                <w:sz w:val="14"/>
                <w:szCs w:val="14"/>
              </w:rPr>
            </w:pPr>
            <w:r w:rsidRPr="00962E43">
              <w:rPr>
                <w:color w:val="000000"/>
                <w:sz w:val="14"/>
                <w:szCs w:val="14"/>
              </w:rPr>
              <w:t>CEnr_Start</w:t>
            </w:r>
            <w:r>
              <w:rPr>
                <w:color w:val="000000"/>
                <w:sz w:val="14"/>
                <w:szCs w:val="14"/>
              </w:rPr>
              <w:t xml:space="preserve"> </w:t>
            </w:r>
            <w:r w:rsidRPr="00962E43">
              <w:rPr>
                <w:color w:val="000000"/>
                <w:sz w:val="14"/>
                <w:szCs w:val="14"/>
              </w:rPr>
              <w:t>variable does not exist</w:t>
            </w:r>
          </w:p>
        </w:tc>
        <w:tc>
          <w:tcPr>
            <w:tcW w:w="377" w:type="pct"/>
            <w:tcBorders>
              <w:top w:val="nil"/>
              <w:left w:val="nil"/>
              <w:bottom w:val="single" w:sz="4" w:space="0" w:color="auto"/>
              <w:right w:val="single" w:sz="4" w:space="0" w:color="auto"/>
            </w:tcBorders>
            <w:shd w:val="clear" w:color="auto" w:fill="auto"/>
            <w:hideMark/>
          </w:tcPr>
          <w:p w14:paraId="4FBDBDD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D28927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8886D6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DAA1E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BE1EC8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0219D91" w14:textId="77777777" w:rsidR="005C0C15" w:rsidRPr="00962E43" w:rsidRDefault="005C0C15" w:rsidP="008B5CB9">
            <w:pPr>
              <w:rPr>
                <w:color w:val="000000"/>
                <w:sz w:val="14"/>
                <w:szCs w:val="14"/>
              </w:rPr>
            </w:pPr>
            <w:r w:rsidRPr="00962E43">
              <w:rPr>
                <w:color w:val="000000"/>
                <w:sz w:val="14"/>
                <w:szCs w:val="14"/>
              </w:rPr>
              <w:t>MIL_1_12_00-0_110</w:t>
            </w:r>
          </w:p>
        </w:tc>
        <w:tc>
          <w:tcPr>
            <w:tcW w:w="222" w:type="pct"/>
            <w:tcBorders>
              <w:top w:val="nil"/>
              <w:left w:val="nil"/>
              <w:bottom w:val="single" w:sz="4" w:space="0" w:color="auto"/>
              <w:right w:val="single" w:sz="4" w:space="0" w:color="auto"/>
            </w:tcBorders>
            <w:shd w:val="clear" w:color="auto" w:fill="auto"/>
            <w:hideMark/>
          </w:tcPr>
          <w:p w14:paraId="14A696A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5ED2E8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71E9F9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CDC9C8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66D9D83"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6640ACD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A329C13"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629A700C" w14:textId="77777777" w:rsidR="005C0C15" w:rsidRPr="00962E43" w:rsidRDefault="005C0C15" w:rsidP="008B5CB9">
            <w:pPr>
              <w:rPr>
                <w:color w:val="000000"/>
                <w:sz w:val="14"/>
                <w:szCs w:val="14"/>
              </w:rPr>
            </w:pPr>
            <w:r w:rsidRPr="00962E43">
              <w:rPr>
                <w:color w:val="000000"/>
                <w:sz w:val="14"/>
                <w:szCs w:val="14"/>
              </w:rPr>
              <w:t>MatchMethod</w:t>
            </w:r>
          </w:p>
        </w:tc>
        <w:tc>
          <w:tcPr>
            <w:tcW w:w="283" w:type="pct"/>
            <w:tcBorders>
              <w:top w:val="nil"/>
              <w:left w:val="nil"/>
              <w:bottom w:val="single" w:sz="4" w:space="0" w:color="auto"/>
              <w:right w:val="single" w:sz="4" w:space="0" w:color="auto"/>
            </w:tcBorders>
            <w:shd w:val="clear" w:color="auto" w:fill="auto"/>
            <w:hideMark/>
          </w:tcPr>
          <w:p w14:paraId="59C972D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46C2C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5ABE42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E5C700E"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B43924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A500C7A" w14:textId="77777777" w:rsidR="005C0C15" w:rsidRPr="00962E43" w:rsidRDefault="005C0C15" w:rsidP="008B5CB9">
            <w:pPr>
              <w:rPr>
                <w:color w:val="000000"/>
                <w:sz w:val="14"/>
                <w:szCs w:val="14"/>
              </w:rPr>
            </w:pPr>
            <w:r w:rsidRPr="00962E43">
              <w:rPr>
                <w:color w:val="000000"/>
                <w:sz w:val="14"/>
                <w:szCs w:val="14"/>
              </w:rPr>
              <w:t>MatchMethod variable does not exist</w:t>
            </w:r>
          </w:p>
        </w:tc>
        <w:tc>
          <w:tcPr>
            <w:tcW w:w="377" w:type="pct"/>
            <w:tcBorders>
              <w:top w:val="nil"/>
              <w:left w:val="nil"/>
              <w:bottom w:val="single" w:sz="4" w:space="0" w:color="auto"/>
              <w:right w:val="single" w:sz="4" w:space="0" w:color="auto"/>
            </w:tcBorders>
            <w:shd w:val="clear" w:color="auto" w:fill="auto"/>
            <w:hideMark/>
          </w:tcPr>
          <w:p w14:paraId="1EF20538"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5BEE94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807D12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EF0DF1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3E8BC72"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53B0899" w14:textId="77777777" w:rsidR="005C0C15" w:rsidRPr="00962E43" w:rsidRDefault="005C0C15" w:rsidP="008B5CB9">
            <w:pPr>
              <w:rPr>
                <w:color w:val="000000"/>
                <w:sz w:val="14"/>
                <w:szCs w:val="14"/>
              </w:rPr>
            </w:pPr>
            <w:r w:rsidRPr="00962E43">
              <w:rPr>
                <w:color w:val="000000"/>
                <w:sz w:val="14"/>
                <w:szCs w:val="14"/>
              </w:rPr>
              <w:t>MIL_1_13_00-0_110</w:t>
            </w:r>
          </w:p>
        </w:tc>
        <w:tc>
          <w:tcPr>
            <w:tcW w:w="222" w:type="pct"/>
            <w:tcBorders>
              <w:top w:val="nil"/>
              <w:left w:val="nil"/>
              <w:bottom w:val="single" w:sz="4" w:space="0" w:color="auto"/>
              <w:right w:val="single" w:sz="4" w:space="0" w:color="auto"/>
            </w:tcBorders>
            <w:shd w:val="clear" w:color="auto" w:fill="auto"/>
            <w:hideMark/>
          </w:tcPr>
          <w:p w14:paraId="24C5B97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068C29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DFD7205"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F0C03E1"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AFDB550"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2221B17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1A17E7E"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2B7E68F6" w14:textId="525C1BA8"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w:t>
            </w:r>
          </w:p>
        </w:tc>
        <w:tc>
          <w:tcPr>
            <w:tcW w:w="283" w:type="pct"/>
            <w:tcBorders>
              <w:top w:val="nil"/>
              <w:left w:val="nil"/>
              <w:bottom w:val="single" w:sz="4" w:space="0" w:color="auto"/>
              <w:right w:val="single" w:sz="4" w:space="0" w:color="auto"/>
            </w:tcBorders>
            <w:shd w:val="clear" w:color="auto" w:fill="auto"/>
            <w:hideMark/>
          </w:tcPr>
          <w:p w14:paraId="2B8D804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E7E2F9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9F5951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D6600C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D39AA24"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840EF9D" w14:textId="77777777" w:rsidR="005C0C15" w:rsidRPr="00962E43" w:rsidRDefault="005C0C15" w:rsidP="008B5CB9">
            <w:pPr>
              <w:rPr>
                <w:color w:val="000000"/>
                <w:sz w:val="14"/>
                <w:szCs w:val="14"/>
              </w:rPr>
            </w:pPr>
            <w:r w:rsidRPr="00962E43">
              <w:rPr>
                <w:color w:val="000000"/>
                <w:sz w:val="14"/>
                <w:szCs w:val="14"/>
              </w:rPr>
              <w:t>Birth_Type variable does not exist</w:t>
            </w:r>
          </w:p>
        </w:tc>
        <w:tc>
          <w:tcPr>
            <w:tcW w:w="377" w:type="pct"/>
            <w:tcBorders>
              <w:top w:val="nil"/>
              <w:left w:val="nil"/>
              <w:bottom w:val="single" w:sz="4" w:space="0" w:color="auto"/>
              <w:right w:val="single" w:sz="4" w:space="0" w:color="auto"/>
            </w:tcBorders>
            <w:shd w:val="clear" w:color="auto" w:fill="auto"/>
            <w:hideMark/>
          </w:tcPr>
          <w:p w14:paraId="235737A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3FE7959"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4824551"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AA032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6D9667A"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29244EB" w14:textId="77777777" w:rsidR="005C0C15" w:rsidRPr="00962E43" w:rsidRDefault="005C0C15" w:rsidP="008B5CB9">
            <w:pPr>
              <w:rPr>
                <w:color w:val="000000"/>
                <w:sz w:val="14"/>
                <w:szCs w:val="14"/>
              </w:rPr>
            </w:pPr>
            <w:r w:rsidRPr="00962E43">
              <w:rPr>
                <w:color w:val="000000"/>
                <w:sz w:val="14"/>
                <w:szCs w:val="14"/>
              </w:rPr>
              <w:t>MIL_1_14_00-0_110</w:t>
            </w:r>
          </w:p>
        </w:tc>
        <w:tc>
          <w:tcPr>
            <w:tcW w:w="222" w:type="pct"/>
            <w:tcBorders>
              <w:top w:val="nil"/>
              <w:left w:val="nil"/>
              <w:bottom w:val="single" w:sz="4" w:space="0" w:color="auto"/>
              <w:right w:val="single" w:sz="4" w:space="0" w:color="auto"/>
            </w:tcBorders>
            <w:shd w:val="clear" w:color="auto" w:fill="auto"/>
            <w:hideMark/>
          </w:tcPr>
          <w:p w14:paraId="506ACD9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C5E6BC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5A9607"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73A5C5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4F6431C"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2679758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C9E3BF8" w14:textId="77777777" w:rsidR="005C0C15" w:rsidRPr="00962E43" w:rsidRDefault="005C0C15" w:rsidP="008B5CB9">
            <w:pPr>
              <w:rPr>
                <w:color w:val="000000"/>
                <w:sz w:val="14"/>
                <w:szCs w:val="14"/>
              </w:rPr>
            </w:pPr>
            <w:r w:rsidRPr="00962E43">
              <w:rPr>
                <w:color w:val="000000"/>
                <w:sz w:val="14"/>
                <w:szCs w:val="14"/>
              </w:rPr>
              <w:t>110</w:t>
            </w:r>
          </w:p>
        </w:tc>
        <w:tc>
          <w:tcPr>
            <w:tcW w:w="283" w:type="pct"/>
            <w:tcBorders>
              <w:top w:val="nil"/>
              <w:left w:val="nil"/>
              <w:bottom w:val="single" w:sz="4" w:space="0" w:color="auto"/>
              <w:right w:val="single" w:sz="4" w:space="0" w:color="auto"/>
            </w:tcBorders>
            <w:shd w:val="clear" w:color="auto" w:fill="auto"/>
            <w:hideMark/>
          </w:tcPr>
          <w:p w14:paraId="7D6F6BF6" w14:textId="7EC478D2"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Type_</w:t>
            </w:r>
            <w:r>
              <w:rPr>
                <w:color w:val="000000"/>
                <w:sz w:val="14"/>
                <w:szCs w:val="14"/>
              </w:rPr>
              <w:br/>
            </w:r>
            <w:r w:rsidRPr="00962E43">
              <w:rPr>
                <w:color w:val="000000"/>
                <w:sz w:val="14"/>
                <w:szCs w:val="14"/>
              </w:rPr>
              <w:t>Primes</w:t>
            </w:r>
          </w:p>
        </w:tc>
        <w:tc>
          <w:tcPr>
            <w:tcW w:w="283" w:type="pct"/>
            <w:tcBorders>
              <w:top w:val="nil"/>
              <w:left w:val="nil"/>
              <w:bottom w:val="single" w:sz="4" w:space="0" w:color="auto"/>
              <w:right w:val="single" w:sz="4" w:space="0" w:color="auto"/>
            </w:tcBorders>
            <w:shd w:val="clear" w:color="auto" w:fill="auto"/>
            <w:hideMark/>
          </w:tcPr>
          <w:p w14:paraId="368DB88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ECC5C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76BEF4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C7796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988E22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3597A96" w14:textId="77777777" w:rsidR="005C0C15" w:rsidRPr="00962E43" w:rsidRDefault="005C0C15" w:rsidP="008B5CB9">
            <w:pPr>
              <w:rPr>
                <w:color w:val="000000"/>
                <w:sz w:val="14"/>
                <w:szCs w:val="14"/>
              </w:rPr>
            </w:pPr>
            <w:r w:rsidRPr="00962E43">
              <w:rPr>
                <w:color w:val="000000"/>
                <w:sz w:val="14"/>
                <w:szCs w:val="14"/>
              </w:rPr>
              <w:t>Birth_Type_Primes variable does not exist</w:t>
            </w:r>
          </w:p>
        </w:tc>
        <w:tc>
          <w:tcPr>
            <w:tcW w:w="377" w:type="pct"/>
            <w:tcBorders>
              <w:top w:val="nil"/>
              <w:left w:val="nil"/>
              <w:bottom w:val="single" w:sz="4" w:space="0" w:color="auto"/>
              <w:right w:val="single" w:sz="4" w:space="0" w:color="auto"/>
            </w:tcBorders>
            <w:shd w:val="clear" w:color="auto" w:fill="auto"/>
            <w:hideMark/>
          </w:tcPr>
          <w:p w14:paraId="6187F9B0"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882C016"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B0FDC1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A7B3ED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68D20C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67B5AD6" w14:textId="77777777" w:rsidR="005C0C15" w:rsidRPr="00962E43" w:rsidRDefault="005C0C15" w:rsidP="008B5CB9">
            <w:pPr>
              <w:rPr>
                <w:color w:val="000000"/>
                <w:sz w:val="14"/>
                <w:szCs w:val="14"/>
              </w:rPr>
            </w:pPr>
            <w:r w:rsidRPr="00962E43">
              <w:rPr>
                <w:color w:val="000000"/>
                <w:sz w:val="14"/>
                <w:szCs w:val="14"/>
              </w:rPr>
              <w:t>MIL_1_01_00-0_112</w:t>
            </w:r>
          </w:p>
        </w:tc>
        <w:tc>
          <w:tcPr>
            <w:tcW w:w="222" w:type="pct"/>
            <w:tcBorders>
              <w:top w:val="nil"/>
              <w:left w:val="nil"/>
              <w:bottom w:val="single" w:sz="4" w:space="0" w:color="auto"/>
              <w:right w:val="single" w:sz="4" w:space="0" w:color="auto"/>
            </w:tcBorders>
            <w:shd w:val="clear" w:color="auto" w:fill="auto"/>
            <w:hideMark/>
          </w:tcPr>
          <w:p w14:paraId="0558A38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485449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7A4F53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E60778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5D65E92" w14:textId="77777777" w:rsidR="005C0C15" w:rsidRPr="00962E43" w:rsidRDefault="005C0C15" w:rsidP="008B5CB9">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2BF6C96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59A31E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7778C2C1" w14:textId="77777777" w:rsidR="005C0C15" w:rsidRPr="00962E43" w:rsidRDefault="005C0C15" w:rsidP="008B5CB9">
            <w:pPr>
              <w:rPr>
                <w:color w:val="000000"/>
                <w:sz w:val="14"/>
                <w:szCs w:val="14"/>
              </w:rPr>
            </w:pPr>
            <w:r w:rsidRPr="00962E43">
              <w:rPr>
                <w:color w:val="000000"/>
                <w:sz w:val="14"/>
                <w:szCs w:val="14"/>
              </w:rPr>
              <w:t>MPatID</w:t>
            </w:r>
          </w:p>
        </w:tc>
        <w:tc>
          <w:tcPr>
            <w:tcW w:w="283" w:type="pct"/>
            <w:tcBorders>
              <w:top w:val="nil"/>
              <w:left w:val="nil"/>
              <w:bottom w:val="single" w:sz="4" w:space="0" w:color="auto"/>
              <w:right w:val="single" w:sz="4" w:space="0" w:color="auto"/>
            </w:tcBorders>
            <w:shd w:val="clear" w:color="auto" w:fill="auto"/>
            <w:hideMark/>
          </w:tcPr>
          <w:p w14:paraId="6ED4588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3551AF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F8738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07527A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97E5C0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9D3AC8" w14:textId="77777777" w:rsidR="005C0C15" w:rsidRPr="00962E43" w:rsidRDefault="005C0C15" w:rsidP="008B5CB9">
            <w:pPr>
              <w:rPr>
                <w:color w:val="000000"/>
                <w:sz w:val="14"/>
                <w:szCs w:val="14"/>
              </w:rPr>
            </w:pPr>
            <w:r w:rsidRPr="00962E43">
              <w:rPr>
                <w:color w:val="000000"/>
                <w:sz w:val="14"/>
                <w:szCs w:val="14"/>
              </w:rPr>
              <w:t>MPatID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6EA64A42"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C7BB7A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140FD8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54BBE26"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8EAD94"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F2EA951" w14:textId="77777777" w:rsidR="005C0C15" w:rsidRPr="00962E43" w:rsidRDefault="005C0C15" w:rsidP="008B5CB9">
            <w:pPr>
              <w:rPr>
                <w:color w:val="000000"/>
                <w:sz w:val="14"/>
                <w:szCs w:val="14"/>
              </w:rPr>
            </w:pPr>
            <w:r w:rsidRPr="00962E43">
              <w:rPr>
                <w:color w:val="000000"/>
                <w:sz w:val="14"/>
                <w:szCs w:val="14"/>
              </w:rPr>
              <w:t>MIL_1_02_00-0_112</w:t>
            </w:r>
          </w:p>
        </w:tc>
        <w:tc>
          <w:tcPr>
            <w:tcW w:w="222" w:type="pct"/>
            <w:tcBorders>
              <w:top w:val="nil"/>
              <w:left w:val="nil"/>
              <w:bottom w:val="single" w:sz="4" w:space="0" w:color="auto"/>
              <w:right w:val="single" w:sz="4" w:space="0" w:color="auto"/>
            </w:tcBorders>
            <w:shd w:val="clear" w:color="auto" w:fill="auto"/>
            <w:hideMark/>
          </w:tcPr>
          <w:p w14:paraId="0C223F0D"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8D9992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ED57FA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F8F07A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D247CEF"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7BD9C7A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CCDEC38"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2EC1F59" w14:textId="6E38929E" w:rsidR="005C0C15" w:rsidRPr="00962E43" w:rsidRDefault="005C0C15" w:rsidP="008B5CB9">
            <w:pPr>
              <w:rPr>
                <w:color w:val="000000"/>
                <w:sz w:val="14"/>
                <w:szCs w:val="14"/>
              </w:rPr>
            </w:pPr>
            <w:r>
              <w:rPr>
                <w:color w:val="000000"/>
                <w:sz w:val="14"/>
                <w:szCs w:val="14"/>
              </w:rPr>
              <w:t>EncounterID</w:t>
            </w:r>
          </w:p>
        </w:tc>
        <w:tc>
          <w:tcPr>
            <w:tcW w:w="283" w:type="pct"/>
            <w:tcBorders>
              <w:top w:val="nil"/>
              <w:left w:val="nil"/>
              <w:bottom w:val="single" w:sz="4" w:space="0" w:color="auto"/>
              <w:right w:val="single" w:sz="4" w:space="0" w:color="auto"/>
            </w:tcBorders>
            <w:shd w:val="clear" w:color="auto" w:fill="auto"/>
            <w:hideMark/>
          </w:tcPr>
          <w:p w14:paraId="277B6EA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551B86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B1CA4FB"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4F20F4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5418F7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2A365B" w14:textId="62EBEF7D" w:rsidR="005C0C15" w:rsidRPr="00962E43" w:rsidRDefault="005C0C15" w:rsidP="008B5CB9">
            <w:pPr>
              <w:rPr>
                <w:color w:val="000000"/>
                <w:sz w:val="14"/>
                <w:szCs w:val="14"/>
              </w:rPr>
            </w:pPr>
            <w:r>
              <w:rPr>
                <w:color w:val="000000"/>
                <w:sz w:val="14"/>
                <w:szCs w:val="14"/>
              </w:rPr>
              <w:t xml:space="preserve">EncounterID </w:t>
            </w:r>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9EEACA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61773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A27C4A2"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2AF6F8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35B6DE3"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2A5BD89" w14:textId="77777777" w:rsidR="005C0C15" w:rsidRPr="00962E43" w:rsidRDefault="005C0C15" w:rsidP="008B5CB9">
            <w:pPr>
              <w:rPr>
                <w:color w:val="000000"/>
                <w:sz w:val="14"/>
                <w:szCs w:val="14"/>
              </w:rPr>
            </w:pPr>
            <w:r w:rsidRPr="00962E43">
              <w:rPr>
                <w:color w:val="000000"/>
                <w:sz w:val="14"/>
                <w:szCs w:val="14"/>
              </w:rPr>
              <w:t>MIL_1_03_00-0_112</w:t>
            </w:r>
          </w:p>
        </w:tc>
        <w:tc>
          <w:tcPr>
            <w:tcW w:w="222" w:type="pct"/>
            <w:tcBorders>
              <w:top w:val="nil"/>
              <w:left w:val="nil"/>
              <w:bottom w:val="single" w:sz="4" w:space="0" w:color="auto"/>
              <w:right w:val="single" w:sz="4" w:space="0" w:color="auto"/>
            </w:tcBorders>
            <w:shd w:val="clear" w:color="auto" w:fill="auto"/>
            <w:hideMark/>
          </w:tcPr>
          <w:p w14:paraId="0B65288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2CFC0B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72217B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1F5518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B46684A"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471B9F1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9B34F1D"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EEEB485"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669039D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08D48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BCE724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A02AD7E"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3C667E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D8C09EB" w14:textId="77777777" w:rsidR="005C0C15" w:rsidRPr="00962E43" w:rsidRDefault="005C0C15" w:rsidP="008B5CB9">
            <w:pPr>
              <w:rPr>
                <w:color w:val="000000"/>
                <w:sz w:val="14"/>
                <w:szCs w:val="14"/>
              </w:rPr>
            </w:pPr>
            <w:r w:rsidRPr="00962E43">
              <w:rPr>
                <w:color w:val="000000"/>
                <w:sz w:val="14"/>
                <w:szCs w:val="14"/>
              </w:rPr>
              <w:t>Age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659BA17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E8EF87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DDF1F6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3C4D6B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095AD87"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5935C55" w14:textId="77777777" w:rsidR="005C0C15" w:rsidRPr="00962E43" w:rsidRDefault="005C0C15" w:rsidP="008B5CB9">
            <w:pPr>
              <w:rPr>
                <w:color w:val="000000"/>
                <w:sz w:val="14"/>
                <w:szCs w:val="14"/>
              </w:rPr>
            </w:pPr>
            <w:r w:rsidRPr="00962E43">
              <w:rPr>
                <w:color w:val="000000"/>
                <w:sz w:val="14"/>
                <w:szCs w:val="14"/>
              </w:rPr>
              <w:t>MIL_1_04_00-0_112</w:t>
            </w:r>
          </w:p>
        </w:tc>
        <w:tc>
          <w:tcPr>
            <w:tcW w:w="222" w:type="pct"/>
            <w:tcBorders>
              <w:top w:val="nil"/>
              <w:left w:val="nil"/>
              <w:bottom w:val="single" w:sz="4" w:space="0" w:color="auto"/>
              <w:right w:val="single" w:sz="4" w:space="0" w:color="auto"/>
            </w:tcBorders>
            <w:shd w:val="clear" w:color="auto" w:fill="auto"/>
            <w:hideMark/>
          </w:tcPr>
          <w:p w14:paraId="0149EB9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BDEE67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13CB722"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14A460B"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96DD60B" w14:textId="77777777" w:rsidR="005C0C15" w:rsidRPr="00962E43" w:rsidRDefault="005C0C15" w:rsidP="008B5CB9">
            <w:pPr>
              <w:rPr>
                <w:color w:val="000000"/>
                <w:sz w:val="14"/>
                <w:szCs w:val="14"/>
              </w:rPr>
            </w:pPr>
            <w:r w:rsidRPr="00962E43">
              <w:rPr>
                <w:color w:val="000000"/>
                <w:sz w:val="14"/>
                <w:szCs w:val="14"/>
              </w:rPr>
              <w:t>04</w:t>
            </w:r>
          </w:p>
        </w:tc>
        <w:tc>
          <w:tcPr>
            <w:tcW w:w="189" w:type="pct"/>
            <w:tcBorders>
              <w:top w:val="nil"/>
              <w:left w:val="nil"/>
              <w:bottom w:val="single" w:sz="4" w:space="0" w:color="auto"/>
              <w:right w:val="single" w:sz="4" w:space="0" w:color="auto"/>
            </w:tcBorders>
            <w:shd w:val="clear" w:color="auto" w:fill="auto"/>
            <w:hideMark/>
          </w:tcPr>
          <w:p w14:paraId="35B960F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3CA2FC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1E97169F" w14:textId="627DD19E" w:rsidR="005C0C15" w:rsidRPr="00962E43" w:rsidRDefault="005C0C15" w:rsidP="008B5CB9">
            <w:pPr>
              <w:rPr>
                <w:color w:val="000000"/>
                <w:sz w:val="14"/>
                <w:szCs w:val="14"/>
              </w:rPr>
            </w:pPr>
            <w:r>
              <w:rPr>
                <w:color w:val="000000"/>
                <w:sz w:val="14"/>
                <w:szCs w:val="14"/>
              </w:rPr>
              <w:t>MBirth_</w:t>
            </w:r>
            <w:r>
              <w:rPr>
                <w:color w:val="000000"/>
                <w:sz w:val="14"/>
                <w:szCs w:val="14"/>
              </w:rPr>
              <w:br/>
              <w:t>Date</w:t>
            </w:r>
          </w:p>
        </w:tc>
        <w:tc>
          <w:tcPr>
            <w:tcW w:w="283" w:type="pct"/>
            <w:tcBorders>
              <w:top w:val="nil"/>
              <w:left w:val="nil"/>
              <w:bottom w:val="single" w:sz="4" w:space="0" w:color="auto"/>
              <w:right w:val="single" w:sz="4" w:space="0" w:color="auto"/>
            </w:tcBorders>
            <w:shd w:val="clear" w:color="auto" w:fill="auto"/>
            <w:hideMark/>
          </w:tcPr>
          <w:p w14:paraId="254B8FE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EDB747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40FEF3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259FA96"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0EF16E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F4E3732" w14:textId="5AE479C7" w:rsidR="005C0C15" w:rsidRPr="00962E43" w:rsidRDefault="005C0C15" w:rsidP="008B5CB9">
            <w:pPr>
              <w:rPr>
                <w:color w:val="000000"/>
                <w:sz w:val="14"/>
                <w:szCs w:val="14"/>
              </w:rPr>
            </w:pPr>
            <w:r>
              <w:rPr>
                <w:color w:val="000000"/>
                <w:sz w:val="14"/>
                <w:szCs w:val="14"/>
              </w:rPr>
              <w:t>MBirth_Date</w:t>
            </w:r>
            <w:r w:rsidRPr="00962E43">
              <w:rPr>
                <w:color w:val="000000"/>
                <w:sz w:val="14"/>
                <w:szCs w:val="14"/>
              </w:rPr>
              <w:t xml:space="preserv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D71D97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3B17F1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B6506F8"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DC936BA"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920FC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92EFA3F" w14:textId="77777777" w:rsidR="005C0C15" w:rsidRPr="00962E43" w:rsidRDefault="005C0C15" w:rsidP="008B5CB9">
            <w:pPr>
              <w:rPr>
                <w:color w:val="000000"/>
                <w:sz w:val="14"/>
                <w:szCs w:val="14"/>
              </w:rPr>
            </w:pPr>
            <w:r w:rsidRPr="00962E43">
              <w:rPr>
                <w:color w:val="000000"/>
                <w:sz w:val="14"/>
                <w:szCs w:val="14"/>
              </w:rPr>
              <w:t>MIL_1_05_00-0_112</w:t>
            </w:r>
          </w:p>
        </w:tc>
        <w:tc>
          <w:tcPr>
            <w:tcW w:w="222" w:type="pct"/>
            <w:tcBorders>
              <w:top w:val="nil"/>
              <w:left w:val="nil"/>
              <w:bottom w:val="single" w:sz="4" w:space="0" w:color="auto"/>
              <w:right w:val="single" w:sz="4" w:space="0" w:color="auto"/>
            </w:tcBorders>
            <w:shd w:val="clear" w:color="auto" w:fill="auto"/>
            <w:hideMark/>
          </w:tcPr>
          <w:p w14:paraId="5A43136F"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A4D6D4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766227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4454217"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00546CC"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6579BCC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A4CE34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42B73A10" w14:textId="77777777" w:rsidR="005C0C15" w:rsidRPr="00962E43" w:rsidRDefault="005C0C15" w:rsidP="008B5CB9">
            <w:pPr>
              <w:rPr>
                <w:color w:val="000000"/>
                <w:sz w:val="14"/>
                <w:szCs w:val="14"/>
              </w:rPr>
            </w:pPr>
            <w:r w:rsidRPr="00962E43">
              <w:rPr>
                <w:color w:val="000000"/>
                <w:sz w:val="14"/>
                <w:szCs w:val="14"/>
              </w:rPr>
              <w:t>EncType</w:t>
            </w:r>
          </w:p>
        </w:tc>
        <w:tc>
          <w:tcPr>
            <w:tcW w:w="283" w:type="pct"/>
            <w:tcBorders>
              <w:top w:val="nil"/>
              <w:left w:val="nil"/>
              <w:bottom w:val="single" w:sz="4" w:space="0" w:color="auto"/>
              <w:right w:val="single" w:sz="4" w:space="0" w:color="auto"/>
            </w:tcBorders>
            <w:shd w:val="clear" w:color="auto" w:fill="auto"/>
            <w:hideMark/>
          </w:tcPr>
          <w:p w14:paraId="0A3B3E8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DDB465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02579E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8C1682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EC5A1F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EE299DB" w14:textId="77777777" w:rsidR="005C0C15" w:rsidRPr="00962E43" w:rsidRDefault="005C0C15" w:rsidP="008B5CB9">
            <w:pPr>
              <w:rPr>
                <w:color w:val="000000"/>
                <w:sz w:val="14"/>
                <w:szCs w:val="14"/>
              </w:rPr>
            </w:pPr>
            <w:r w:rsidRPr="00962E43">
              <w:rPr>
                <w:color w:val="000000"/>
                <w:sz w:val="14"/>
                <w:szCs w:val="14"/>
              </w:rPr>
              <w:t>EncType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01B57499"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946B0D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7FA850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0CEC12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9B13499"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647310E7" w14:textId="77777777" w:rsidR="005C0C15" w:rsidRPr="00962E43" w:rsidRDefault="005C0C15" w:rsidP="008B5CB9">
            <w:pPr>
              <w:rPr>
                <w:color w:val="000000"/>
                <w:sz w:val="14"/>
                <w:szCs w:val="14"/>
              </w:rPr>
            </w:pPr>
            <w:r w:rsidRPr="00962E43">
              <w:rPr>
                <w:color w:val="000000"/>
                <w:sz w:val="14"/>
                <w:szCs w:val="14"/>
              </w:rPr>
              <w:t>MIL_1_06_00-0_112</w:t>
            </w:r>
          </w:p>
        </w:tc>
        <w:tc>
          <w:tcPr>
            <w:tcW w:w="222" w:type="pct"/>
            <w:tcBorders>
              <w:top w:val="nil"/>
              <w:left w:val="nil"/>
              <w:bottom w:val="single" w:sz="4" w:space="0" w:color="auto"/>
              <w:right w:val="single" w:sz="4" w:space="0" w:color="auto"/>
            </w:tcBorders>
            <w:shd w:val="clear" w:color="auto" w:fill="auto"/>
            <w:hideMark/>
          </w:tcPr>
          <w:p w14:paraId="2D5C4F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96051D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F31140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8DB1A3A"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88A054D"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21FA39D6"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789789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0FE34ADD"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1DBBC14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F17A3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8EB1C4D"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A97AE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6DCF45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5959FB1" w14:textId="77777777" w:rsidR="005C0C15" w:rsidRPr="00962E43" w:rsidRDefault="005C0C15" w:rsidP="008B5CB9">
            <w:pPr>
              <w:rPr>
                <w:color w:val="000000"/>
                <w:sz w:val="14"/>
                <w:szCs w:val="14"/>
              </w:rPr>
            </w:pPr>
            <w:r w:rsidRPr="00962E43">
              <w:rPr>
                <w:color w:val="000000"/>
                <w:sz w:val="14"/>
                <w:szCs w:val="14"/>
              </w:rPr>
              <w:t>ADate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1A54AF90"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DDFEDAC"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2ADA87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B24B3E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D24371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E3BB683" w14:textId="77777777" w:rsidR="005C0C15" w:rsidRPr="00962E43" w:rsidRDefault="005C0C15" w:rsidP="008B5CB9">
            <w:pPr>
              <w:rPr>
                <w:color w:val="000000"/>
                <w:sz w:val="14"/>
                <w:szCs w:val="14"/>
              </w:rPr>
            </w:pPr>
            <w:r w:rsidRPr="00962E43">
              <w:rPr>
                <w:color w:val="000000"/>
                <w:sz w:val="14"/>
                <w:szCs w:val="14"/>
              </w:rPr>
              <w:t>MIL_1_07_00-0_112</w:t>
            </w:r>
          </w:p>
        </w:tc>
        <w:tc>
          <w:tcPr>
            <w:tcW w:w="222" w:type="pct"/>
            <w:tcBorders>
              <w:top w:val="nil"/>
              <w:left w:val="nil"/>
              <w:bottom w:val="single" w:sz="4" w:space="0" w:color="auto"/>
              <w:right w:val="single" w:sz="4" w:space="0" w:color="auto"/>
            </w:tcBorders>
            <w:shd w:val="clear" w:color="auto" w:fill="auto"/>
            <w:hideMark/>
          </w:tcPr>
          <w:p w14:paraId="63D58CC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286187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D6652B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980387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703A624"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12099CA8"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5CB89E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C758D6D" w14:textId="77777777" w:rsidR="005C0C15" w:rsidRPr="00962E43" w:rsidRDefault="005C0C15" w:rsidP="008B5CB9">
            <w:pPr>
              <w:rPr>
                <w:color w:val="000000"/>
                <w:sz w:val="14"/>
                <w:szCs w:val="14"/>
              </w:rPr>
            </w:pPr>
            <w:r w:rsidRPr="00962E43">
              <w:rPr>
                <w:color w:val="000000"/>
                <w:sz w:val="14"/>
                <w:szCs w:val="14"/>
              </w:rPr>
              <w:t>DDate</w:t>
            </w:r>
          </w:p>
        </w:tc>
        <w:tc>
          <w:tcPr>
            <w:tcW w:w="283" w:type="pct"/>
            <w:tcBorders>
              <w:top w:val="nil"/>
              <w:left w:val="nil"/>
              <w:bottom w:val="single" w:sz="4" w:space="0" w:color="auto"/>
              <w:right w:val="single" w:sz="4" w:space="0" w:color="auto"/>
            </w:tcBorders>
            <w:shd w:val="clear" w:color="auto" w:fill="auto"/>
            <w:hideMark/>
          </w:tcPr>
          <w:p w14:paraId="04BF5EC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CA3930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A4CE0E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5D5BA2"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2911B88"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3DA2DC3" w14:textId="77777777" w:rsidR="005C0C15" w:rsidRPr="00962E43" w:rsidRDefault="005C0C15" w:rsidP="008B5CB9">
            <w:pPr>
              <w:rPr>
                <w:color w:val="000000"/>
                <w:sz w:val="14"/>
                <w:szCs w:val="14"/>
              </w:rPr>
            </w:pPr>
            <w:r w:rsidRPr="00962E43">
              <w:rPr>
                <w:color w:val="000000"/>
                <w:sz w:val="14"/>
                <w:szCs w:val="14"/>
              </w:rPr>
              <w:t>DDate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23FB0B6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0F090D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7F11A3D"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7886E80"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7481CF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161278C" w14:textId="77777777" w:rsidR="005C0C15" w:rsidRPr="00962E43" w:rsidRDefault="005C0C15" w:rsidP="008B5CB9">
            <w:pPr>
              <w:rPr>
                <w:color w:val="000000"/>
                <w:sz w:val="14"/>
                <w:szCs w:val="14"/>
              </w:rPr>
            </w:pPr>
            <w:r w:rsidRPr="00962E43">
              <w:rPr>
                <w:color w:val="000000"/>
                <w:sz w:val="14"/>
                <w:szCs w:val="14"/>
              </w:rPr>
              <w:t>MIL_1_08_00-0_112</w:t>
            </w:r>
          </w:p>
        </w:tc>
        <w:tc>
          <w:tcPr>
            <w:tcW w:w="222" w:type="pct"/>
            <w:tcBorders>
              <w:top w:val="nil"/>
              <w:left w:val="nil"/>
              <w:bottom w:val="single" w:sz="4" w:space="0" w:color="auto"/>
              <w:right w:val="single" w:sz="4" w:space="0" w:color="auto"/>
            </w:tcBorders>
            <w:shd w:val="clear" w:color="auto" w:fill="auto"/>
            <w:hideMark/>
          </w:tcPr>
          <w:p w14:paraId="7736EB5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0EE6AE1"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586F54F"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57D9AA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EA4143F"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77A9AB9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327F57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F002EE4" w14:textId="77777777" w:rsidR="005C0C15" w:rsidRPr="00962E43" w:rsidRDefault="005C0C15" w:rsidP="008B5CB9">
            <w:pPr>
              <w:rPr>
                <w:color w:val="000000"/>
                <w:sz w:val="14"/>
                <w:szCs w:val="14"/>
              </w:rPr>
            </w:pPr>
            <w:r w:rsidRPr="00962E43">
              <w:rPr>
                <w:color w:val="000000"/>
                <w:sz w:val="14"/>
                <w:szCs w:val="14"/>
              </w:rPr>
              <w:t>CPatID</w:t>
            </w:r>
          </w:p>
        </w:tc>
        <w:tc>
          <w:tcPr>
            <w:tcW w:w="283" w:type="pct"/>
            <w:tcBorders>
              <w:top w:val="nil"/>
              <w:left w:val="nil"/>
              <w:bottom w:val="single" w:sz="4" w:space="0" w:color="auto"/>
              <w:right w:val="single" w:sz="4" w:space="0" w:color="auto"/>
            </w:tcBorders>
            <w:shd w:val="clear" w:color="auto" w:fill="auto"/>
            <w:hideMark/>
          </w:tcPr>
          <w:p w14:paraId="7513D3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498F9A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BAE5E33"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B609EE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4BCA54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41CCEBD" w14:textId="77777777" w:rsidR="005C0C15" w:rsidRPr="00962E43" w:rsidRDefault="005C0C15" w:rsidP="008B5CB9">
            <w:pPr>
              <w:rPr>
                <w:color w:val="000000"/>
                <w:sz w:val="14"/>
                <w:szCs w:val="14"/>
              </w:rPr>
            </w:pPr>
            <w:r w:rsidRPr="00962E43">
              <w:rPr>
                <w:color w:val="000000"/>
                <w:sz w:val="14"/>
                <w:szCs w:val="14"/>
              </w:rPr>
              <w:t>CPatID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51855165"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2906411"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85B818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9849EA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53C0728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48BDA11" w14:textId="77777777" w:rsidR="005C0C15" w:rsidRPr="00962E43" w:rsidRDefault="005C0C15" w:rsidP="008B5CB9">
            <w:pPr>
              <w:rPr>
                <w:color w:val="000000"/>
                <w:sz w:val="14"/>
                <w:szCs w:val="14"/>
              </w:rPr>
            </w:pPr>
            <w:r w:rsidRPr="00962E43">
              <w:rPr>
                <w:color w:val="000000"/>
                <w:sz w:val="14"/>
                <w:szCs w:val="14"/>
              </w:rPr>
              <w:t>MIL_1_09_00-0_112</w:t>
            </w:r>
          </w:p>
        </w:tc>
        <w:tc>
          <w:tcPr>
            <w:tcW w:w="222" w:type="pct"/>
            <w:tcBorders>
              <w:top w:val="nil"/>
              <w:left w:val="nil"/>
              <w:bottom w:val="single" w:sz="4" w:space="0" w:color="auto"/>
              <w:right w:val="single" w:sz="4" w:space="0" w:color="auto"/>
            </w:tcBorders>
            <w:shd w:val="clear" w:color="auto" w:fill="auto"/>
            <w:hideMark/>
          </w:tcPr>
          <w:p w14:paraId="543989B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E649BD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4BADAE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F6C7CF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002567D"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74BCB59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68EC32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2DE0EB5C" w14:textId="0FDF9296" w:rsidR="005C0C15" w:rsidRPr="00962E43" w:rsidRDefault="005C0C15" w:rsidP="008B5CB9">
            <w:pPr>
              <w:rPr>
                <w:color w:val="000000"/>
                <w:sz w:val="14"/>
                <w:szCs w:val="14"/>
              </w:rPr>
            </w:pPr>
            <w:r w:rsidRPr="00962E43">
              <w:rPr>
                <w:color w:val="000000"/>
                <w:sz w:val="14"/>
                <w:szCs w:val="14"/>
              </w:rPr>
              <w:t>CBirth_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28B1F38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DD74F7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114E0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AEAE6F7"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0AB60B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9A9C477" w14:textId="77777777" w:rsidR="005C0C15" w:rsidRPr="00962E43" w:rsidRDefault="005C0C15" w:rsidP="008B5CB9">
            <w:pPr>
              <w:rPr>
                <w:color w:val="000000"/>
                <w:sz w:val="14"/>
                <w:szCs w:val="14"/>
              </w:rPr>
            </w:pPr>
            <w:r w:rsidRPr="00962E43">
              <w:rPr>
                <w:color w:val="000000"/>
                <w:sz w:val="14"/>
                <w:szCs w:val="14"/>
              </w:rPr>
              <w:t>CBirth_Date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8ACF80D"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EB4E26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C5DDDBC"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810531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997CAB0"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8F7BA08" w14:textId="77777777" w:rsidR="005C0C15" w:rsidRPr="00962E43" w:rsidRDefault="005C0C15" w:rsidP="008B5CB9">
            <w:pPr>
              <w:rPr>
                <w:color w:val="000000"/>
                <w:sz w:val="14"/>
                <w:szCs w:val="14"/>
              </w:rPr>
            </w:pPr>
            <w:r w:rsidRPr="00962E43">
              <w:rPr>
                <w:color w:val="000000"/>
                <w:sz w:val="14"/>
                <w:szCs w:val="14"/>
              </w:rPr>
              <w:t>MIL_1_10_00-0_112</w:t>
            </w:r>
          </w:p>
        </w:tc>
        <w:tc>
          <w:tcPr>
            <w:tcW w:w="222" w:type="pct"/>
            <w:tcBorders>
              <w:top w:val="nil"/>
              <w:left w:val="nil"/>
              <w:bottom w:val="single" w:sz="4" w:space="0" w:color="auto"/>
              <w:right w:val="single" w:sz="4" w:space="0" w:color="auto"/>
            </w:tcBorders>
            <w:shd w:val="clear" w:color="auto" w:fill="auto"/>
            <w:hideMark/>
          </w:tcPr>
          <w:p w14:paraId="72A895D3"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88C673"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231FAE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2742513"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CBF0E9D"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18A0662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C7C3DE3"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255F0522"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4954B0C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10DE0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623A3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F6141A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1216BEE"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A365A76" w14:textId="77777777" w:rsidR="005C0C15" w:rsidRPr="00962E43" w:rsidRDefault="005C0C15" w:rsidP="008B5CB9">
            <w:pPr>
              <w:rPr>
                <w:color w:val="000000"/>
                <w:sz w:val="14"/>
                <w:szCs w:val="14"/>
              </w:rPr>
            </w:pPr>
            <w:r w:rsidRPr="00962E43">
              <w:rPr>
                <w:color w:val="000000"/>
                <w:sz w:val="14"/>
                <w:szCs w:val="14"/>
              </w:rPr>
              <w:t>Sex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44D68E3C"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61B5C2D"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2AC160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ED5986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F7BC02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F4793E8" w14:textId="77777777" w:rsidR="005C0C15" w:rsidRPr="00962E43" w:rsidRDefault="005C0C15" w:rsidP="008B5CB9">
            <w:pPr>
              <w:rPr>
                <w:color w:val="000000"/>
                <w:sz w:val="14"/>
                <w:szCs w:val="14"/>
              </w:rPr>
            </w:pPr>
            <w:r w:rsidRPr="00962E43">
              <w:rPr>
                <w:color w:val="000000"/>
                <w:sz w:val="14"/>
                <w:szCs w:val="14"/>
              </w:rPr>
              <w:t>MIL_1_11_00-0_112</w:t>
            </w:r>
          </w:p>
        </w:tc>
        <w:tc>
          <w:tcPr>
            <w:tcW w:w="222" w:type="pct"/>
            <w:tcBorders>
              <w:top w:val="nil"/>
              <w:left w:val="nil"/>
              <w:bottom w:val="single" w:sz="4" w:space="0" w:color="auto"/>
              <w:right w:val="single" w:sz="4" w:space="0" w:color="auto"/>
            </w:tcBorders>
            <w:shd w:val="clear" w:color="auto" w:fill="auto"/>
            <w:hideMark/>
          </w:tcPr>
          <w:p w14:paraId="5802208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4A7589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2FED933"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05DF376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F5DDF0F"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2F43357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0668D17"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393F7F0D" w14:textId="0F074575" w:rsidR="005C0C15" w:rsidRPr="00962E43" w:rsidRDefault="005C0C15" w:rsidP="008B5CB9">
            <w:pPr>
              <w:rPr>
                <w:color w:val="000000"/>
                <w:sz w:val="14"/>
                <w:szCs w:val="14"/>
              </w:rPr>
            </w:pPr>
            <w:r w:rsidRPr="00962E43">
              <w:rPr>
                <w:color w:val="000000"/>
                <w:sz w:val="14"/>
                <w:szCs w:val="14"/>
              </w:rPr>
              <w:t>CEnr_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53F9EB71"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5CA201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3E34F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B822E4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C358DF8"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D941D76" w14:textId="20AC5ADE" w:rsidR="005C0C15" w:rsidRPr="00962E43" w:rsidRDefault="005C0C15" w:rsidP="008B5CB9">
            <w:pPr>
              <w:rPr>
                <w:color w:val="000000"/>
                <w:sz w:val="14"/>
                <w:szCs w:val="14"/>
              </w:rPr>
            </w:pPr>
            <w:r w:rsidRPr="00962E43">
              <w:rPr>
                <w:color w:val="000000"/>
                <w:sz w:val="14"/>
                <w:szCs w:val="14"/>
              </w:rPr>
              <w:t>CEnr_Start</w:t>
            </w:r>
            <w:r>
              <w:rPr>
                <w:color w:val="000000"/>
                <w:sz w:val="14"/>
                <w:szCs w:val="14"/>
              </w:rPr>
              <w:t xml:space="preserve"> </w:t>
            </w:r>
            <w:r w:rsidRPr="00962E43">
              <w:rPr>
                <w:color w:val="000000"/>
                <w:sz w:val="14"/>
                <w:szCs w:val="14"/>
              </w:rPr>
              <w:t>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16001D9A"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D7C4EDA"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4E9B39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49CBDF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1B2964"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9863BF5" w14:textId="77777777" w:rsidR="005C0C15" w:rsidRPr="00962E43" w:rsidRDefault="005C0C15" w:rsidP="008B5CB9">
            <w:pPr>
              <w:rPr>
                <w:color w:val="000000"/>
                <w:sz w:val="14"/>
                <w:szCs w:val="14"/>
              </w:rPr>
            </w:pPr>
            <w:r w:rsidRPr="00962E43">
              <w:rPr>
                <w:color w:val="000000"/>
                <w:sz w:val="14"/>
                <w:szCs w:val="14"/>
              </w:rPr>
              <w:t>MIL_1_12_00-0_112</w:t>
            </w:r>
          </w:p>
        </w:tc>
        <w:tc>
          <w:tcPr>
            <w:tcW w:w="222" w:type="pct"/>
            <w:tcBorders>
              <w:top w:val="nil"/>
              <w:left w:val="nil"/>
              <w:bottom w:val="single" w:sz="4" w:space="0" w:color="auto"/>
              <w:right w:val="single" w:sz="4" w:space="0" w:color="auto"/>
            </w:tcBorders>
            <w:shd w:val="clear" w:color="auto" w:fill="auto"/>
            <w:hideMark/>
          </w:tcPr>
          <w:p w14:paraId="4DB6DF8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BAAEAE0"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7019E97"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2DF394"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1E63DBF"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68DB9F1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C72A22C"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4C45F01" w14:textId="77777777" w:rsidR="005C0C15" w:rsidRPr="00962E43" w:rsidRDefault="005C0C15" w:rsidP="008B5CB9">
            <w:pPr>
              <w:rPr>
                <w:color w:val="000000"/>
                <w:sz w:val="14"/>
                <w:szCs w:val="14"/>
              </w:rPr>
            </w:pPr>
            <w:r w:rsidRPr="00962E43">
              <w:rPr>
                <w:color w:val="000000"/>
                <w:sz w:val="14"/>
                <w:szCs w:val="14"/>
              </w:rPr>
              <w:t>MatchMethod</w:t>
            </w:r>
          </w:p>
        </w:tc>
        <w:tc>
          <w:tcPr>
            <w:tcW w:w="283" w:type="pct"/>
            <w:tcBorders>
              <w:top w:val="nil"/>
              <w:left w:val="nil"/>
              <w:bottom w:val="single" w:sz="4" w:space="0" w:color="auto"/>
              <w:right w:val="single" w:sz="4" w:space="0" w:color="auto"/>
            </w:tcBorders>
            <w:shd w:val="clear" w:color="auto" w:fill="auto"/>
            <w:hideMark/>
          </w:tcPr>
          <w:p w14:paraId="5C7D8E3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7C5C08D"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78C2A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BCF796D"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1720364"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DF90765" w14:textId="77777777" w:rsidR="005C0C15" w:rsidRPr="00962E43" w:rsidRDefault="005C0C15" w:rsidP="008B5CB9">
            <w:pPr>
              <w:rPr>
                <w:color w:val="000000"/>
                <w:sz w:val="14"/>
                <w:szCs w:val="14"/>
              </w:rPr>
            </w:pPr>
            <w:r w:rsidRPr="00962E43">
              <w:rPr>
                <w:color w:val="000000"/>
                <w:sz w:val="14"/>
                <w:szCs w:val="14"/>
              </w:rPr>
              <w:t>MatchMethod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3B9485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61A1C7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12C38ED3"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34AFCF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D696A2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00FA49E" w14:textId="77777777" w:rsidR="005C0C15" w:rsidRPr="00962E43" w:rsidRDefault="005C0C15" w:rsidP="008B5CB9">
            <w:pPr>
              <w:rPr>
                <w:color w:val="000000"/>
                <w:sz w:val="14"/>
                <w:szCs w:val="14"/>
              </w:rPr>
            </w:pPr>
            <w:r w:rsidRPr="00962E43">
              <w:rPr>
                <w:color w:val="000000"/>
                <w:sz w:val="14"/>
                <w:szCs w:val="14"/>
              </w:rPr>
              <w:t>MIL_1_13_00-0_112</w:t>
            </w:r>
          </w:p>
        </w:tc>
        <w:tc>
          <w:tcPr>
            <w:tcW w:w="222" w:type="pct"/>
            <w:tcBorders>
              <w:top w:val="nil"/>
              <w:left w:val="nil"/>
              <w:bottom w:val="single" w:sz="4" w:space="0" w:color="auto"/>
              <w:right w:val="single" w:sz="4" w:space="0" w:color="auto"/>
            </w:tcBorders>
            <w:shd w:val="clear" w:color="auto" w:fill="auto"/>
            <w:hideMark/>
          </w:tcPr>
          <w:p w14:paraId="432AF938"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2A7BF8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86C2E6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93D2FB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4B5D24F9"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4F6050F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D0E7B14"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6F949151" w14:textId="25005F7D"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w:t>
            </w:r>
          </w:p>
        </w:tc>
        <w:tc>
          <w:tcPr>
            <w:tcW w:w="283" w:type="pct"/>
            <w:tcBorders>
              <w:top w:val="nil"/>
              <w:left w:val="nil"/>
              <w:bottom w:val="single" w:sz="4" w:space="0" w:color="auto"/>
              <w:right w:val="single" w:sz="4" w:space="0" w:color="auto"/>
            </w:tcBorders>
            <w:shd w:val="clear" w:color="auto" w:fill="auto"/>
            <w:hideMark/>
          </w:tcPr>
          <w:p w14:paraId="3197D59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8E939B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65764F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1C82E0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79A3FB2"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38A6D40" w14:textId="77777777" w:rsidR="005C0C15" w:rsidRPr="00962E43" w:rsidRDefault="005C0C15" w:rsidP="008B5CB9">
            <w:pPr>
              <w:rPr>
                <w:color w:val="000000"/>
                <w:sz w:val="14"/>
                <w:szCs w:val="14"/>
              </w:rPr>
            </w:pPr>
            <w:r w:rsidRPr="00962E43">
              <w:rPr>
                <w:color w:val="000000"/>
                <w:sz w:val="14"/>
                <w:szCs w:val="14"/>
              </w:rPr>
              <w:t>Birth_Type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33654EB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088BD42"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8D16877"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4A16EC2"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343AB5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019D872" w14:textId="77777777" w:rsidR="005C0C15" w:rsidRPr="00962E43" w:rsidRDefault="005C0C15" w:rsidP="008B5CB9">
            <w:pPr>
              <w:rPr>
                <w:color w:val="000000"/>
                <w:sz w:val="14"/>
                <w:szCs w:val="14"/>
              </w:rPr>
            </w:pPr>
            <w:r w:rsidRPr="00962E43">
              <w:rPr>
                <w:color w:val="000000"/>
                <w:sz w:val="14"/>
                <w:szCs w:val="14"/>
              </w:rPr>
              <w:t>MIL_1_14_00-0_112</w:t>
            </w:r>
          </w:p>
        </w:tc>
        <w:tc>
          <w:tcPr>
            <w:tcW w:w="222" w:type="pct"/>
            <w:tcBorders>
              <w:top w:val="nil"/>
              <w:left w:val="nil"/>
              <w:bottom w:val="single" w:sz="4" w:space="0" w:color="auto"/>
              <w:right w:val="single" w:sz="4" w:space="0" w:color="auto"/>
            </w:tcBorders>
            <w:shd w:val="clear" w:color="auto" w:fill="auto"/>
            <w:hideMark/>
          </w:tcPr>
          <w:p w14:paraId="1A916070"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62D660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6B0F7D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E21856A"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7083330"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30A07FB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84F9F8A" w14:textId="77777777" w:rsidR="005C0C15" w:rsidRPr="00962E43" w:rsidRDefault="005C0C15" w:rsidP="008B5CB9">
            <w:pPr>
              <w:rPr>
                <w:color w:val="000000"/>
                <w:sz w:val="14"/>
                <w:szCs w:val="14"/>
              </w:rPr>
            </w:pPr>
            <w:r w:rsidRPr="00962E43">
              <w:rPr>
                <w:color w:val="000000"/>
                <w:sz w:val="14"/>
                <w:szCs w:val="14"/>
              </w:rPr>
              <w:t>112</w:t>
            </w:r>
          </w:p>
        </w:tc>
        <w:tc>
          <w:tcPr>
            <w:tcW w:w="283" w:type="pct"/>
            <w:tcBorders>
              <w:top w:val="nil"/>
              <w:left w:val="nil"/>
              <w:bottom w:val="single" w:sz="4" w:space="0" w:color="auto"/>
              <w:right w:val="single" w:sz="4" w:space="0" w:color="auto"/>
            </w:tcBorders>
            <w:shd w:val="clear" w:color="auto" w:fill="auto"/>
            <w:hideMark/>
          </w:tcPr>
          <w:p w14:paraId="41A83CBC" w14:textId="581B77F1" w:rsidR="005C0C15" w:rsidRPr="00962E43" w:rsidRDefault="005C0C15" w:rsidP="008B5CB9">
            <w:pPr>
              <w:rPr>
                <w:color w:val="000000"/>
                <w:sz w:val="14"/>
                <w:szCs w:val="14"/>
              </w:rPr>
            </w:pPr>
            <w:r w:rsidRPr="00962E43">
              <w:rPr>
                <w:color w:val="000000"/>
                <w:sz w:val="14"/>
                <w:szCs w:val="14"/>
              </w:rPr>
              <w:t>Birth_</w:t>
            </w:r>
            <w:r>
              <w:rPr>
                <w:color w:val="000000"/>
                <w:sz w:val="14"/>
                <w:szCs w:val="14"/>
              </w:rPr>
              <w:br/>
            </w:r>
            <w:r w:rsidRPr="00962E43">
              <w:rPr>
                <w:color w:val="000000"/>
                <w:sz w:val="14"/>
                <w:szCs w:val="14"/>
              </w:rPr>
              <w:t>Type_</w:t>
            </w:r>
            <w:r>
              <w:rPr>
                <w:color w:val="000000"/>
                <w:sz w:val="14"/>
                <w:szCs w:val="14"/>
              </w:rPr>
              <w:br/>
            </w:r>
            <w:r w:rsidRPr="00962E43">
              <w:rPr>
                <w:color w:val="000000"/>
                <w:sz w:val="14"/>
                <w:szCs w:val="14"/>
              </w:rPr>
              <w:t>Primes</w:t>
            </w:r>
          </w:p>
        </w:tc>
        <w:tc>
          <w:tcPr>
            <w:tcW w:w="283" w:type="pct"/>
            <w:tcBorders>
              <w:top w:val="nil"/>
              <w:left w:val="nil"/>
              <w:bottom w:val="single" w:sz="4" w:space="0" w:color="auto"/>
              <w:right w:val="single" w:sz="4" w:space="0" w:color="auto"/>
            </w:tcBorders>
            <w:shd w:val="clear" w:color="auto" w:fill="auto"/>
            <w:hideMark/>
          </w:tcPr>
          <w:p w14:paraId="6E2EDCB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6D5A8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DA0B404"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926BABF"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DD6FB32"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B6F5D6B" w14:textId="77777777" w:rsidR="005C0C15" w:rsidRPr="00962E43" w:rsidRDefault="005C0C15" w:rsidP="008B5CB9">
            <w:pPr>
              <w:rPr>
                <w:color w:val="000000"/>
                <w:sz w:val="14"/>
                <w:szCs w:val="14"/>
              </w:rPr>
            </w:pPr>
            <w:r w:rsidRPr="00962E43">
              <w:rPr>
                <w:color w:val="000000"/>
                <w:sz w:val="14"/>
                <w:szCs w:val="14"/>
              </w:rPr>
              <w:t>Birth_Type_Primes variable type does not conform to specifications</w:t>
            </w:r>
          </w:p>
        </w:tc>
        <w:tc>
          <w:tcPr>
            <w:tcW w:w="377" w:type="pct"/>
            <w:tcBorders>
              <w:top w:val="nil"/>
              <w:left w:val="nil"/>
              <w:bottom w:val="single" w:sz="4" w:space="0" w:color="auto"/>
              <w:right w:val="single" w:sz="4" w:space="0" w:color="auto"/>
            </w:tcBorders>
            <w:shd w:val="clear" w:color="auto" w:fill="auto"/>
            <w:hideMark/>
          </w:tcPr>
          <w:p w14:paraId="2328B858"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C34C615"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3FA003B9"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8BB9FDA"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3CACA56"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2727AC19" w14:textId="77777777" w:rsidR="005C0C15" w:rsidRPr="00962E43" w:rsidRDefault="005C0C15" w:rsidP="00990690">
            <w:pPr>
              <w:rPr>
                <w:color w:val="000000"/>
                <w:sz w:val="14"/>
                <w:szCs w:val="14"/>
              </w:rPr>
            </w:pPr>
            <w:r w:rsidRPr="00962E43">
              <w:rPr>
                <w:color w:val="000000"/>
                <w:sz w:val="14"/>
                <w:szCs w:val="14"/>
              </w:rPr>
              <w:t>MIL_1_03_00-0_113</w:t>
            </w:r>
          </w:p>
        </w:tc>
        <w:tc>
          <w:tcPr>
            <w:tcW w:w="222" w:type="pct"/>
            <w:tcBorders>
              <w:top w:val="nil"/>
              <w:left w:val="nil"/>
              <w:bottom w:val="single" w:sz="4" w:space="0" w:color="auto"/>
              <w:right w:val="single" w:sz="4" w:space="0" w:color="auto"/>
            </w:tcBorders>
            <w:shd w:val="clear" w:color="auto" w:fill="auto"/>
            <w:hideMark/>
          </w:tcPr>
          <w:p w14:paraId="3802020A"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01513FF"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3ACF9BA"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DF5111D"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D9E5662" w14:textId="77777777" w:rsidR="005C0C15" w:rsidRPr="00962E43" w:rsidRDefault="005C0C15" w:rsidP="00990690">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1E64C711"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B35AC5F" w14:textId="77777777" w:rsidR="005C0C15" w:rsidRPr="00962E43" w:rsidRDefault="005C0C15" w:rsidP="00990690">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75228024" w14:textId="77777777" w:rsidR="005C0C15" w:rsidRPr="00962E43" w:rsidRDefault="005C0C15" w:rsidP="00990690">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79AD7C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A55642F"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8F125F5"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649FB66"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F3E5843"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CCE4DF" w14:textId="77777777" w:rsidR="005C0C15" w:rsidRPr="00962E43" w:rsidRDefault="005C0C15" w:rsidP="00990690">
            <w:pPr>
              <w:rPr>
                <w:color w:val="000000"/>
                <w:sz w:val="14"/>
                <w:szCs w:val="14"/>
              </w:rPr>
            </w:pPr>
            <w:r w:rsidRPr="00962E43">
              <w:rPr>
                <w:color w:val="000000"/>
                <w:sz w:val="14"/>
                <w:szCs w:val="14"/>
              </w:rPr>
              <w:t>Age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66755E4E" w14:textId="77777777" w:rsidR="005C0C15" w:rsidRPr="00962E43" w:rsidRDefault="005C0C15" w:rsidP="00990690">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FAFD005"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6CC290E"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14FE4BC"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818B54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B48C4FE" w14:textId="0F77C494" w:rsidR="005C0C15" w:rsidRPr="00962E43" w:rsidRDefault="005C0C15" w:rsidP="008B5CB9">
            <w:pPr>
              <w:rPr>
                <w:color w:val="000000"/>
                <w:sz w:val="14"/>
                <w:szCs w:val="14"/>
              </w:rPr>
            </w:pPr>
            <w:r w:rsidRPr="00962E43">
              <w:rPr>
                <w:color w:val="000000"/>
                <w:sz w:val="14"/>
                <w:szCs w:val="14"/>
              </w:rPr>
              <w:t>MIL_1_0</w:t>
            </w:r>
            <w:r>
              <w:rPr>
                <w:color w:val="000000"/>
                <w:sz w:val="14"/>
                <w:szCs w:val="14"/>
              </w:rPr>
              <w:t>4</w:t>
            </w:r>
            <w:r w:rsidRPr="00962E43">
              <w:rPr>
                <w:color w:val="000000"/>
                <w:sz w:val="14"/>
                <w:szCs w:val="14"/>
              </w:rPr>
              <w:t>_00-0_113</w:t>
            </w:r>
          </w:p>
        </w:tc>
        <w:tc>
          <w:tcPr>
            <w:tcW w:w="222" w:type="pct"/>
            <w:tcBorders>
              <w:top w:val="nil"/>
              <w:left w:val="nil"/>
              <w:bottom w:val="single" w:sz="4" w:space="0" w:color="auto"/>
              <w:right w:val="single" w:sz="4" w:space="0" w:color="auto"/>
            </w:tcBorders>
            <w:shd w:val="clear" w:color="auto" w:fill="auto"/>
            <w:hideMark/>
          </w:tcPr>
          <w:p w14:paraId="61BA46A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2352A3E"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CA2617F"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C82F7D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76BB200"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5998863C"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B629CA3"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21200830" w14:textId="30D53696" w:rsidR="005C0C15" w:rsidRPr="00962E43" w:rsidRDefault="005C0C15" w:rsidP="008B5CB9">
            <w:pPr>
              <w:rPr>
                <w:color w:val="000000"/>
                <w:sz w:val="14"/>
                <w:szCs w:val="14"/>
              </w:rPr>
            </w:pPr>
            <w:r w:rsidRPr="00962E43">
              <w:rPr>
                <w:color w:val="000000"/>
                <w:sz w:val="14"/>
                <w:szCs w:val="14"/>
              </w:rPr>
              <w:t>MBirth_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64E6CD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55E5E0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04A440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C219D3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097F49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08ED02B" w14:textId="77777777" w:rsidR="005C0C15" w:rsidRPr="00962E43" w:rsidRDefault="005C0C15" w:rsidP="008B5CB9">
            <w:pPr>
              <w:rPr>
                <w:color w:val="000000"/>
                <w:sz w:val="14"/>
                <w:szCs w:val="14"/>
              </w:rPr>
            </w:pPr>
            <w:r w:rsidRPr="00962E43">
              <w:rPr>
                <w:color w:val="000000"/>
                <w:sz w:val="14"/>
                <w:szCs w:val="14"/>
              </w:rPr>
              <w:t>MBirth_Date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40699EA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2EF95CCB"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F699A9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15C20DF"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CAFF70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0E25047" w14:textId="77777777" w:rsidR="005C0C15" w:rsidRPr="00962E43" w:rsidRDefault="005C0C15" w:rsidP="008B5CB9">
            <w:pPr>
              <w:rPr>
                <w:color w:val="000000"/>
                <w:sz w:val="14"/>
                <w:szCs w:val="14"/>
              </w:rPr>
            </w:pPr>
            <w:r w:rsidRPr="00962E43">
              <w:rPr>
                <w:color w:val="000000"/>
                <w:sz w:val="14"/>
                <w:szCs w:val="14"/>
              </w:rPr>
              <w:t>MIL_1_05_00-0_113</w:t>
            </w:r>
          </w:p>
        </w:tc>
        <w:tc>
          <w:tcPr>
            <w:tcW w:w="222" w:type="pct"/>
            <w:tcBorders>
              <w:top w:val="nil"/>
              <w:left w:val="nil"/>
              <w:bottom w:val="single" w:sz="4" w:space="0" w:color="auto"/>
              <w:right w:val="single" w:sz="4" w:space="0" w:color="auto"/>
            </w:tcBorders>
            <w:shd w:val="clear" w:color="auto" w:fill="auto"/>
            <w:hideMark/>
          </w:tcPr>
          <w:p w14:paraId="552E76C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28F98F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9EC326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55701EC"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5F1866A" w14:textId="77777777" w:rsidR="005C0C15" w:rsidRPr="00962E43" w:rsidRDefault="005C0C15" w:rsidP="008B5CB9">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0DBE5585"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9E38DF5"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09C9C427" w14:textId="77777777" w:rsidR="005C0C15" w:rsidRPr="00962E43" w:rsidRDefault="005C0C15" w:rsidP="008B5CB9">
            <w:pPr>
              <w:rPr>
                <w:color w:val="000000"/>
                <w:sz w:val="14"/>
                <w:szCs w:val="14"/>
              </w:rPr>
            </w:pPr>
            <w:r w:rsidRPr="00962E43">
              <w:rPr>
                <w:color w:val="000000"/>
                <w:sz w:val="14"/>
                <w:szCs w:val="14"/>
              </w:rPr>
              <w:t>EncType</w:t>
            </w:r>
          </w:p>
        </w:tc>
        <w:tc>
          <w:tcPr>
            <w:tcW w:w="283" w:type="pct"/>
            <w:tcBorders>
              <w:top w:val="nil"/>
              <w:left w:val="nil"/>
              <w:bottom w:val="single" w:sz="4" w:space="0" w:color="auto"/>
              <w:right w:val="single" w:sz="4" w:space="0" w:color="auto"/>
            </w:tcBorders>
            <w:shd w:val="clear" w:color="auto" w:fill="auto"/>
            <w:hideMark/>
          </w:tcPr>
          <w:p w14:paraId="1C76BEF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2890FC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F2F1D69"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D881000"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7DA951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796329B" w14:textId="77777777" w:rsidR="005C0C15" w:rsidRPr="00962E43" w:rsidRDefault="005C0C15" w:rsidP="008B5CB9">
            <w:pPr>
              <w:rPr>
                <w:color w:val="000000"/>
                <w:sz w:val="14"/>
                <w:szCs w:val="14"/>
              </w:rPr>
            </w:pPr>
            <w:r w:rsidRPr="00962E43">
              <w:rPr>
                <w:color w:val="000000"/>
                <w:sz w:val="14"/>
                <w:szCs w:val="14"/>
              </w:rPr>
              <w:t>EncType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70C4BCA1"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6856F0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800B01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D712333"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085709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5A559B5" w14:textId="77777777" w:rsidR="005C0C15" w:rsidRPr="00962E43" w:rsidRDefault="005C0C15" w:rsidP="008B5CB9">
            <w:pPr>
              <w:rPr>
                <w:color w:val="000000"/>
                <w:sz w:val="14"/>
                <w:szCs w:val="14"/>
              </w:rPr>
            </w:pPr>
            <w:r w:rsidRPr="00962E43">
              <w:rPr>
                <w:color w:val="000000"/>
                <w:sz w:val="14"/>
                <w:szCs w:val="14"/>
              </w:rPr>
              <w:t>MIL_1_06_00-0_113</w:t>
            </w:r>
          </w:p>
        </w:tc>
        <w:tc>
          <w:tcPr>
            <w:tcW w:w="222" w:type="pct"/>
            <w:tcBorders>
              <w:top w:val="nil"/>
              <w:left w:val="nil"/>
              <w:bottom w:val="single" w:sz="4" w:space="0" w:color="auto"/>
              <w:right w:val="single" w:sz="4" w:space="0" w:color="auto"/>
            </w:tcBorders>
            <w:shd w:val="clear" w:color="auto" w:fill="auto"/>
            <w:hideMark/>
          </w:tcPr>
          <w:p w14:paraId="736F4021"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0DFC27D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D91A56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782ED4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4D6AC77"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6AA3370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2840E99"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6F30B662"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3AD1AD4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8F1A1B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8D594F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4BFA284"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6CA67F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022EB0" w14:textId="77777777" w:rsidR="005C0C15" w:rsidRPr="00962E43" w:rsidRDefault="005C0C15" w:rsidP="008B5CB9">
            <w:pPr>
              <w:rPr>
                <w:color w:val="000000"/>
                <w:sz w:val="14"/>
                <w:szCs w:val="14"/>
              </w:rPr>
            </w:pPr>
            <w:r w:rsidRPr="00962E43">
              <w:rPr>
                <w:color w:val="000000"/>
                <w:sz w:val="14"/>
                <w:szCs w:val="14"/>
              </w:rPr>
              <w:t>ADate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0B2A38D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DD31BA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6D861BB"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62A263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4521ED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A3BF504" w14:textId="77777777" w:rsidR="005C0C15" w:rsidRPr="00962E43" w:rsidRDefault="005C0C15" w:rsidP="008B5CB9">
            <w:pPr>
              <w:rPr>
                <w:color w:val="000000"/>
                <w:sz w:val="14"/>
                <w:szCs w:val="14"/>
              </w:rPr>
            </w:pPr>
            <w:r w:rsidRPr="00962E43">
              <w:rPr>
                <w:color w:val="000000"/>
                <w:sz w:val="14"/>
                <w:szCs w:val="14"/>
              </w:rPr>
              <w:t>MIL_1_07_00-0_113</w:t>
            </w:r>
          </w:p>
        </w:tc>
        <w:tc>
          <w:tcPr>
            <w:tcW w:w="222" w:type="pct"/>
            <w:tcBorders>
              <w:top w:val="nil"/>
              <w:left w:val="nil"/>
              <w:bottom w:val="single" w:sz="4" w:space="0" w:color="auto"/>
              <w:right w:val="single" w:sz="4" w:space="0" w:color="auto"/>
            </w:tcBorders>
            <w:shd w:val="clear" w:color="auto" w:fill="auto"/>
            <w:hideMark/>
          </w:tcPr>
          <w:p w14:paraId="293376D7"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662EE8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C654B0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4FCBFF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F5D077A"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7EF4954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80ED8D3"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CA0D405" w14:textId="77777777" w:rsidR="005C0C15" w:rsidRPr="00962E43" w:rsidRDefault="005C0C15" w:rsidP="008B5CB9">
            <w:pPr>
              <w:rPr>
                <w:color w:val="000000"/>
                <w:sz w:val="14"/>
                <w:szCs w:val="14"/>
              </w:rPr>
            </w:pPr>
            <w:r w:rsidRPr="00962E43">
              <w:rPr>
                <w:color w:val="000000"/>
                <w:sz w:val="14"/>
                <w:szCs w:val="14"/>
              </w:rPr>
              <w:t>DDate</w:t>
            </w:r>
          </w:p>
        </w:tc>
        <w:tc>
          <w:tcPr>
            <w:tcW w:w="283" w:type="pct"/>
            <w:tcBorders>
              <w:top w:val="nil"/>
              <w:left w:val="nil"/>
              <w:bottom w:val="single" w:sz="4" w:space="0" w:color="auto"/>
              <w:right w:val="single" w:sz="4" w:space="0" w:color="auto"/>
            </w:tcBorders>
            <w:shd w:val="clear" w:color="auto" w:fill="auto"/>
            <w:hideMark/>
          </w:tcPr>
          <w:p w14:paraId="00F2949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3B3759"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BC7510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87BB2E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C8A7D5E"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7F83CE3" w14:textId="77777777" w:rsidR="005C0C15" w:rsidRPr="00962E43" w:rsidRDefault="005C0C15" w:rsidP="008B5CB9">
            <w:pPr>
              <w:rPr>
                <w:color w:val="000000"/>
                <w:sz w:val="14"/>
                <w:szCs w:val="14"/>
              </w:rPr>
            </w:pPr>
            <w:r w:rsidRPr="00962E43">
              <w:rPr>
                <w:color w:val="000000"/>
                <w:sz w:val="14"/>
                <w:szCs w:val="14"/>
              </w:rPr>
              <w:t>DDate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0E23178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734A248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E6744DF"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ACA2150"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F651BE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D76FF3F" w14:textId="77777777" w:rsidR="005C0C15" w:rsidRPr="00962E43" w:rsidRDefault="005C0C15" w:rsidP="008B5CB9">
            <w:pPr>
              <w:rPr>
                <w:color w:val="000000"/>
                <w:sz w:val="14"/>
                <w:szCs w:val="14"/>
              </w:rPr>
            </w:pPr>
            <w:r w:rsidRPr="00962E43">
              <w:rPr>
                <w:color w:val="000000"/>
                <w:sz w:val="14"/>
                <w:szCs w:val="14"/>
              </w:rPr>
              <w:t>MIL_1_09_00-0_113</w:t>
            </w:r>
          </w:p>
        </w:tc>
        <w:tc>
          <w:tcPr>
            <w:tcW w:w="222" w:type="pct"/>
            <w:tcBorders>
              <w:top w:val="nil"/>
              <w:left w:val="nil"/>
              <w:bottom w:val="single" w:sz="4" w:space="0" w:color="auto"/>
              <w:right w:val="single" w:sz="4" w:space="0" w:color="auto"/>
            </w:tcBorders>
            <w:shd w:val="clear" w:color="auto" w:fill="auto"/>
            <w:hideMark/>
          </w:tcPr>
          <w:p w14:paraId="792ACA22"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99967AB"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0D2B0BE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7753FDD"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81FE709"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7AEF37BB"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639FDB0"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9C63369" w14:textId="7E9BF0C1" w:rsidR="005C0C15" w:rsidRPr="00962E43" w:rsidRDefault="005C0C15" w:rsidP="008B5CB9">
            <w:pPr>
              <w:rPr>
                <w:color w:val="000000"/>
                <w:sz w:val="14"/>
                <w:szCs w:val="14"/>
              </w:rPr>
            </w:pPr>
            <w:r w:rsidRPr="00962E43">
              <w:rPr>
                <w:color w:val="000000"/>
                <w:sz w:val="14"/>
                <w:szCs w:val="14"/>
              </w:rPr>
              <w:t>CBirth_</w:t>
            </w:r>
            <w:r>
              <w:rPr>
                <w:color w:val="000000"/>
                <w:sz w:val="14"/>
                <w:szCs w:val="14"/>
              </w:rPr>
              <w:br/>
            </w:r>
            <w:r w:rsidRPr="00962E43">
              <w:rPr>
                <w:color w:val="000000"/>
                <w:sz w:val="14"/>
                <w:szCs w:val="14"/>
              </w:rPr>
              <w:t>Date</w:t>
            </w:r>
          </w:p>
        </w:tc>
        <w:tc>
          <w:tcPr>
            <w:tcW w:w="283" w:type="pct"/>
            <w:tcBorders>
              <w:top w:val="nil"/>
              <w:left w:val="nil"/>
              <w:bottom w:val="single" w:sz="4" w:space="0" w:color="auto"/>
              <w:right w:val="single" w:sz="4" w:space="0" w:color="auto"/>
            </w:tcBorders>
            <w:shd w:val="clear" w:color="auto" w:fill="auto"/>
            <w:hideMark/>
          </w:tcPr>
          <w:p w14:paraId="03AF214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09B99D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69EE8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6EF883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E4A103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A5C93C1" w14:textId="77777777" w:rsidR="005C0C15" w:rsidRPr="00962E43" w:rsidRDefault="005C0C15" w:rsidP="008B5CB9">
            <w:pPr>
              <w:rPr>
                <w:color w:val="000000"/>
                <w:sz w:val="14"/>
                <w:szCs w:val="14"/>
              </w:rPr>
            </w:pPr>
            <w:r w:rsidRPr="00962E43">
              <w:rPr>
                <w:color w:val="000000"/>
                <w:sz w:val="14"/>
                <w:szCs w:val="14"/>
              </w:rPr>
              <w:t>CBirth_Date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4EFE816F"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14B84F3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DC3232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2278D6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3360F3"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14EC9656" w14:textId="77777777" w:rsidR="005C0C15" w:rsidRPr="00962E43" w:rsidRDefault="005C0C15" w:rsidP="008B5CB9">
            <w:pPr>
              <w:rPr>
                <w:color w:val="000000"/>
                <w:sz w:val="14"/>
                <w:szCs w:val="14"/>
              </w:rPr>
            </w:pPr>
            <w:r w:rsidRPr="00962E43">
              <w:rPr>
                <w:color w:val="000000"/>
                <w:sz w:val="14"/>
                <w:szCs w:val="14"/>
              </w:rPr>
              <w:t>MIL_1_10_00-0_113</w:t>
            </w:r>
          </w:p>
        </w:tc>
        <w:tc>
          <w:tcPr>
            <w:tcW w:w="222" w:type="pct"/>
            <w:tcBorders>
              <w:top w:val="nil"/>
              <w:left w:val="nil"/>
              <w:bottom w:val="single" w:sz="4" w:space="0" w:color="auto"/>
              <w:right w:val="single" w:sz="4" w:space="0" w:color="auto"/>
            </w:tcBorders>
            <w:shd w:val="clear" w:color="auto" w:fill="auto"/>
            <w:hideMark/>
          </w:tcPr>
          <w:p w14:paraId="53501FC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3E11560"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CFDE12A"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B3C135"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507C387" w14:textId="77777777" w:rsidR="005C0C15" w:rsidRPr="00962E43" w:rsidRDefault="005C0C15" w:rsidP="008B5CB9">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75E4F180"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B11A512"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1EF6A132"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7692C62A"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7C932A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CA8A14E"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C41248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A23E867"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E976D4A" w14:textId="77777777" w:rsidR="005C0C15" w:rsidRPr="00962E43" w:rsidRDefault="005C0C15" w:rsidP="008B5CB9">
            <w:pPr>
              <w:rPr>
                <w:color w:val="000000"/>
                <w:sz w:val="14"/>
                <w:szCs w:val="14"/>
              </w:rPr>
            </w:pPr>
            <w:r w:rsidRPr="00962E43">
              <w:rPr>
                <w:color w:val="000000"/>
                <w:sz w:val="14"/>
                <w:szCs w:val="14"/>
              </w:rPr>
              <w:t>Sex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774AC85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0AF4004E"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DBC766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216D429"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11F96A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11B1F06" w14:textId="77777777" w:rsidR="005C0C15" w:rsidRPr="00962E43" w:rsidRDefault="005C0C15" w:rsidP="008B5CB9">
            <w:pPr>
              <w:rPr>
                <w:color w:val="000000"/>
                <w:sz w:val="14"/>
                <w:szCs w:val="14"/>
              </w:rPr>
            </w:pPr>
            <w:r w:rsidRPr="00962E43">
              <w:rPr>
                <w:color w:val="000000"/>
                <w:sz w:val="14"/>
                <w:szCs w:val="14"/>
              </w:rPr>
              <w:t>MIL_1_11_00-0_113</w:t>
            </w:r>
          </w:p>
        </w:tc>
        <w:tc>
          <w:tcPr>
            <w:tcW w:w="222" w:type="pct"/>
            <w:tcBorders>
              <w:top w:val="nil"/>
              <w:left w:val="nil"/>
              <w:bottom w:val="single" w:sz="4" w:space="0" w:color="auto"/>
              <w:right w:val="single" w:sz="4" w:space="0" w:color="auto"/>
            </w:tcBorders>
            <w:shd w:val="clear" w:color="auto" w:fill="auto"/>
            <w:hideMark/>
          </w:tcPr>
          <w:p w14:paraId="7881ED5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B7BEDD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C611279"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30E87F8"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F831108"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023134E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4C64E77"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36BD03F3" w14:textId="3F701B44" w:rsidR="005C0C15" w:rsidRPr="00962E43" w:rsidRDefault="005C0C15" w:rsidP="008B5CB9">
            <w:pPr>
              <w:rPr>
                <w:color w:val="000000"/>
                <w:sz w:val="14"/>
                <w:szCs w:val="14"/>
              </w:rPr>
            </w:pPr>
            <w:r w:rsidRPr="00962E43">
              <w:rPr>
                <w:color w:val="000000"/>
                <w:sz w:val="14"/>
                <w:szCs w:val="14"/>
              </w:rPr>
              <w:t>CEnr_</w:t>
            </w:r>
            <w:r>
              <w:rPr>
                <w:color w:val="000000"/>
                <w:sz w:val="14"/>
                <w:szCs w:val="14"/>
              </w:rPr>
              <w:br/>
            </w:r>
            <w:r w:rsidRPr="00962E43">
              <w:rPr>
                <w:color w:val="000000"/>
                <w:sz w:val="14"/>
                <w:szCs w:val="14"/>
              </w:rPr>
              <w:t>Start</w:t>
            </w:r>
          </w:p>
        </w:tc>
        <w:tc>
          <w:tcPr>
            <w:tcW w:w="283" w:type="pct"/>
            <w:tcBorders>
              <w:top w:val="nil"/>
              <w:left w:val="nil"/>
              <w:bottom w:val="single" w:sz="4" w:space="0" w:color="auto"/>
              <w:right w:val="single" w:sz="4" w:space="0" w:color="auto"/>
            </w:tcBorders>
            <w:shd w:val="clear" w:color="auto" w:fill="auto"/>
            <w:hideMark/>
          </w:tcPr>
          <w:p w14:paraId="0C4D4E2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CBC15F2"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6A2AE58"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A07401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333395B"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F2C20F7" w14:textId="3D0D7FBD" w:rsidR="005C0C15" w:rsidRPr="00962E43" w:rsidRDefault="005C0C15" w:rsidP="008B5CB9">
            <w:pPr>
              <w:rPr>
                <w:color w:val="000000"/>
                <w:sz w:val="14"/>
                <w:szCs w:val="14"/>
              </w:rPr>
            </w:pPr>
            <w:r w:rsidRPr="00962E43">
              <w:rPr>
                <w:color w:val="000000"/>
                <w:sz w:val="14"/>
                <w:szCs w:val="14"/>
              </w:rPr>
              <w:t>CEnr_Start</w:t>
            </w:r>
            <w:r>
              <w:rPr>
                <w:color w:val="000000"/>
                <w:sz w:val="14"/>
                <w:szCs w:val="14"/>
              </w:rPr>
              <w:t xml:space="preserve"> </w:t>
            </w:r>
            <w:r w:rsidRPr="00962E43">
              <w:rPr>
                <w:color w:val="000000"/>
                <w:sz w:val="14"/>
                <w:szCs w:val="14"/>
              </w:rPr>
              <w:t>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5ECF0D2B"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48391744"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513E741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3F7FE1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BECE91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3E357C4" w14:textId="77777777" w:rsidR="005C0C15" w:rsidRPr="00962E43" w:rsidRDefault="005C0C15" w:rsidP="008B5CB9">
            <w:pPr>
              <w:rPr>
                <w:color w:val="000000"/>
                <w:sz w:val="14"/>
                <w:szCs w:val="14"/>
              </w:rPr>
            </w:pPr>
            <w:r w:rsidRPr="00962E43">
              <w:rPr>
                <w:color w:val="000000"/>
                <w:sz w:val="14"/>
                <w:szCs w:val="14"/>
              </w:rPr>
              <w:t>MIL_1_12_00-0_113</w:t>
            </w:r>
          </w:p>
        </w:tc>
        <w:tc>
          <w:tcPr>
            <w:tcW w:w="222" w:type="pct"/>
            <w:tcBorders>
              <w:top w:val="nil"/>
              <w:left w:val="nil"/>
              <w:bottom w:val="single" w:sz="4" w:space="0" w:color="auto"/>
              <w:right w:val="single" w:sz="4" w:space="0" w:color="auto"/>
            </w:tcBorders>
            <w:shd w:val="clear" w:color="auto" w:fill="auto"/>
            <w:hideMark/>
          </w:tcPr>
          <w:p w14:paraId="13AABE8A"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85C80C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FC571E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AF0D9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0AAA65C8" w14:textId="77777777" w:rsidR="005C0C15" w:rsidRPr="00962E43" w:rsidRDefault="005C0C15" w:rsidP="008B5CB9">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460F550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53E40FD"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50501A60" w14:textId="77777777" w:rsidR="005C0C15" w:rsidRPr="00962E43" w:rsidRDefault="005C0C15" w:rsidP="008B5CB9">
            <w:pPr>
              <w:rPr>
                <w:color w:val="000000"/>
                <w:sz w:val="14"/>
                <w:szCs w:val="14"/>
              </w:rPr>
            </w:pPr>
            <w:r w:rsidRPr="00962E43">
              <w:rPr>
                <w:color w:val="000000"/>
                <w:sz w:val="14"/>
                <w:szCs w:val="14"/>
              </w:rPr>
              <w:t>MatchMethod</w:t>
            </w:r>
          </w:p>
        </w:tc>
        <w:tc>
          <w:tcPr>
            <w:tcW w:w="283" w:type="pct"/>
            <w:tcBorders>
              <w:top w:val="nil"/>
              <w:left w:val="nil"/>
              <w:bottom w:val="single" w:sz="4" w:space="0" w:color="auto"/>
              <w:right w:val="single" w:sz="4" w:space="0" w:color="auto"/>
            </w:tcBorders>
            <w:shd w:val="clear" w:color="auto" w:fill="auto"/>
            <w:hideMark/>
          </w:tcPr>
          <w:p w14:paraId="2C10C75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ABD299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5F1EB9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CE7AFE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F535B8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BEA14A5" w14:textId="77777777" w:rsidR="005C0C15" w:rsidRPr="00962E43" w:rsidRDefault="005C0C15" w:rsidP="008B5CB9">
            <w:pPr>
              <w:rPr>
                <w:color w:val="000000"/>
                <w:sz w:val="14"/>
                <w:szCs w:val="14"/>
              </w:rPr>
            </w:pPr>
            <w:r w:rsidRPr="00962E43">
              <w:rPr>
                <w:color w:val="000000"/>
                <w:sz w:val="14"/>
                <w:szCs w:val="14"/>
              </w:rPr>
              <w:t>MatchMethod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3EDE371E"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6DF560FF"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7997147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3F80BF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DE1AA4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AB64383" w14:textId="77777777" w:rsidR="005C0C15" w:rsidRPr="00962E43" w:rsidRDefault="005C0C15" w:rsidP="008B5CB9">
            <w:pPr>
              <w:rPr>
                <w:color w:val="000000"/>
                <w:sz w:val="14"/>
                <w:szCs w:val="14"/>
              </w:rPr>
            </w:pPr>
            <w:r w:rsidRPr="00962E43">
              <w:rPr>
                <w:color w:val="000000"/>
                <w:sz w:val="14"/>
                <w:szCs w:val="14"/>
              </w:rPr>
              <w:t>MIL_1_13_00-0_113</w:t>
            </w:r>
          </w:p>
        </w:tc>
        <w:tc>
          <w:tcPr>
            <w:tcW w:w="222" w:type="pct"/>
            <w:tcBorders>
              <w:top w:val="nil"/>
              <w:left w:val="nil"/>
              <w:bottom w:val="single" w:sz="4" w:space="0" w:color="auto"/>
              <w:right w:val="single" w:sz="4" w:space="0" w:color="auto"/>
            </w:tcBorders>
            <w:shd w:val="clear" w:color="auto" w:fill="auto"/>
            <w:hideMark/>
          </w:tcPr>
          <w:p w14:paraId="7D48C89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C45089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F66CBA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59F1D22"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42D70EE" w14:textId="77777777" w:rsidR="005C0C15" w:rsidRPr="00962E43" w:rsidRDefault="005C0C15" w:rsidP="008B5CB9">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2E520A31"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C5DC854"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54DAFFC7" w14:textId="77777777" w:rsidR="005C0C15" w:rsidRPr="00962E43" w:rsidRDefault="005C0C15" w:rsidP="008B5CB9">
            <w:pPr>
              <w:rPr>
                <w:color w:val="000000"/>
                <w:sz w:val="14"/>
                <w:szCs w:val="14"/>
              </w:rPr>
            </w:pPr>
            <w:r w:rsidRPr="00962E43">
              <w:rPr>
                <w:color w:val="000000"/>
                <w:sz w:val="14"/>
                <w:szCs w:val="14"/>
              </w:rPr>
              <w:t>Birth_Type</w:t>
            </w:r>
          </w:p>
        </w:tc>
        <w:tc>
          <w:tcPr>
            <w:tcW w:w="283" w:type="pct"/>
            <w:tcBorders>
              <w:top w:val="nil"/>
              <w:left w:val="nil"/>
              <w:bottom w:val="single" w:sz="4" w:space="0" w:color="auto"/>
              <w:right w:val="single" w:sz="4" w:space="0" w:color="auto"/>
            </w:tcBorders>
            <w:shd w:val="clear" w:color="auto" w:fill="auto"/>
            <w:hideMark/>
          </w:tcPr>
          <w:p w14:paraId="7093572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F832F2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6B60AF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0CEBCD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62F05D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4FF76AC" w14:textId="77777777" w:rsidR="005C0C15" w:rsidRPr="00962E43" w:rsidRDefault="005C0C15" w:rsidP="008B5CB9">
            <w:pPr>
              <w:rPr>
                <w:color w:val="000000"/>
                <w:sz w:val="14"/>
                <w:szCs w:val="14"/>
              </w:rPr>
            </w:pPr>
            <w:r w:rsidRPr="00962E43">
              <w:rPr>
                <w:color w:val="000000"/>
                <w:sz w:val="14"/>
                <w:szCs w:val="14"/>
              </w:rPr>
              <w:t>Birth_Type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3664B2F3"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5031E533"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2532B5F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57B6F7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4A6031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54E54EA" w14:textId="77777777" w:rsidR="005C0C15" w:rsidRPr="00962E43" w:rsidRDefault="005C0C15" w:rsidP="008B5CB9">
            <w:pPr>
              <w:rPr>
                <w:color w:val="000000"/>
                <w:sz w:val="14"/>
                <w:szCs w:val="14"/>
              </w:rPr>
            </w:pPr>
            <w:r w:rsidRPr="00962E43">
              <w:rPr>
                <w:color w:val="000000"/>
                <w:sz w:val="14"/>
                <w:szCs w:val="14"/>
              </w:rPr>
              <w:t>MIL_1_14_00-0_113</w:t>
            </w:r>
          </w:p>
        </w:tc>
        <w:tc>
          <w:tcPr>
            <w:tcW w:w="222" w:type="pct"/>
            <w:tcBorders>
              <w:top w:val="nil"/>
              <w:left w:val="nil"/>
              <w:bottom w:val="single" w:sz="4" w:space="0" w:color="auto"/>
              <w:right w:val="single" w:sz="4" w:space="0" w:color="auto"/>
            </w:tcBorders>
            <w:shd w:val="clear" w:color="auto" w:fill="auto"/>
            <w:hideMark/>
          </w:tcPr>
          <w:p w14:paraId="791C56C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F3A960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59A036D"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823C9F"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2F5C794D" w14:textId="77777777" w:rsidR="005C0C15" w:rsidRPr="00962E43" w:rsidRDefault="005C0C15" w:rsidP="008B5CB9">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09A65B23"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E03113A" w14:textId="77777777" w:rsidR="005C0C15" w:rsidRPr="00962E43" w:rsidRDefault="005C0C15" w:rsidP="008B5CB9">
            <w:pPr>
              <w:rPr>
                <w:color w:val="000000"/>
                <w:sz w:val="14"/>
                <w:szCs w:val="14"/>
              </w:rPr>
            </w:pPr>
            <w:r w:rsidRPr="00962E43">
              <w:rPr>
                <w:color w:val="000000"/>
                <w:sz w:val="14"/>
                <w:szCs w:val="14"/>
              </w:rPr>
              <w:t>113</w:t>
            </w:r>
          </w:p>
        </w:tc>
        <w:tc>
          <w:tcPr>
            <w:tcW w:w="283" w:type="pct"/>
            <w:tcBorders>
              <w:top w:val="nil"/>
              <w:left w:val="nil"/>
              <w:bottom w:val="single" w:sz="4" w:space="0" w:color="auto"/>
              <w:right w:val="single" w:sz="4" w:space="0" w:color="auto"/>
            </w:tcBorders>
            <w:shd w:val="clear" w:color="auto" w:fill="auto"/>
            <w:hideMark/>
          </w:tcPr>
          <w:p w14:paraId="66B8AACB" w14:textId="77777777" w:rsidR="005C0C15" w:rsidRPr="00962E43" w:rsidRDefault="005C0C15" w:rsidP="008B5CB9">
            <w:pPr>
              <w:rPr>
                <w:color w:val="000000"/>
                <w:sz w:val="14"/>
                <w:szCs w:val="14"/>
              </w:rPr>
            </w:pPr>
            <w:r w:rsidRPr="00962E43">
              <w:rPr>
                <w:color w:val="000000"/>
                <w:sz w:val="14"/>
                <w:szCs w:val="14"/>
              </w:rPr>
              <w:t>Birth_Type_Primes</w:t>
            </w:r>
          </w:p>
        </w:tc>
        <w:tc>
          <w:tcPr>
            <w:tcW w:w="283" w:type="pct"/>
            <w:tcBorders>
              <w:top w:val="nil"/>
              <w:left w:val="nil"/>
              <w:bottom w:val="single" w:sz="4" w:space="0" w:color="auto"/>
              <w:right w:val="single" w:sz="4" w:space="0" w:color="auto"/>
            </w:tcBorders>
            <w:shd w:val="clear" w:color="auto" w:fill="auto"/>
            <w:hideMark/>
          </w:tcPr>
          <w:p w14:paraId="557D2DF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E5894F3"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75707AA"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0CDF95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48E39716"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E27F2F8" w14:textId="77777777" w:rsidR="005C0C15" w:rsidRPr="00962E43" w:rsidRDefault="005C0C15" w:rsidP="008B5CB9">
            <w:pPr>
              <w:rPr>
                <w:color w:val="000000"/>
                <w:sz w:val="14"/>
                <w:szCs w:val="14"/>
              </w:rPr>
            </w:pPr>
            <w:r w:rsidRPr="00962E43">
              <w:rPr>
                <w:color w:val="000000"/>
                <w:sz w:val="14"/>
                <w:szCs w:val="14"/>
              </w:rPr>
              <w:t>Birth_Type_Primes variable length does not conform to specifications</w:t>
            </w:r>
          </w:p>
        </w:tc>
        <w:tc>
          <w:tcPr>
            <w:tcW w:w="377" w:type="pct"/>
            <w:tcBorders>
              <w:top w:val="nil"/>
              <w:left w:val="nil"/>
              <w:bottom w:val="single" w:sz="4" w:space="0" w:color="auto"/>
              <w:right w:val="single" w:sz="4" w:space="0" w:color="auto"/>
            </w:tcBorders>
            <w:shd w:val="clear" w:color="auto" w:fill="auto"/>
            <w:hideMark/>
          </w:tcPr>
          <w:p w14:paraId="62E2EF56" w14:textId="77777777" w:rsidR="005C0C15" w:rsidRPr="00962E43" w:rsidRDefault="005C0C15" w:rsidP="008B5CB9">
            <w:pPr>
              <w:rPr>
                <w:color w:val="000000"/>
                <w:sz w:val="14"/>
                <w:szCs w:val="14"/>
              </w:rPr>
            </w:pPr>
            <w:r w:rsidRPr="00962E43">
              <w:rPr>
                <w:color w:val="000000"/>
                <w:sz w:val="14"/>
                <w:szCs w:val="14"/>
              </w:rPr>
              <w:t>dplocal.all_l1_sdcm_comp</w:t>
            </w:r>
          </w:p>
        </w:tc>
        <w:tc>
          <w:tcPr>
            <w:tcW w:w="377" w:type="pct"/>
            <w:tcBorders>
              <w:top w:val="nil"/>
              <w:left w:val="nil"/>
              <w:bottom w:val="single" w:sz="4" w:space="0" w:color="auto"/>
              <w:right w:val="single" w:sz="4" w:space="0" w:color="auto"/>
            </w:tcBorders>
            <w:shd w:val="clear" w:color="auto" w:fill="auto"/>
            <w:hideMark/>
          </w:tcPr>
          <w:p w14:paraId="3704B240" w14:textId="77777777" w:rsidR="005C0C15" w:rsidRPr="00962E43" w:rsidRDefault="005C0C15" w:rsidP="008B5CB9">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A370C54"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CE0CC81"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A38639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3A89203B" w14:textId="77777777" w:rsidR="005C0C15" w:rsidRPr="00962E43" w:rsidRDefault="005C0C15" w:rsidP="00990690">
            <w:pPr>
              <w:rPr>
                <w:color w:val="000000"/>
                <w:sz w:val="14"/>
                <w:szCs w:val="14"/>
              </w:rPr>
            </w:pPr>
            <w:r w:rsidRPr="00962E43">
              <w:rPr>
                <w:color w:val="000000"/>
                <w:sz w:val="14"/>
                <w:szCs w:val="14"/>
              </w:rPr>
              <w:t>MIL_1_05_00-0_121</w:t>
            </w:r>
          </w:p>
        </w:tc>
        <w:tc>
          <w:tcPr>
            <w:tcW w:w="222" w:type="pct"/>
            <w:tcBorders>
              <w:top w:val="nil"/>
              <w:left w:val="nil"/>
              <w:bottom w:val="single" w:sz="4" w:space="0" w:color="auto"/>
              <w:right w:val="single" w:sz="4" w:space="0" w:color="auto"/>
            </w:tcBorders>
            <w:shd w:val="clear" w:color="auto" w:fill="auto"/>
            <w:hideMark/>
          </w:tcPr>
          <w:p w14:paraId="39A637DF"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8BA47F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D66D1E6"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C8F4D3B"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3092A0C2" w14:textId="77777777" w:rsidR="005C0C15" w:rsidRPr="00962E43" w:rsidRDefault="005C0C15" w:rsidP="00990690">
            <w:pPr>
              <w:rPr>
                <w:color w:val="000000"/>
                <w:sz w:val="14"/>
                <w:szCs w:val="14"/>
              </w:rPr>
            </w:pPr>
            <w:r w:rsidRPr="00962E43">
              <w:rPr>
                <w:color w:val="000000"/>
                <w:sz w:val="14"/>
                <w:szCs w:val="14"/>
              </w:rPr>
              <w:t>05</w:t>
            </w:r>
          </w:p>
        </w:tc>
        <w:tc>
          <w:tcPr>
            <w:tcW w:w="189" w:type="pct"/>
            <w:tcBorders>
              <w:top w:val="nil"/>
              <w:left w:val="nil"/>
              <w:bottom w:val="single" w:sz="4" w:space="0" w:color="auto"/>
              <w:right w:val="single" w:sz="4" w:space="0" w:color="auto"/>
            </w:tcBorders>
            <w:shd w:val="clear" w:color="auto" w:fill="auto"/>
            <w:hideMark/>
          </w:tcPr>
          <w:p w14:paraId="042E0188"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3FD63B8"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5AE77537" w14:textId="77777777" w:rsidR="005C0C15" w:rsidRPr="00962E43" w:rsidRDefault="005C0C15" w:rsidP="00990690">
            <w:pPr>
              <w:rPr>
                <w:color w:val="000000"/>
                <w:sz w:val="14"/>
                <w:szCs w:val="14"/>
              </w:rPr>
            </w:pPr>
            <w:r w:rsidRPr="00962E43">
              <w:rPr>
                <w:color w:val="000000"/>
                <w:sz w:val="14"/>
                <w:szCs w:val="14"/>
              </w:rPr>
              <w:t>EncType</w:t>
            </w:r>
          </w:p>
        </w:tc>
        <w:tc>
          <w:tcPr>
            <w:tcW w:w="283" w:type="pct"/>
            <w:tcBorders>
              <w:top w:val="nil"/>
              <w:left w:val="nil"/>
              <w:bottom w:val="single" w:sz="4" w:space="0" w:color="auto"/>
              <w:right w:val="single" w:sz="4" w:space="0" w:color="auto"/>
            </w:tcBorders>
            <w:shd w:val="clear" w:color="auto" w:fill="auto"/>
            <w:hideMark/>
          </w:tcPr>
          <w:p w14:paraId="7C88A40E"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10AAE9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1D79F5B"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3809461E"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6D3C17E"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14B2DB63" w14:textId="77777777" w:rsidR="005C0C15" w:rsidRPr="00962E43" w:rsidRDefault="005C0C15" w:rsidP="00990690">
            <w:pPr>
              <w:rPr>
                <w:color w:val="000000"/>
                <w:sz w:val="14"/>
                <w:szCs w:val="14"/>
              </w:rPr>
            </w:pPr>
            <w:r w:rsidRPr="00962E43">
              <w:rPr>
                <w:color w:val="000000"/>
                <w:sz w:val="14"/>
                <w:szCs w:val="14"/>
              </w:rPr>
              <w:t>EncType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3E7CD719"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5654B62B"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0ADD7288"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C7F75E3"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200DF1BC"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510FECBD" w14:textId="77777777" w:rsidR="005C0C15" w:rsidRPr="00962E43" w:rsidRDefault="005C0C15" w:rsidP="00990690">
            <w:pPr>
              <w:rPr>
                <w:color w:val="000000"/>
                <w:sz w:val="14"/>
                <w:szCs w:val="14"/>
              </w:rPr>
            </w:pPr>
            <w:r w:rsidRPr="00962E43">
              <w:rPr>
                <w:color w:val="000000"/>
                <w:sz w:val="14"/>
                <w:szCs w:val="14"/>
              </w:rPr>
              <w:t>MIL_1_10_00-0_121</w:t>
            </w:r>
          </w:p>
        </w:tc>
        <w:tc>
          <w:tcPr>
            <w:tcW w:w="222" w:type="pct"/>
            <w:tcBorders>
              <w:top w:val="nil"/>
              <w:left w:val="nil"/>
              <w:bottom w:val="single" w:sz="4" w:space="0" w:color="auto"/>
              <w:right w:val="single" w:sz="4" w:space="0" w:color="auto"/>
            </w:tcBorders>
            <w:shd w:val="clear" w:color="auto" w:fill="auto"/>
            <w:hideMark/>
          </w:tcPr>
          <w:p w14:paraId="6AF9FA8E"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30E090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C7C491A"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70D26D6"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7E97C903" w14:textId="77777777" w:rsidR="005C0C15" w:rsidRPr="00962E43" w:rsidRDefault="005C0C15" w:rsidP="00990690">
            <w:pPr>
              <w:rPr>
                <w:color w:val="000000"/>
                <w:sz w:val="14"/>
                <w:szCs w:val="14"/>
              </w:rPr>
            </w:pPr>
            <w:r w:rsidRPr="00962E43">
              <w:rPr>
                <w:color w:val="000000"/>
                <w:sz w:val="14"/>
                <w:szCs w:val="14"/>
              </w:rPr>
              <w:t>10</w:t>
            </w:r>
          </w:p>
        </w:tc>
        <w:tc>
          <w:tcPr>
            <w:tcW w:w="189" w:type="pct"/>
            <w:tcBorders>
              <w:top w:val="nil"/>
              <w:left w:val="nil"/>
              <w:bottom w:val="single" w:sz="4" w:space="0" w:color="auto"/>
              <w:right w:val="single" w:sz="4" w:space="0" w:color="auto"/>
            </w:tcBorders>
            <w:shd w:val="clear" w:color="auto" w:fill="auto"/>
            <w:hideMark/>
          </w:tcPr>
          <w:p w14:paraId="20078029"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ACC7956"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7157CD47" w14:textId="77777777" w:rsidR="005C0C15" w:rsidRPr="00962E43" w:rsidRDefault="005C0C15" w:rsidP="00990690">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506B125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6AC06C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08BB77D"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B0AF1AF"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DE66DB0"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C0AD73C" w14:textId="77777777" w:rsidR="005C0C15" w:rsidRPr="00962E43" w:rsidRDefault="005C0C15" w:rsidP="00990690">
            <w:pPr>
              <w:rPr>
                <w:color w:val="000000"/>
                <w:sz w:val="14"/>
                <w:szCs w:val="14"/>
              </w:rPr>
            </w:pPr>
            <w:r w:rsidRPr="00962E43">
              <w:rPr>
                <w:color w:val="000000"/>
                <w:sz w:val="14"/>
                <w:szCs w:val="14"/>
              </w:rPr>
              <w:t>Sex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4EC9028D"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1073AA80"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060AAB8"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78233DA"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2D983E4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7B0C1D4" w14:textId="77777777" w:rsidR="005C0C15" w:rsidRPr="00962E43" w:rsidRDefault="005C0C15" w:rsidP="00990690">
            <w:pPr>
              <w:rPr>
                <w:color w:val="000000"/>
                <w:sz w:val="14"/>
                <w:szCs w:val="14"/>
              </w:rPr>
            </w:pPr>
            <w:r w:rsidRPr="00962E43">
              <w:rPr>
                <w:color w:val="000000"/>
                <w:sz w:val="14"/>
                <w:szCs w:val="14"/>
              </w:rPr>
              <w:t>MIL_1_12_00-0_121</w:t>
            </w:r>
          </w:p>
        </w:tc>
        <w:tc>
          <w:tcPr>
            <w:tcW w:w="222" w:type="pct"/>
            <w:tcBorders>
              <w:top w:val="nil"/>
              <w:left w:val="nil"/>
              <w:bottom w:val="single" w:sz="4" w:space="0" w:color="auto"/>
              <w:right w:val="single" w:sz="4" w:space="0" w:color="auto"/>
            </w:tcBorders>
            <w:shd w:val="clear" w:color="auto" w:fill="auto"/>
            <w:hideMark/>
          </w:tcPr>
          <w:p w14:paraId="73088F32"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A6A5F4F"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4DD73423"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3F805C5"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6D023559" w14:textId="77777777" w:rsidR="005C0C15" w:rsidRPr="00962E43" w:rsidRDefault="005C0C15" w:rsidP="00990690">
            <w:pPr>
              <w:rPr>
                <w:color w:val="000000"/>
                <w:sz w:val="14"/>
                <w:szCs w:val="14"/>
              </w:rPr>
            </w:pPr>
            <w:r w:rsidRPr="00962E43">
              <w:rPr>
                <w:color w:val="000000"/>
                <w:sz w:val="14"/>
                <w:szCs w:val="14"/>
              </w:rPr>
              <w:t>12</w:t>
            </w:r>
          </w:p>
        </w:tc>
        <w:tc>
          <w:tcPr>
            <w:tcW w:w="189" w:type="pct"/>
            <w:tcBorders>
              <w:top w:val="nil"/>
              <w:left w:val="nil"/>
              <w:bottom w:val="single" w:sz="4" w:space="0" w:color="auto"/>
              <w:right w:val="single" w:sz="4" w:space="0" w:color="auto"/>
            </w:tcBorders>
            <w:shd w:val="clear" w:color="auto" w:fill="auto"/>
            <w:hideMark/>
          </w:tcPr>
          <w:p w14:paraId="08C58EEC"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1E08A351"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4C6E1B03" w14:textId="77777777" w:rsidR="005C0C15" w:rsidRPr="00962E43" w:rsidRDefault="005C0C15" w:rsidP="00990690">
            <w:pPr>
              <w:rPr>
                <w:color w:val="000000"/>
                <w:sz w:val="14"/>
                <w:szCs w:val="14"/>
              </w:rPr>
            </w:pPr>
            <w:r w:rsidRPr="00962E43">
              <w:rPr>
                <w:color w:val="000000"/>
                <w:sz w:val="14"/>
                <w:szCs w:val="14"/>
              </w:rPr>
              <w:t>MatchMethod</w:t>
            </w:r>
          </w:p>
        </w:tc>
        <w:tc>
          <w:tcPr>
            <w:tcW w:w="283" w:type="pct"/>
            <w:tcBorders>
              <w:top w:val="nil"/>
              <w:left w:val="nil"/>
              <w:bottom w:val="single" w:sz="4" w:space="0" w:color="auto"/>
              <w:right w:val="single" w:sz="4" w:space="0" w:color="auto"/>
            </w:tcBorders>
            <w:shd w:val="clear" w:color="auto" w:fill="auto"/>
            <w:hideMark/>
          </w:tcPr>
          <w:p w14:paraId="370F31F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CFC651C"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9BFCC98"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18D2DD"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95E347E"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E106ED5" w14:textId="77777777" w:rsidR="005C0C15" w:rsidRPr="00962E43" w:rsidRDefault="005C0C15" w:rsidP="00990690">
            <w:pPr>
              <w:rPr>
                <w:color w:val="000000"/>
                <w:sz w:val="14"/>
                <w:szCs w:val="14"/>
              </w:rPr>
            </w:pPr>
            <w:r w:rsidRPr="00962E43">
              <w:rPr>
                <w:color w:val="000000"/>
                <w:sz w:val="14"/>
                <w:szCs w:val="14"/>
              </w:rPr>
              <w:t>MatchMethod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50CC8165"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508CED89"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4981858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8ED3177"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6826264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498FFEE" w14:textId="77777777" w:rsidR="005C0C15" w:rsidRPr="00962E43" w:rsidRDefault="005C0C15" w:rsidP="00990690">
            <w:pPr>
              <w:rPr>
                <w:color w:val="000000"/>
                <w:sz w:val="14"/>
                <w:szCs w:val="14"/>
              </w:rPr>
            </w:pPr>
            <w:r w:rsidRPr="00962E43">
              <w:rPr>
                <w:color w:val="000000"/>
                <w:sz w:val="14"/>
                <w:szCs w:val="14"/>
              </w:rPr>
              <w:t>MIL_1_13_00-0_121</w:t>
            </w:r>
          </w:p>
        </w:tc>
        <w:tc>
          <w:tcPr>
            <w:tcW w:w="222" w:type="pct"/>
            <w:tcBorders>
              <w:top w:val="nil"/>
              <w:left w:val="nil"/>
              <w:bottom w:val="single" w:sz="4" w:space="0" w:color="auto"/>
              <w:right w:val="single" w:sz="4" w:space="0" w:color="auto"/>
            </w:tcBorders>
            <w:shd w:val="clear" w:color="auto" w:fill="auto"/>
            <w:hideMark/>
          </w:tcPr>
          <w:p w14:paraId="3C9F2FC4"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1F85808"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F55FEF9"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1238F04"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C327055" w14:textId="77777777" w:rsidR="005C0C15" w:rsidRPr="00962E43" w:rsidRDefault="005C0C15" w:rsidP="00990690">
            <w:pPr>
              <w:rPr>
                <w:color w:val="000000"/>
                <w:sz w:val="14"/>
                <w:szCs w:val="14"/>
              </w:rPr>
            </w:pPr>
            <w:r w:rsidRPr="00962E43">
              <w:rPr>
                <w:color w:val="000000"/>
                <w:sz w:val="14"/>
                <w:szCs w:val="14"/>
              </w:rPr>
              <w:t>13</w:t>
            </w:r>
          </w:p>
        </w:tc>
        <w:tc>
          <w:tcPr>
            <w:tcW w:w="189" w:type="pct"/>
            <w:tcBorders>
              <w:top w:val="nil"/>
              <w:left w:val="nil"/>
              <w:bottom w:val="single" w:sz="4" w:space="0" w:color="auto"/>
              <w:right w:val="single" w:sz="4" w:space="0" w:color="auto"/>
            </w:tcBorders>
            <w:shd w:val="clear" w:color="auto" w:fill="auto"/>
            <w:hideMark/>
          </w:tcPr>
          <w:p w14:paraId="160C4B97"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0BCAA1B" w14:textId="77777777" w:rsidR="005C0C15" w:rsidRPr="00962E43" w:rsidRDefault="005C0C15" w:rsidP="00990690">
            <w:pPr>
              <w:rPr>
                <w:color w:val="000000"/>
                <w:sz w:val="14"/>
                <w:szCs w:val="14"/>
              </w:rPr>
            </w:pPr>
            <w:r w:rsidRPr="00962E43">
              <w:rPr>
                <w:color w:val="000000"/>
                <w:sz w:val="14"/>
                <w:szCs w:val="14"/>
              </w:rPr>
              <w:t>121</w:t>
            </w:r>
          </w:p>
        </w:tc>
        <w:tc>
          <w:tcPr>
            <w:tcW w:w="283" w:type="pct"/>
            <w:tcBorders>
              <w:top w:val="nil"/>
              <w:left w:val="nil"/>
              <w:bottom w:val="single" w:sz="4" w:space="0" w:color="auto"/>
              <w:right w:val="single" w:sz="4" w:space="0" w:color="auto"/>
            </w:tcBorders>
            <w:shd w:val="clear" w:color="auto" w:fill="auto"/>
            <w:hideMark/>
          </w:tcPr>
          <w:p w14:paraId="10D6CE3D" w14:textId="77777777" w:rsidR="005C0C15" w:rsidRPr="00962E43" w:rsidRDefault="005C0C15" w:rsidP="00990690">
            <w:pPr>
              <w:rPr>
                <w:color w:val="000000"/>
                <w:sz w:val="14"/>
                <w:szCs w:val="14"/>
              </w:rPr>
            </w:pPr>
            <w:r w:rsidRPr="00962E43">
              <w:rPr>
                <w:color w:val="000000"/>
                <w:sz w:val="14"/>
                <w:szCs w:val="14"/>
              </w:rPr>
              <w:t>Birth_Type</w:t>
            </w:r>
          </w:p>
        </w:tc>
        <w:tc>
          <w:tcPr>
            <w:tcW w:w="283" w:type="pct"/>
            <w:tcBorders>
              <w:top w:val="nil"/>
              <w:left w:val="nil"/>
              <w:bottom w:val="single" w:sz="4" w:space="0" w:color="auto"/>
              <w:right w:val="single" w:sz="4" w:space="0" w:color="auto"/>
            </w:tcBorders>
            <w:shd w:val="clear" w:color="auto" w:fill="auto"/>
            <w:hideMark/>
          </w:tcPr>
          <w:p w14:paraId="1BB2BA87"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2AA81A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3C5E0C"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0F0DAA8"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301593D"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45C95CE4" w14:textId="77777777" w:rsidR="005C0C15" w:rsidRPr="00962E43" w:rsidRDefault="005C0C15" w:rsidP="00990690">
            <w:pPr>
              <w:rPr>
                <w:color w:val="000000"/>
                <w:sz w:val="14"/>
                <w:szCs w:val="14"/>
              </w:rPr>
            </w:pPr>
            <w:r w:rsidRPr="00962E43">
              <w:rPr>
                <w:color w:val="000000"/>
                <w:sz w:val="14"/>
                <w:szCs w:val="14"/>
              </w:rPr>
              <w:t>Birth_Type variable contains an invalid non-missing value</w:t>
            </w:r>
          </w:p>
        </w:tc>
        <w:tc>
          <w:tcPr>
            <w:tcW w:w="377" w:type="pct"/>
            <w:tcBorders>
              <w:top w:val="nil"/>
              <w:left w:val="nil"/>
              <w:bottom w:val="single" w:sz="4" w:space="0" w:color="auto"/>
              <w:right w:val="single" w:sz="4" w:space="0" w:color="auto"/>
            </w:tcBorders>
            <w:shd w:val="clear" w:color="auto" w:fill="auto"/>
            <w:hideMark/>
          </w:tcPr>
          <w:p w14:paraId="0C7C5172" w14:textId="77777777" w:rsidR="005C0C15" w:rsidRPr="00962E43" w:rsidRDefault="005C0C15" w:rsidP="00990690">
            <w:pPr>
              <w:rPr>
                <w:color w:val="000000"/>
                <w:sz w:val="14"/>
                <w:szCs w:val="14"/>
              </w:rPr>
            </w:pPr>
            <w:r w:rsidRPr="00962E43">
              <w:rPr>
                <w:color w:val="000000"/>
                <w:sz w:val="14"/>
                <w:szCs w:val="14"/>
              </w:rPr>
              <w:t>NA</w:t>
            </w:r>
          </w:p>
        </w:tc>
        <w:tc>
          <w:tcPr>
            <w:tcW w:w="377" w:type="pct"/>
            <w:tcBorders>
              <w:top w:val="nil"/>
              <w:left w:val="nil"/>
              <w:bottom w:val="single" w:sz="4" w:space="0" w:color="auto"/>
              <w:right w:val="single" w:sz="4" w:space="0" w:color="auto"/>
            </w:tcBorders>
            <w:shd w:val="clear" w:color="auto" w:fill="auto"/>
            <w:hideMark/>
          </w:tcPr>
          <w:p w14:paraId="184D355E" w14:textId="77777777" w:rsidR="005C0C15" w:rsidRPr="00962E43" w:rsidRDefault="005C0C15" w:rsidP="00990690">
            <w:pPr>
              <w:rPr>
                <w:color w:val="000000"/>
                <w:sz w:val="14"/>
                <w:szCs w:val="14"/>
              </w:rPr>
            </w:pPr>
            <w:r w:rsidRPr="00962E43">
              <w:rPr>
                <w:color w:val="000000"/>
                <w:sz w:val="14"/>
                <w:szCs w:val="14"/>
              </w:rPr>
              <w:t>lkp_all_l1</w:t>
            </w:r>
          </w:p>
        </w:tc>
        <w:tc>
          <w:tcPr>
            <w:tcW w:w="220" w:type="pct"/>
            <w:tcBorders>
              <w:top w:val="nil"/>
              <w:left w:val="nil"/>
              <w:bottom w:val="single" w:sz="4" w:space="0" w:color="auto"/>
              <w:right w:val="single" w:sz="4" w:space="0" w:color="auto"/>
            </w:tcBorders>
            <w:shd w:val="clear" w:color="auto" w:fill="auto"/>
            <w:hideMark/>
          </w:tcPr>
          <w:p w14:paraId="65051E67"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06C4BA8"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04C8C4F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820B673" w14:textId="77777777" w:rsidR="005C0C15" w:rsidRPr="00962E43" w:rsidRDefault="005C0C15" w:rsidP="00990690">
            <w:pPr>
              <w:rPr>
                <w:color w:val="000000"/>
                <w:sz w:val="14"/>
                <w:szCs w:val="14"/>
              </w:rPr>
            </w:pPr>
            <w:r w:rsidRPr="00962E43">
              <w:rPr>
                <w:color w:val="000000"/>
                <w:sz w:val="14"/>
                <w:szCs w:val="14"/>
              </w:rPr>
              <w:t>MIL_1_14_00-0_1</w:t>
            </w:r>
            <w:r>
              <w:rPr>
                <w:color w:val="000000"/>
                <w:sz w:val="14"/>
                <w:szCs w:val="14"/>
              </w:rPr>
              <w:t>21</w:t>
            </w:r>
          </w:p>
        </w:tc>
        <w:tc>
          <w:tcPr>
            <w:tcW w:w="222" w:type="pct"/>
            <w:tcBorders>
              <w:top w:val="nil"/>
              <w:left w:val="nil"/>
              <w:bottom w:val="single" w:sz="4" w:space="0" w:color="auto"/>
              <w:right w:val="single" w:sz="4" w:space="0" w:color="auto"/>
            </w:tcBorders>
            <w:shd w:val="clear" w:color="auto" w:fill="auto"/>
            <w:hideMark/>
          </w:tcPr>
          <w:p w14:paraId="4A043A23"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F371AD2"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00CB66B"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BEEF54" w14:textId="77777777" w:rsidR="005C0C15" w:rsidRPr="00962E43" w:rsidRDefault="005C0C15" w:rsidP="00990690">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11F035CC" w14:textId="77777777" w:rsidR="005C0C15" w:rsidRPr="00962E43" w:rsidRDefault="005C0C15" w:rsidP="00990690">
            <w:pPr>
              <w:rPr>
                <w:color w:val="000000"/>
                <w:sz w:val="14"/>
                <w:szCs w:val="14"/>
              </w:rPr>
            </w:pPr>
            <w:r w:rsidRPr="00962E43">
              <w:rPr>
                <w:color w:val="000000"/>
                <w:sz w:val="14"/>
                <w:szCs w:val="14"/>
              </w:rPr>
              <w:t>14</w:t>
            </w:r>
          </w:p>
        </w:tc>
        <w:tc>
          <w:tcPr>
            <w:tcW w:w="189" w:type="pct"/>
            <w:tcBorders>
              <w:top w:val="nil"/>
              <w:left w:val="nil"/>
              <w:bottom w:val="single" w:sz="4" w:space="0" w:color="auto"/>
              <w:right w:val="single" w:sz="4" w:space="0" w:color="auto"/>
            </w:tcBorders>
            <w:shd w:val="clear" w:color="auto" w:fill="auto"/>
            <w:hideMark/>
          </w:tcPr>
          <w:p w14:paraId="474C8323"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5D4FC01D" w14:textId="77777777" w:rsidR="005C0C15" w:rsidRPr="00962E43" w:rsidRDefault="005C0C15" w:rsidP="00990690">
            <w:pPr>
              <w:rPr>
                <w:color w:val="000000"/>
                <w:sz w:val="14"/>
                <w:szCs w:val="14"/>
              </w:rPr>
            </w:pPr>
            <w:r w:rsidRPr="00962E43">
              <w:rPr>
                <w:color w:val="000000"/>
                <w:sz w:val="14"/>
                <w:szCs w:val="14"/>
              </w:rPr>
              <w:t>132</w:t>
            </w:r>
          </w:p>
        </w:tc>
        <w:tc>
          <w:tcPr>
            <w:tcW w:w="283" w:type="pct"/>
            <w:tcBorders>
              <w:top w:val="nil"/>
              <w:left w:val="nil"/>
              <w:bottom w:val="single" w:sz="4" w:space="0" w:color="auto"/>
              <w:right w:val="single" w:sz="4" w:space="0" w:color="auto"/>
            </w:tcBorders>
            <w:shd w:val="clear" w:color="auto" w:fill="auto"/>
            <w:hideMark/>
          </w:tcPr>
          <w:p w14:paraId="5789EFAD" w14:textId="77777777" w:rsidR="005C0C15" w:rsidRPr="00962E43" w:rsidRDefault="005C0C15" w:rsidP="00990690">
            <w:pPr>
              <w:rPr>
                <w:color w:val="000000"/>
                <w:sz w:val="14"/>
                <w:szCs w:val="14"/>
              </w:rPr>
            </w:pPr>
            <w:r w:rsidRPr="00962E43">
              <w:rPr>
                <w:color w:val="000000"/>
                <w:sz w:val="14"/>
                <w:szCs w:val="14"/>
              </w:rPr>
              <w:t>Birth_Type_Primes</w:t>
            </w:r>
          </w:p>
        </w:tc>
        <w:tc>
          <w:tcPr>
            <w:tcW w:w="283" w:type="pct"/>
            <w:tcBorders>
              <w:top w:val="nil"/>
              <w:left w:val="nil"/>
              <w:bottom w:val="single" w:sz="4" w:space="0" w:color="auto"/>
              <w:right w:val="single" w:sz="4" w:space="0" w:color="auto"/>
            </w:tcBorders>
            <w:shd w:val="clear" w:color="auto" w:fill="auto"/>
            <w:hideMark/>
          </w:tcPr>
          <w:p w14:paraId="61BCA333"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CDD630"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F9EB02E"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5D985CA"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24EE6F40"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A2EAE0F" w14:textId="77777777" w:rsidR="005C0C15" w:rsidRPr="00962E43" w:rsidRDefault="005C0C15" w:rsidP="00990690">
            <w:pPr>
              <w:rPr>
                <w:color w:val="000000"/>
                <w:sz w:val="14"/>
                <w:szCs w:val="14"/>
              </w:rPr>
            </w:pPr>
            <w:r w:rsidRPr="00962E43">
              <w:rPr>
                <w:color w:val="000000"/>
                <w:sz w:val="14"/>
                <w:szCs w:val="14"/>
              </w:rPr>
              <w:t xml:space="preserve">Birth_Type_Primes </w:t>
            </w:r>
            <w:r>
              <w:rPr>
                <w:color w:val="000000"/>
                <w:sz w:val="14"/>
                <w:szCs w:val="14"/>
              </w:rPr>
              <w:t>contains an invalid non-missing value</w:t>
            </w:r>
          </w:p>
        </w:tc>
        <w:tc>
          <w:tcPr>
            <w:tcW w:w="377" w:type="pct"/>
            <w:tcBorders>
              <w:top w:val="nil"/>
              <w:left w:val="nil"/>
              <w:bottom w:val="single" w:sz="4" w:space="0" w:color="auto"/>
              <w:right w:val="single" w:sz="4" w:space="0" w:color="auto"/>
            </w:tcBorders>
            <w:shd w:val="clear" w:color="auto" w:fill="auto"/>
            <w:hideMark/>
          </w:tcPr>
          <w:p w14:paraId="569CE214" w14:textId="77777777" w:rsidR="005C0C15" w:rsidRPr="00962E43" w:rsidRDefault="005C0C15" w:rsidP="00990690">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B99EC6F"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B104FFE"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BD98BCD"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CFA1508"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931D4EC" w14:textId="77777777" w:rsidR="005C0C15" w:rsidRPr="00962E43" w:rsidRDefault="005C0C15" w:rsidP="008B5CB9">
            <w:pPr>
              <w:rPr>
                <w:color w:val="000000"/>
                <w:sz w:val="14"/>
                <w:szCs w:val="14"/>
              </w:rPr>
            </w:pPr>
            <w:r w:rsidRPr="00962E43">
              <w:rPr>
                <w:color w:val="000000"/>
                <w:sz w:val="14"/>
                <w:szCs w:val="14"/>
              </w:rPr>
              <w:t>MIL_1_03_00-0_126</w:t>
            </w:r>
          </w:p>
        </w:tc>
        <w:tc>
          <w:tcPr>
            <w:tcW w:w="222" w:type="pct"/>
            <w:tcBorders>
              <w:top w:val="nil"/>
              <w:left w:val="nil"/>
              <w:bottom w:val="single" w:sz="4" w:space="0" w:color="auto"/>
              <w:right w:val="single" w:sz="4" w:space="0" w:color="auto"/>
            </w:tcBorders>
            <w:shd w:val="clear" w:color="auto" w:fill="auto"/>
            <w:hideMark/>
          </w:tcPr>
          <w:p w14:paraId="07C267B6"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115B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CFF7BE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40C4E6" w14:textId="77777777" w:rsidR="005C0C15" w:rsidRPr="00962E43" w:rsidRDefault="005C0C15" w:rsidP="008B5CB9">
            <w:pPr>
              <w:rPr>
                <w:color w:val="000000"/>
                <w:sz w:val="14"/>
                <w:szCs w:val="14"/>
              </w:rPr>
            </w:pPr>
            <w:r w:rsidRPr="00962E43">
              <w:rPr>
                <w:color w:val="000000"/>
                <w:sz w:val="14"/>
                <w:szCs w:val="14"/>
              </w:rPr>
              <w:t>1</w:t>
            </w:r>
          </w:p>
        </w:tc>
        <w:tc>
          <w:tcPr>
            <w:tcW w:w="188" w:type="pct"/>
            <w:tcBorders>
              <w:top w:val="nil"/>
              <w:left w:val="nil"/>
              <w:bottom w:val="single" w:sz="4" w:space="0" w:color="auto"/>
              <w:right w:val="single" w:sz="4" w:space="0" w:color="auto"/>
            </w:tcBorders>
            <w:shd w:val="clear" w:color="auto" w:fill="auto"/>
            <w:hideMark/>
          </w:tcPr>
          <w:p w14:paraId="5FCE9B0C" w14:textId="77777777" w:rsidR="005C0C15" w:rsidRPr="00962E43" w:rsidRDefault="005C0C15" w:rsidP="008B5CB9">
            <w:pPr>
              <w:rPr>
                <w:color w:val="000000"/>
                <w:sz w:val="14"/>
                <w:szCs w:val="14"/>
              </w:rPr>
            </w:pPr>
            <w:r w:rsidRPr="00962E43">
              <w:rPr>
                <w:color w:val="000000"/>
                <w:sz w:val="14"/>
                <w:szCs w:val="14"/>
              </w:rPr>
              <w:t>03</w:t>
            </w:r>
          </w:p>
        </w:tc>
        <w:tc>
          <w:tcPr>
            <w:tcW w:w="189" w:type="pct"/>
            <w:tcBorders>
              <w:top w:val="nil"/>
              <w:left w:val="nil"/>
              <w:bottom w:val="single" w:sz="4" w:space="0" w:color="auto"/>
              <w:right w:val="single" w:sz="4" w:space="0" w:color="auto"/>
            </w:tcBorders>
            <w:shd w:val="clear" w:color="auto" w:fill="auto"/>
            <w:hideMark/>
          </w:tcPr>
          <w:p w14:paraId="141EFFFE"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44F6495" w14:textId="77777777" w:rsidR="005C0C15" w:rsidRPr="00962E43" w:rsidRDefault="005C0C15" w:rsidP="008B5CB9">
            <w:pPr>
              <w:rPr>
                <w:color w:val="000000"/>
                <w:sz w:val="14"/>
                <w:szCs w:val="14"/>
              </w:rPr>
            </w:pPr>
            <w:r w:rsidRPr="00962E43">
              <w:rPr>
                <w:color w:val="000000"/>
                <w:sz w:val="14"/>
                <w:szCs w:val="14"/>
              </w:rPr>
              <w:t>126</w:t>
            </w:r>
          </w:p>
        </w:tc>
        <w:tc>
          <w:tcPr>
            <w:tcW w:w="283" w:type="pct"/>
            <w:tcBorders>
              <w:top w:val="nil"/>
              <w:left w:val="nil"/>
              <w:bottom w:val="single" w:sz="4" w:space="0" w:color="auto"/>
              <w:right w:val="single" w:sz="4" w:space="0" w:color="auto"/>
            </w:tcBorders>
            <w:shd w:val="clear" w:color="auto" w:fill="auto"/>
            <w:hideMark/>
          </w:tcPr>
          <w:p w14:paraId="74D2492B" w14:textId="77777777" w:rsidR="005C0C15" w:rsidRPr="00962E43" w:rsidRDefault="005C0C15" w:rsidP="008B5CB9">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24DFACB"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49B277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F460BC0"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D3D8079"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B764C85"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4624463" w14:textId="77777777" w:rsidR="005C0C15" w:rsidRPr="00962E43" w:rsidRDefault="005C0C15" w:rsidP="008B5CB9">
            <w:pPr>
              <w:rPr>
                <w:color w:val="000000"/>
                <w:sz w:val="14"/>
                <w:szCs w:val="14"/>
              </w:rPr>
            </w:pPr>
            <w:r w:rsidRPr="00962E43">
              <w:rPr>
                <w:color w:val="000000"/>
                <w:sz w:val="14"/>
                <w:szCs w:val="14"/>
              </w:rPr>
              <w:t>Age contains invalid, out of range, non-missing value.</w:t>
            </w:r>
          </w:p>
        </w:tc>
        <w:tc>
          <w:tcPr>
            <w:tcW w:w="377" w:type="pct"/>
            <w:tcBorders>
              <w:top w:val="nil"/>
              <w:left w:val="nil"/>
              <w:bottom w:val="single" w:sz="4" w:space="0" w:color="auto"/>
              <w:right w:val="single" w:sz="4" w:space="0" w:color="auto"/>
            </w:tcBorders>
            <w:shd w:val="clear" w:color="auto" w:fill="auto"/>
            <w:hideMark/>
          </w:tcPr>
          <w:p w14:paraId="183F56A4"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50EB9A68"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98F76E6"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FD13DB5"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71C14BF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D7B7957" w14:textId="77777777" w:rsidR="005C0C15" w:rsidRPr="00962E43" w:rsidRDefault="005C0C15" w:rsidP="00990690">
            <w:pPr>
              <w:rPr>
                <w:color w:val="000000"/>
                <w:sz w:val="14"/>
                <w:szCs w:val="16"/>
              </w:rPr>
            </w:pPr>
            <w:r w:rsidRPr="00962E43">
              <w:rPr>
                <w:color w:val="000000"/>
                <w:sz w:val="14"/>
                <w:szCs w:val="16"/>
              </w:rPr>
              <w:t>MIL_2_08_00-0_211</w:t>
            </w:r>
          </w:p>
        </w:tc>
        <w:tc>
          <w:tcPr>
            <w:tcW w:w="222" w:type="pct"/>
            <w:tcBorders>
              <w:top w:val="nil"/>
              <w:left w:val="nil"/>
              <w:bottom w:val="single" w:sz="4" w:space="0" w:color="auto"/>
              <w:right w:val="single" w:sz="4" w:space="0" w:color="auto"/>
            </w:tcBorders>
            <w:shd w:val="clear" w:color="auto" w:fill="auto"/>
            <w:hideMark/>
          </w:tcPr>
          <w:p w14:paraId="74EAC137"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D03472D"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1CE6E47"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5769670B"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1A2F541" w14:textId="77777777" w:rsidR="005C0C15" w:rsidRPr="00962E43" w:rsidRDefault="005C0C15" w:rsidP="00990690">
            <w:pPr>
              <w:rPr>
                <w:color w:val="000000"/>
                <w:sz w:val="14"/>
                <w:szCs w:val="16"/>
              </w:rPr>
            </w:pPr>
            <w:r w:rsidRPr="00962E43">
              <w:rPr>
                <w:color w:val="000000"/>
                <w:sz w:val="14"/>
                <w:szCs w:val="16"/>
              </w:rPr>
              <w:t>08</w:t>
            </w:r>
          </w:p>
        </w:tc>
        <w:tc>
          <w:tcPr>
            <w:tcW w:w="189" w:type="pct"/>
            <w:tcBorders>
              <w:top w:val="nil"/>
              <w:left w:val="nil"/>
              <w:bottom w:val="single" w:sz="4" w:space="0" w:color="auto"/>
              <w:right w:val="single" w:sz="4" w:space="0" w:color="auto"/>
            </w:tcBorders>
            <w:shd w:val="clear" w:color="auto" w:fill="auto"/>
            <w:hideMark/>
          </w:tcPr>
          <w:p w14:paraId="63A77370"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A046BB4" w14:textId="77777777" w:rsidR="005C0C15" w:rsidRPr="00962E43" w:rsidRDefault="005C0C15" w:rsidP="00990690">
            <w:pPr>
              <w:rPr>
                <w:color w:val="000000"/>
                <w:sz w:val="14"/>
                <w:szCs w:val="16"/>
              </w:rPr>
            </w:pPr>
            <w:r w:rsidRPr="00962E43">
              <w:rPr>
                <w:color w:val="000000"/>
                <w:sz w:val="14"/>
                <w:szCs w:val="16"/>
              </w:rPr>
              <w:t>211</w:t>
            </w:r>
          </w:p>
        </w:tc>
        <w:tc>
          <w:tcPr>
            <w:tcW w:w="283" w:type="pct"/>
            <w:tcBorders>
              <w:top w:val="nil"/>
              <w:left w:val="nil"/>
              <w:bottom w:val="single" w:sz="4" w:space="0" w:color="auto"/>
              <w:right w:val="single" w:sz="4" w:space="0" w:color="auto"/>
            </w:tcBorders>
            <w:shd w:val="clear" w:color="auto" w:fill="auto"/>
            <w:hideMark/>
          </w:tcPr>
          <w:p w14:paraId="06A4996F" w14:textId="77777777" w:rsidR="005C0C15" w:rsidRPr="00962E43" w:rsidRDefault="005C0C15" w:rsidP="00990690">
            <w:pPr>
              <w:rPr>
                <w:color w:val="000000"/>
                <w:sz w:val="14"/>
                <w:szCs w:val="16"/>
              </w:rPr>
            </w:pPr>
            <w:r w:rsidRPr="00962E43">
              <w:rPr>
                <w:color w:val="000000"/>
                <w:sz w:val="14"/>
                <w:szCs w:val="16"/>
              </w:rPr>
              <w:t>CPatID</w:t>
            </w:r>
          </w:p>
        </w:tc>
        <w:tc>
          <w:tcPr>
            <w:tcW w:w="283" w:type="pct"/>
            <w:tcBorders>
              <w:top w:val="nil"/>
              <w:left w:val="nil"/>
              <w:bottom w:val="single" w:sz="4" w:space="0" w:color="auto"/>
              <w:right w:val="single" w:sz="4" w:space="0" w:color="auto"/>
            </w:tcBorders>
            <w:shd w:val="clear" w:color="auto" w:fill="auto"/>
            <w:hideMark/>
          </w:tcPr>
          <w:p w14:paraId="739EDDE9"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0B42264"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9981BCA"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2B6ED679"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6269B60"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2238D4A" w14:textId="77777777" w:rsidR="005C0C15" w:rsidRPr="00962E43" w:rsidRDefault="005C0C15" w:rsidP="00990690">
            <w:pPr>
              <w:rPr>
                <w:color w:val="000000"/>
                <w:sz w:val="14"/>
                <w:szCs w:val="16"/>
              </w:rPr>
            </w:pPr>
            <w:r w:rsidRPr="00962E43">
              <w:rPr>
                <w:color w:val="000000"/>
                <w:sz w:val="14"/>
                <w:szCs w:val="16"/>
              </w:rPr>
              <w:t>Duplicate record(s) present for unique key variable(s):CPatID</w:t>
            </w:r>
          </w:p>
        </w:tc>
        <w:tc>
          <w:tcPr>
            <w:tcW w:w="377" w:type="pct"/>
            <w:tcBorders>
              <w:top w:val="nil"/>
              <w:left w:val="nil"/>
              <w:bottom w:val="single" w:sz="4" w:space="0" w:color="auto"/>
              <w:right w:val="single" w:sz="4" w:space="0" w:color="auto"/>
            </w:tcBorders>
            <w:shd w:val="clear" w:color="auto" w:fill="auto"/>
            <w:hideMark/>
          </w:tcPr>
          <w:p w14:paraId="3E330A43"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71D826F"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221AAD9"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0A42E75" w14:textId="77777777" w:rsidR="005C0C15" w:rsidRPr="00962E43" w:rsidRDefault="005C0C15" w:rsidP="00990690">
            <w:pPr>
              <w:rPr>
                <w:color w:val="000000"/>
                <w:sz w:val="14"/>
                <w:szCs w:val="16"/>
              </w:rPr>
            </w:pPr>
            <w:r w:rsidRPr="00962E43">
              <w:rPr>
                <w:color w:val="000000"/>
                <w:sz w:val="14"/>
                <w:szCs w:val="16"/>
              </w:rPr>
              <w:t>NA</w:t>
            </w:r>
          </w:p>
        </w:tc>
      </w:tr>
      <w:tr w:rsidR="005C0C15" w:rsidRPr="00962E43" w14:paraId="66D3A9A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E92B68B" w14:textId="77777777" w:rsidR="005C0C15" w:rsidRPr="00962E43" w:rsidRDefault="005C0C15" w:rsidP="00990690">
            <w:pPr>
              <w:rPr>
                <w:color w:val="000000"/>
                <w:sz w:val="14"/>
                <w:szCs w:val="16"/>
              </w:rPr>
            </w:pPr>
            <w:r w:rsidRPr="00962E43">
              <w:rPr>
                <w:color w:val="000000"/>
                <w:sz w:val="14"/>
                <w:szCs w:val="16"/>
              </w:rPr>
              <w:t>MIL_2_01_00-0_217</w:t>
            </w:r>
          </w:p>
        </w:tc>
        <w:tc>
          <w:tcPr>
            <w:tcW w:w="222" w:type="pct"/>
            <w:tcBorders>
              <w:top w:val="nil"/>
              <w:left w:val="nil"/>
              <w:bottom w:val="single" w:sz="4" w:space="0" w:color="auto"/>
              <w:right w:val="single" w:sz="4" w:space="0" w:color="auto"/>
            </w:tcBorders>
            <w:shd w:val="clear" w:color="auto" w:fill="auto"/>
            <w:hideMark/>
          </w:tcPr>
          <w:p w14:paraId="4D71C5AA"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0B8FC6D"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3B8AA20"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E63873D"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B47DB25"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EAEE5D2"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6B378CB" w14:textId="77777777" w:rsidR="005C0C15" w:rsidRPr="00962E43" w:rsidRDefault="005C0C15" w:rsidP="00990690">
            <w:pPr>
              <w:rPr>
                <w:color w:val="000000"/>
                <w:sz w:val="14"/>
                <w:szCs w:val="16"/>
              </w:rPr>
            </w:pPr>
            <w:r w:rsidRPr="00962E43">
              <w:rPr>
                <w:color w:val="000000"/>
                <w:sz w:val="14"/>
                <w:szCs w:val="16"/>
              </w:rPr>
              <w:t>217</w:t>
            </w:r>
          </w:p>
        </w:tc>
        <w:tc>
          <w:tcPr>
            <w:tcW w:w="283" w:type="pct"/>
            <w:tcBorders>
              <w:top w:val="nil"/>
              <w:left w:val="nil"/>
              <w:bottom w:val="single" w:sz="4" w:space="0" w:color="auto"/>
              <w:right w:val="single" w:sz="4" w:space="0" w:color="auto"/>
            </w:tcBorders>
            <w:shd w:val="clear" w:color="auto" w:fill="auto"/>
            <w:hideMark/>
          </w:tcPr>
          <w:p w14:paraId="2E2DAC82" w14:textId="77777777" w:rsidR="005C0C15" w:rsidRPr="00962E43" w:rsidRDefault="005C0C15" w:rsidP="00990690">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293FC9E0" w14:textId="77777777" w:rsidR="005C0C15" w:rsidRPr="00962E43" w:rsidRDefault="005C0C15" w:rsidP="00990690">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0F305744" w14:textId="77777777" w:rsidR="005C0C15" w:rsidRPr="00962E43" w:rsidRDefault="005C0C15" w:rsidP="00990690">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4C908AB8"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0268577"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0DB1127"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F2DE6BA" w14:textId="77777777" w:rsidR="005C0C15" w:rsidRPr="00962E43" w:rsidRDefault="005C0C15" w:rsidP="00990690">
            <w:pPr>
              <w:rPr>
                <w:color w:val="000000"/>
                <w:sz w:val="14"/>
                <w:szCs w:val="16"/>
              </w:rPr>
            </w:pPr>
            <w:r w:rsidRPr="00962E43">
              <w:rPr>
                <w:color w:val="000000"/>
                <w:sz w:val="14"/>
                <w:szCs w:val="16"/>
              </w:rPr>
              <w:t>For non-linked records, rows are not distinct by key variables MPatID, EncounterID, and ADate</w:t>
            </w:r>
          </w:p>
        </w:tc>
        <w:tc>
          <w:tcPr>
            <w:tcW w:w="377" w:type="pct"/>
            <w:tcBorders>
              <w:top w:val="nil"/>
              <w:left w:val="nil"/>
              <w:bottom w:val="single" w:sz="4" w:space="0" w:color="auto"/>
              <w:right w:val="single" w:sz="4" w:space="0" w:color="auto"/>
            </w:tcBorders>
            <w:shd w:val="clear" w:color="auto" w:fill="auto"/>
            <w:hideMark/>
          </w:tcPr>
          <w:p w14:paraId="094FBA30"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2A66B86"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577D456"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119CD38" w14:textId="77777777" w:rsidR="005C0C15" w:rsidRPr="00962E43" w:rsidRDefault="005C0C15" w:rsidP="00990690">
            <w:pPr>
              <w:rPr>
                <w:color w:val="000000"/>
                <w:sz w:val="14"/>
                <w:szCs w:val="16"/>
              </w:rPr>
            </w:pPr>
            <w:r w:rsidRPr="00962E43">
              <w:rPr>
                <w:color w:val="000000"/>
                <w:sz w:val="14"/>
                <w:szCs w:val="16"/>
              </w:rPr>
              <w:t>N</w:t>
            </w:r>
          </w:p>
        </w:tc>
      </w:tr>
      <w:tr w:rsidR="005C0C15" w:rsidRPr="00962E43" w14:paraId="1E6106AD"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12029DB" w14:textId="77777777" w:rsidR="005C0C15" w:rsidRPr="00962E43" w:rsidRDefault="005C0C15" w:rsidP="00990690">
            <w:pPr>
              <w:rPr>
                <w:color w:val="000000"/>
                <w:sz w:val="14"/>
                <w:szCs w:val="16"/>
              </w:rPr>
            </w:pPr>
            <w:r w:rsidRPr="00962E43">
              <w:rPr>
                <w:color w:val="000000"/>
                <w:sz w:val="14"/>
                <w:szCs w:val="16"/>
              </w:rPr>
              <w:t>MIL_2_01_00-0_218</w:t>
            </w:r>
          </w:p>
        </w:tc>
        <w:tc>
          <w:tcPr>
            <w:tcW w:w="222" w:type="pct"/>
            <w:tcBorders>
              <w:top w:val="nil"/>
              <w:left w:val="nil"/>
              <w:bottom w:val="single" w:sz="4" w:space="0" w:color="auto"/>
              <w:right w:val="single" w:sz="4" w:space="0" w:color="auto"/>
            </w:tcBorders>
            <w:shd w:val="clear" w:color="auto" w:fill="auto"/>
            <w:hideMark/>
          </w:tcPr>
          <w:p w14:paraId="29F2AD9F"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5DFB784A"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3428C52"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7B0DECAB"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03D55E1"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C147906"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8739E51" w14:textId="77777777" w:rsidR="005C0C15" w:rsidRPr="00962E43" w:rsidRDefault="005C0C15" w:rsidP="00990690">
            <w:pPr>
              <w:rPr>
                <w:color w:val="000000"/>
                <w:sz w:val="14"/>
                <w:szCs w:val="16"/>
              </w:rPr>
            </w:pPr>
            <w:r w:rsidRPr="00962E43">
              <w:rPr>
                <w:color w:val="000000"/>
                <w:sz w:val="14"/>
                <w:szCs w:val="16"/>
              </w:rPr>
              <w:t>218</w:t>
            </w:r>
          </w:p>
        </w:tc>
        <w:tc>
          <w:tcPr>
            <w:tcW w:w="283" w:type="pct"/>
            <w:tcBorders>
              <w:top w:val="nil"/>
              <w:left w:val="nil"/>
              <w:bottom w:val="single" w:sz="4" w:space="0" w:color="auto"/>
              <w:right w:val="single" w:sz="4" w:space="0" w:color="auto"/>
            </w:tcBorders>
            <w:shd w:val="clear" w:color="auto" w:fill="auto"/>
            <w:hideMark/>
          </w:tcPr>
          <w:p w14:paraId="768D59AC" w14:textId="77777777" w:rsidR="005C0C15" w:rsidRPr="00962E43" w:rsidRDefault="005C0C15" w:rsidP="00990690">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27B609EE" w14:textId="77777777" w:rsidR="005C0C15" w:rsidRPr="00962E43" w:rsidRDefault="005C0C15" w:rsidP="00990690">
            <w:pPr>
              <w:rPr>
                <w:color w:val="000000"/>
                <w:sz w:val="14"/>
                <w:szCs w:val="16"/>
              </w:rPr>
            </w:pPr>
            <w:r w:rsidRPr="00962E43">
              <w:rPr>
                <w:color w:val="000000"/>
                <w:sz w:val="14"/>
                <w:szCs w:val="16"/>
              </w:rPr>
              <w:t>CPatID</w:t>
            </w:r>
          </w:p>
        </w:tc>
        <w:tc>
          <w:tcPr>
            <w:tcW w:w="283" w:type="pct"/>
            <w:tcBorders>
              <w:top w:val="nil"/>
              <w:left w:val="nil"/>
              <w:bottom w:val="single" w:sz="4" w:space="0" w:color="auto"/>
              <w:right w:val="single" w:sz="4" w:space="0" w:color="auto"/>
            </w:tcBorders>
            <w:shd w:val="clear" w:color="auto" w:fill="auto"/>
            <w:hideMark/>
          </w:tcPr>
          <w:p w14:paraId="0DA7BF6A"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766F1B6" w14:textId="77777777" w:rsidR="005C0C15" w:rsidRPr="00962E43" w:rsidRDefault="005C0C15" w:rsidP="00990690">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353D9C3"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2D5F76B"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58174B9" w14:textId="77777777" w:rsidR="005C0C15" w:rsidRPr="00962E43" w:rsidRDefault="005C0C15" w:rsidP="00990690">
            <w:pPr>
              <w:rPr>
                <w:color w:val="000000"/>
                <w:sz w:val="14"/>
                <w:szCs w:val="16"/>
              </w:rPr>
            </w:pPr>
            <w:r w:rsidRPr="00962E43">
              <w:rPr>
                <w:color w:val="000000"/>
                <w:sz w:val="14"/>
                <w:szCs w:val="16"/>
              </w:rPr>
              <w:t>For linked records, rows are not distinct by key variables MPatID and CPatID</w:t>
            </w:r>
          </w:p>
        </w:tc>
        <w:tc>
          <w:tcPr>
            <w:tcW w:w="377" w:type="pct"/>
            <w:tcBorders>
              <w:top w:val="nil"/>
              <w:left w:val="nil"/>
              <w:bottom w:val="single" w:sz="4" w:space="0" w:color="auto"/>
              <w:right w:val="single" w:sz="4" w:space="0" w:color="auto"/>
            </w:tcBorders>
            <w:shd w:val="clear" w:color="auto" w:fill="auto"/>
            <w:hideMark/>
          </w:tcPr>
          <w:p w14:paraId="525E9395"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1150998B"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C1F17E0"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2FE3D6ED"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51133E8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D0EA1C5" w14:textId="77777777" w:rsidR="005C0C15" w:rsidRPr="00962E43" w:rsidRDefault="005C0C15" w:rsidP="00990690">
            <w:pPr>
              <w:rPr>
                <w:color w:val="000000"/>
                <w:sz w:val="14"/>
                <w:szCs w:val="16"/>
              </w:rPr>
            </w:pPr>
            <w:r w:rsidRPr="00962E43">
              <w:rPr>
                <w:color w:val="000000"/>
                <w:sz w:val="14"/>
                <w:szCs w:val="16"/>
              </w:rPr>
              <w:t>MIL_2_01_00-0_218</w:t>
            </w:r>
          </w:p>
        </w:tc>
        <w:tc>
          <w:tcPr>
            <w:tcW w:w="222" w:type="pct"/>
            <w:tcBorders>
              <w:top w:val="nil"/>
              <w:left w:val="nil"/>
              <w:bottom w:val="single" w:sz="4" w:space="0" w:color="auto"/>
              <w:right w:val="single" w:sz="4" w:space="0" w:color="auto"/>
            </w:tcBorders>
            <w:shd w:val="clear" w:color="auto" w:fill="auto"/>
            <w:hideMark/>
          </w:tcPr>
          <w:p w14:paraId="2560E0D4"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09DEBD3"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56CCA15"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9914599"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527BA60"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0025CCC5"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52D5784" w14:textId="77777777" w:rsidR="005C0C15" w:rsidRPr="00962E43" w:rsidRDefault="005C0C15" w:rsidP="00990690">
            <w:pPr>
              <w:rPr>
                <w:color w:val="000000"/>
                <w:sz w:val="14"/>
                <w:szCs w:val="16"/>
              </w:rPr>
            </w:pPr>
            <w:r w:rsidRPr="00962E43">
              <w:rPr>
                <w:color w:val="000000"/>
                <w:sz w:val="14"/>
                <w:szCs w:val="16"/>
              </w:rPr>
              <w:t>218</w:t>
            </w:r>
          </w:p>
        </w:tc>
        <w:tc>
          <w:tcPr>
            <w:tcW w:w="283" w:type="pct"/>
            <w:tcBorders>
              <w:top w:val="nil"/>
              <w:left w:val="nil"/>
              <w:bottom w:val="single" w:sz="4" w:space="0" w:color="auto"/>
              <w:right w:val="single" w:sz="4" w:space="0" w:color="auto"/>
            </w:tcBorders>
            <w:shd w:val="clear" w:color="auto" w:fill="auto"/>
            <w:hideMark/>
          </w:tcPr>
          <w:p w14:paraId="77833466" w14:textId="77777777" w:rsidR="005C0C15" w:rsidRPr="00962E43" w:rsidRDefault="005C0C15" w:rsidP="00990690">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7F7E2649" w14:textId="77777777" w:rsidR="005C0C15" w:rsidRPr="00962E43" w:rsidRDefault="005C0C15" w:rsidP="00990690">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258FBAD4" w14:textId="77777777" w:rsidR="005C0C15" w:rsidRPr="00962E43" w:rsidRDefault="005C0C15" w:rsidP="00990690">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15FF17AE" w14:textId="77777777" w:rsidR="005C0C15" w:rsidRPr="00962E43" w:rsidRDefault="005C0C15" w:rsidP="00990690">
            <w:pPr>
              <w:rPr>
                <w:color w:val="000000"/>
                <w:sz w:val="14"/>
                <w:szCs w:val="16"/>
              </w:rPr>
            </w:pPr>
            <w:r w:rsidRPr="00962E43">
              <w:rPr>
                <w:color w:val="000000"/>
                <w:sz w:val="14"/>
                <w:szCs w:val="16"/>
              </w:rPr>
              <w:t>CPatID</w:t>
            </w:r>
          </w:p>
        </w:tc>
        <w:tc>
          <w:tcPr>
            <w:tcW w:w="265" w:type="pct"/>
            <w:tcBorders>
              <w:top w:val="nil"/>
              <w:left w:val="nil"/>
              <w:bottom w:val="single" w:sz="4" w:space="0" w:color="auto"/>
              <w:right w:val="single" w:sz="4" w:space="0" w:color="auto"/>
            </w:tcBorders>
            <w:shd w:val="clear" w:color="auto" w:fill="auto"/>
            <w:hideMark/>
          </w:tcPr>
          <w:p w14:paraId="763C3EAE"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03D9C91"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56AC03D2" w14:textId="77777777" w:rsidR="005C0C15" w:rsidRPr="00962E43" w:rsidRDefault="005C0C15" w:rsidP="00990690">
            <w:pPr>
              <w:rPr>
                <w:color w:val="000000"/>
                <w:sz w:val="14"/>
                <w:szCs w:val="16"/>
              </w:rPr>
            </w:pPr>
            <w:r w:rsidRPr="00962E43">
              <w:rPr>
                <w:color w:val="000000"/>
                <w:sz w:val="14"/>
                <w:szCs w:val="16"/>
              </w:rPr>
              <w:t>For linked records, rows are not distinct by key variables MPatID, EncounterID, ADate, and CPatID</w:t>
            </w:r>
          </w:p>
        </w:tc>
        <w:tc>
          <w:tcPr>
            <w:tcW w:w="377" w:type="pct"/>
            <w:tcBorders>
              <w:top w:val="nil"/>
              <w:left w:val="nil"/>
              <w:bottom w:val="single" w:sz="4" w:space="0" w:color="auto"/>
              <w:right w:val="single" w:sz="4" w:space="0" w:color="auto"/>
            </w:tcBorders>
            <w:shd w:val="clear" w:color="auto" w:fill="auto"/>
            <w:hideMark/>
          </w:tcPr>
          <w:p w14:paraId="5A65AB76"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96FC11C"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F501096"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D9913EC"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37168BE9"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0B49EFE5" w14:textId="77777777" w:rsidR="005C0C15" w:rsidRPr="00962E43" w:rsidRDefault="005C0C15" w:rsidP="00990690">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2E84DDE3"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A41220F"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FC4760F"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5EF20AC5"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6940202"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71DC36A"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BDEBEA8" w14:textId="77777777" w:rsidR="005C0C15" w:rsidRPr="00962E43" w:rsidRDefault="005C0C15" w:rsidP="00990690">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3B450454" w14:textId="77777777" w:rsidR="005C0C15" w:rsidRPr="00962E43" w:rsidRDefault="005C0C15" w:rsidP="00990690">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61C3E76D" w14:textId="77777777" w:rsidR="005C0C15" w:rsidRPr="00962E43" w:rsidRDefault="005C0C15" w:rsidP="00990690">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3392236E" w14:textId="77777777" w:rsidR="005C0C15" w:rsidRPr="00962E43" w:rsidRDefault="005C0C15" w:rsidP="00990690">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0865FCD8" w14:textId="77777777" w:rsidR="005C0C15" w:rsidRPr="00962E43" w:rsidRDefault="005C0C15" w:rsidP="00990690">
            <w:pPr>
              <w:rPr>
                <w:color w:val="000000"/>
                <w:sz w:val="14"/>
                <w:szCs w:val="16"/>
              </w:rPr>
            </w:pPr>
            <w:r w:rsidRPr="00962E43">
              <w:rPr>
                <w:color w:val="000000"/>
                <w:sz w:val="14"/>
                <w:szCs w:val="16"/>
              </w:rPr>
              <w:t>Mbirth_Date</w:t>
            </w:r>
          </w:p>
        </w:tc>
        <w:tc>
          <w:tcPr>
            <w:tcW w:w="265" w:type="pct"/>
            <w:tcBorders>
              <w:top w:val="nil"/>
              <w:left w:val="nil"/>
              <w:bottom w:val="single" w:sz="4" w:space="0" w:color="auto"/>
              <w:right w:val="single" w:sz="4" w:space="0" w:color="auto"/>
            </w:tcBorders>
            <w:shd w:val="clear" w:color="auto" w:fill="auto"/>
            <w:hideMark/>
          </w:tcPr>
          <w:p w14:paraId="4BA1A1B1"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2C4D81F"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4A3E86B" w14:textId="51BD98B5" w:rsidR="005C0C15" w:rsidRPr="00962E43" w:rsidRDefault="005C0C15" w:rsidP="00990690">
            <w:pPr>
              <w:rPr>
                <w:color w:val="000000"/>
                <w:sz w:val="14"/>
                <w:szCs w:val="16"/>
              </w:rPr>
            </w:pPr>
            <w:r w:rsidRPr="00962E43">
              <w:rPr>
                <w:color w:val="000000"/>
                <w:sz w:val="14"/>
                <w:szCs w:val="16"/>
              </w:rPr>
              <w:t xml:space="preserve">For linked records, value of Mbirth_Date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EncounterID</w:t>
            </w:r>
          </w:p>
        </w:tc>
        <w:tc>
          <w:tcPr>
            <w:tcW w:w="377" w:type="pct"/>
            <w:tcBorders>
              <w:top w:val="nil"/>
              <w:left w:val="nil"/>
              <w:bottom w:val="single" w:sz="4" w:space="0" w:color="auto"/>
              <w:right w:val="single" w:sz="4" w:space="0" w:color="auto"/>
            </w:tcBorders>
            <w:shd w:val="clear" w:color="auto" w:fill="auto"/>
            <w:hideMark/>
          </w:tcPr>
          <w:p w14:paraId="187CAFB8"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26DF75F"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4FB79C9A"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1FF966A"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17A96EFC"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770227D5" w14:textId="77777777" w:rsidR="005C0C15" w:rsidRPr="00962E43" w:rsidRDefault="005C0C15" w:rsidP="00990690">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28BF0D71" w14:textId="77777777" w:rsidR="005C0C15" w:rsidRPr="00962E43" w:rsidRDefault="005C0C15" w:rsidP="00990690">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447373A7" w14:textId="77777777" w:rsidR="005C0C15" w:rsidRPr="00962E43" w:rsidRDefault="005C0C15" w:rsidP="00990690">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C28B213" w14:textId="77777777" w:rsidR="005C0C15" w:rsidRPr="00962E43" w:rsidRDefault="005C0C15" w:rsidP="00990690">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604445A9" w14:textId="77777777" w:rsidR="005C0C15" w:rsidRPr="00962E43" w:rsidRDefault="005C0C15" w:rsidP="00990690">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6315E87" w14:textId="77777777" w:rsidR="005C0C15" w:rsidRPr="00962E43" w:rsidRDefault="005C0C15" w:rsidP="00990690">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1F043DBB" w14:textId="77777777" w:rsidR="005C0C15" w:rsidRPr="00962E43" w:rsidRDefault="005C0C15" w:rsidP="00990690">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0C0FCDD" w14:textId="77777777" w:rsidR="005C0C15" w:rsidRPr="00962E43" w:rsidRDefault="005C0C15" w:rsidP="00990690">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06B15A2B" w14:textId="77777777" w:rsidR="005C0C15" w:rsidRPr="00962E43" w:rsidRDefault="005C0C15" w:rsidP="00990690">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5CDCD9B8" w14:textId="77777777" w:rsidR="005C0C15" w:rsidRPr="00962E43" w:rsidRDefault="005C0C15" w:rsidP="00990690">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1F9952BB" w14:textId="77777777" w:rsidR="005C0C15" w:rsidRPr="00962E43" w:rsidRDefault="005C0C15" w:rsidP="00990690">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58079ADC" w14:textId="77777777" w:rsidR="005C0C15" w:rsidRPr="00962E43" w:rsidRDefault="005C0C15" w:rsidP="00990690">
            <w:pPr>
              <w:rPr>
                <w:color w:val="000000"/>
                <w:sz w:val="14"/>
                <w:szCs w:val="16"/>
              </w:rPr>
            </w:pPr>
            <w:r w:rsidRPr="00962E43">
              <w:rPr>
                <w:color w:val="000000"/>
                <w:sz w:val="14"/>
                <w:szCs w:val="16"/>
              </w:rPr>
              <w:t>Adate</w:t>
            </w:r>
          </w:p>
        </w:tc>
        <w:tc>
          <w:tcPr>
            <w:tcW w:w="265" w:type="pct"/>
            <w:tcBorders>
              <w:top w:val="nil"/>
              <w:left w:val="nil"/>
              <w:bottom w:val="single" w:sz="4" w:space="0" w:color="auto"/>
              <w:right w:val="single" w:sz="4" w:space="0" w:color="auto"/>
            </w:tcBorders>
            <w:shd w:val="clear" w:color="auto" w:fill="auto"/>
            <w:hideMark/>
          </w:tcPr>
          <w:p w14:paraId="36CCDC57" w14:textId="77777777" w:rsidR="005C0C15" w:rsidRPr="00962E43" w:rsidRDefault="005C0C15" w:rsidP="00990690">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6C2DB717" w14:textId="77777777" w:rsidR="005C0C15" w:rsidRPr="00962E43" w:rsidRDefault="005C0C15" w:rsidP="00990690">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0D5E41E" w14:textId="0BF3D517" w:rsidR="005C0C15" w:rsidRPr="00962E43" w:rsidRDefault="005C0C15" w:rsidP="00990690">
            <w:pPr>
              <w:rPr>
                <w:color w:val="000000"/>
                <w:sz w:val="14"/>
                <w:szCs w:val="16"/>
              </w:rPr>
            </w:pPr>
            <w:r w:rsidRPr="00962E43">
              <w:rPr>
                <w:color w:val="000000"/>
                <w:sz w:val="14"/>
                <w:szCs w:val="16"/>
              </w:rPr>
              <w:t xml:space="preserve">For linked records, value of Adate not consistently populated </w:t>
            </w:r>
            <w:r>
              <w:rPr>
                <w:color w:val="000000"/>
                <w:sz w:val="14"/>
                <w:szCs w:val="16"/>
              </w:rPr>
              <w:t xml:space="preserve">across </w:t>
            </w:r>
            <w:r w:rsidRPr="00962E43">
              <w:rPr>
                <w:color w:val="000000"/>
                <w:sz w:val="14"/>
                <w:szCs w:val="16"/>
              </w:rPr>
              <w:t>row</w:t>
            </w:r>
            <w:r>
              <w:rPr>
                <w:color w:val="000000"/>
                <w:sz w:val="14"/>
                <w:szCs w:val="16"/>
              </w:rPr>
              <w:t>sfor</w:t>
            </w:r>
            <w:r w:rsidRPr="00962E43">
              <w:rPr>
                <w:color w:val="000000"/>
                <w:sz w:val="14"/>
                <w:szCs w:val="16"/>
              </w:rPr>
              <w:t xml:space="preserve"> combinations of key variables MPatID and EncounterID</w:t>
            </w:r>
          </w:p>
        </w:tc>
        <w:tc>
          <w:tcPr>
            <w:tcW w:w="377" w:type="pct"/>
            <w:tcBorders>
              <w:top w:val="nil"/>
              <w:left w:val="nil"/>
              <w:bottom w:val="single" w:sz="4" w:space="0" w:color="auto"/>
              <w:right w:val="single" w:sz="4" w:space="0" w:color="auto"/>
            </w:tcBorders>
            <w:shd w:val="clear" w:color="auto" w:fill="auto"/>
            <w:hideMark/>
          </w:tcPr>
          <w:p w14:paraId="603A66CC" w14:textId="77777777" w:rsidR="005C0C15" w:rsidRPr="00962E43" w:rsidRDefault="005C0C15" w:rsidP="00990690">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B8687BC" w14:textId="77777777" w:rsidR="005C0C15" w:rsidRPr="00962E43" w:rsidRDefault="005C0C15" w:rsidP="00990690">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3121928" w14:textId="77777777" w:rsidR="005C0C15" w:rsidRPr="00962E43" w:rsidRDefault="005C0C15" w:rsidP="00990690">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85BCF8C" w14:textId="77777777" w:rsidR="005C0C15" w:rsidRPr="00962E43" w:rsidRDefault="005C0C15" w:rsidP="00990690">
            <w:pPr>
              <w:rPr>
                <w:color w:val="000000"/>
                <w:sz w:val="14"/>
                <w:szCs w:val="16"/>
              </w:rPr>
            </w:pPr>
            <w:r w:rsidRPr="00962E43">
              <w:rPr>
                <w:color w:val="000000"/>
                <w:sz w:val="14"/>
                <w:szCs w:val="16"/>
              </w:rPr>
              <w:t>Y</w:t>
            </w:r>
          </w:p>
        </w:tc>
      </w:tr>
      <w:tr w:rsidR="005C0C15" w:rsidRPr="00962E43" w14:paraId="6288A29E"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5B2FEEE" w14:textId="77777777" w:rsidR="005C0C15" w:rsidRPr="00962E43" w:rsidRDefault="005C0C15" w:rsidP="00990690">
            <w:pPr>
              <w:rPr>
                <w:color w:val="000000"/>
                <w:sz w:val="14"/>
                <w:szCs w:val="14"/>
              </w:rPr>
            </w:pPr>
            <w:r w:rsidRPr="00962E43">
              <w:rPr>
                <w:color w:val="000000"/>
                <w:sz w:val="14"/>
                <w:szCs w:val="14"/>
              </w:rPr>
              <w:t>MIL_2_01_00-0_221</w:t>
            </w:r>
          </w:p>
        </w:tc>
        <w:tc>
          <w:tcPr>
            <w:tcW w:w="222" w:type="pct"/>
            <w:tcBorders>
              <w:top w:val="nil"/>
              <w:left w:val="nil"/>
              <w:bottom w:val="single" w:sz="4" w:space="0" w:color="auto"/>
              <w:right w:val="single" w:sz="4" w:space="0" w:color="auto"/>
            </w:tcBorders>
            <w:shd w:val="clear" w:color="auto" w:fill="auto"/>
            <w:hideMark/>
          </w:tcPr>
          <w:p w14:paraId="6EEAE892"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4E90979"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B1D381B"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AFE32C8"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34EF0DBB" w14:textId="77777777" w:rsidR="005C0C15" w:rsidRPr="00962E43" w:rsidRDefault="005C0C15" w:rsidP="00990690">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51EE8823"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6E99250" w14:textId="77777777" w:rsidR="005C0C15" w:rsidRPr="00962E43" w:rsidRDefault="005C0C15" w:rsidP="00990690">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099EDA9C" w14:textId="77777777" w:rsidR="005C0C15" w:rsidRPr="00962E43" w:rsidRDefault="005C0C15" w:rsidP="00990690">
            <w:pPr>
              <w:rPr>
                <w:color w:val="000000"/>
                <w:sz w:val="14"/>
                <w:szCs w:val="14"/>
              </w:rPr>
            </w:pPr>
            <w:r w:rsidRPr="00962E43">
              <w:rPr>
                <w:color w:val="000000"/>
                <w:sz w:val="14"/>
                <w:szCs w:val="14"/>
              </w:rPr>
              <w:t>MPatID</w:t>
            </w:r>
          </w:p>
        </w:tc>
        <w:tc>
          <w:tcPr>
            <w:tcW w:w="283" w:type="pct"/>
            <w:tcBorders>
              <w:top w:val="nil"/>
              <w:left w:val="nil"/>
              <w:bottom w:val="single" w:sz="4" w:space="0" w:color="auto"/>
              <w:right w:val="single" w:sz="4" w:space="0" w:color="auto"/>
            </w:tcBorders>
            <w:shd w:val="clear" w:color="auto" w:fill="auto"/>
            <w:hideMark/>
          </w:tcPr>
          <w:p w14:paraId="2E355A74" w14:textId="77777777" w:rsidR="005C0C15" w:rsidRPr="00962E43" w:rsidRDefault="005C0C15" w:rsidP="00990690">
            <w:pPr>
              <w:rPr>
                <w:color w:val="000000"/>
                <w:sz w:val="14"/>
                <w:szCs w:val="14"/>
              </w:rPr>
            </w:pPr>
            <w:r w:rsidRPr="00962E43">
              <w:rPr>
                <w:color w:val="000000"/>
                <w:sz w:val="14"/>
                <w:szCs w:val="14"/>
              </w:rPr>
              <w:t>Age</w:t>
            </w:r>
          </w:p>
        </w:tc>
        <w:tc>
          <w:tcPr>
            <w:tcW w:w="283" w:type="pct"/>
            <w:tcBorders>
              <w:top w:val="nil"/>
              <w:left w:val="nil"/>
              <w:bottom w:val="single" w:sz="4" w:space="0" w:color="auto"/>
              <w:right w:val="single" w:sz="4" w:space="0" w:color="auto"/>
            </w:tcBorders>
            <w:shd w:val="clear" w:color="auto" w:fill="auto"/>
            <w:hideMark/>
          </w:tcPr>
          <w:p w14:paraId="4FDBEE6E"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356C714"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320314A"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50FDAB8"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C46A1FB" w14:textId="77777777" w:rsidR="005C0C15" w:rsidRPr="00962E43" w:rsidRDefault="005C0C15" w:rsidP="00990690">
            <w:pPr>
              <w:rPr>
                <w:color w:val="000000"/>
                <w:sz w:val="14"/>
                <w:szCs w:val="14"/>
              </w:rPr>
            </w:pPr>
            <w:r w:rsidRPr="00962E43">
              <w:rPr>
                <w:color w:val="000000"/>
                <w:sz w:val="14"/>
                <w:szCs w:val="14"/>
              </w:rPr>
              <w:t>MPatID is populated but Age = missing (. Or blank)</w:t>
            </w:r>
          </w:p>
        </w:tc>
        <w:tc>
          <w:tcPr>
            <w:tcW w:w="377" w:type="pct"/>
            <w:tcBorders>
              <w:top w:val="nil"/>
              <w:left w:val="nil"/>
              <w:bottom w:val="single" w:sz="4" w:space="0" w:color="auto"/>
              <w:right w:val="single" w:sz="4" w:space="0" w:color="auto"/>
            </w:tcBorders>
            <w:shd w:val="clear" w:color="auto" w:fill="auto"/>
            <w:hideMark/>
          </w:tcPr>
          <w:p w14:paraId="10198A78" w14:textId="77777777" w:rsidR="005C0C15" w:rsidRPr="00962E43" w:rsidRDefault="005C0C15" w:rsidP="00990690">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3EE1D604"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8DC28A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1114AC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46565A7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D418FDF" w14:textId="411F4D17" w:rsidR="005C0C15" w:rsidRPr="00962E43" w:rsidRDefault="005C0C15" w:rsidP="00990690">
            <w:pPr>
              <w:rPr>
                <w:color w:val="000000"/>
                <w:sz w:val="14"/>
                <w:szCs w:val="14"/>
              </w:rPr>
            </w:pPr>
            <w:r w:rsidRPr="00962E43">
              <w:rPr>
                <w:color w:val="000000"/>
                <w:sz w:val="14"/>
                <w:szCs w:val="14"/>
              </w:rPr>
              <w:t>MIL_2_0</w:t>
            </w:r>
            <w:r>
              <w:rPr>
                <w:color w:val="000000"/>
                <w:sz w:val="14"/>
                <w:szCs w:val="14"/>
              </w:rPr>
              <w:t>4</w:t>
            </w:r>
            <w:r w:rsidRPr="00962E43">
              <w:rPr>
                <w:color w:val="000000"/>
                <w:sz w:val="14"/>
                <w:szCs w:val="14"/>
              </w:rPr>
              <w:t>_00-0_221</w:t>
            </w:r>
          </w:p>
        </w:tc>
        <w:tc>
          <w:tcPr>
            <w:tcW w:w="222" w:type="pct"/>
            <w:tcBorders>
              <w:top w:val="nil"/>
              <w:left w:val="nil"/>
              <w:bottom w:val="single" w:sz="4" w:space="0" w:color="auto"/>
              <w:right w:val="single" w:sz="4" w:space="0" w:color="auto"/>
            </w:tcBorders>
            <w:shd w:val="clear" w:color="auto" w:fill="auto"/>
            <w:hideMark/>
          </w:tcPr>
          <w:p w14:paraId="77391FCC"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585C161"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7589235"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7BEDF1A3"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725BFA1D" w14:textId="77777777" w:rsidR="005C0C15" w:rsidRPr="00962E43" w:rsidRDefault="005C0C15" w:rsidP="00990690">
            <w:pPr>
              <w:rPr>
                <w:color w:val="000000"/>
                <w:sz w:val="14"/>
                <w:szCs w:val="14"/>
              </w:rPr>
            </w:pPr>
            <w:r w:rsidRPr="00962E43">
              <w:rPr>
                <w:color w:val="000000"/>
                <w:sz w:val="14"/>
                <w:szCs w:val="14"/>
              </w:rPr>
              <w:t>01</w:t>
            </w:r>
          </w:p>
        </w:tc>
        <w:tc>
          <w:tcPr>
            <w:tcW w:w="189" w:type="pct"/>
            <w:tcBorders>
              <w:top w:val="nil"/>
              <w:left w:val="nil"/>
              <w:bottom w:val="single" w:sz="4" w:space="0" w:color="auto"/>
              <w:right w:val="single" w:sz="4" w:space="0" w:color="auto"/>
            </w:tcBorders>
            <w:shd w:val="clear" w:color="auto" w:fill="auto"/>
            <w:hideMark/>
          </w:tcPr>
          <w:p w14:paraId="4D972D22"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BAB6245" w14:textId="77777777" w:rsidR="005C0C15" w:rsidRPr="00962E43" w:rsidRDefault="005C0C15" w:rsidP="00990690">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38E5C0A4" w14:textId="77777777" w:rsidR="005C0C15" w:rsidRPr="00962E43" w:rsidRDefault="005C0C15" w:rsidP="00990690">
            <w:pPr>
              <w:rPr>
                <w:color w:val="000000"/>
                <w:sz w:val="14"/>
                <w:szCs w:val="14"/>
              </w:rPr>
            </w:pPr>
            <w:r w:rsidRPr="00962E43">
              <w:rPr>
                <w:color w:val="000000"/>
                <w:sz w:val="14"/>
                <w:szCs w:val="14"/>
              </w:rPr>
              <w:t>MPatID</w:t>
            </w:r>
          </w:p>
        </w:tc>
        <w:tc>
          <w:tcPr>
            <w:tcW w:w="283" w:type="pct"/>
            <w:tcBorders>
              <w:top w:val="nil"/>
              <w:left w:val="nil"/>
              <w:bottom w:val="single" w:sz="4" w:space="0" w:color="auto"/>
              <w:right w:val="single" w:sz="4" w:space="0" w:color="auto"/>
            </w:tcBorders>
            <w:shd w:val="clear" w:color="auto" w:fill="auto"/>
            <w:hideMark/>
          </w:tcPr>
          <w:p w14:paraId="611C29AB" w14:textId="77777777" w:rsidR="005C0C15" w:rsidRPr="00962E43" w:rsidRDefault="005C0C15" w:rsidP="00990690">
            <w:pPr>
              <w:rPr>
                <w:color w:val="000000"/>
                <w:sz w:val="14"/>
                <w:szCs w:val="14"/>
              </w:rPr>
            </w:pPr>
            <w:r w:rsidRPr="00962E43">
              <w:rPr>
                <w:color w:val="000000"/>
                <w:sz w:val="14"/>
                <w:szCs w:val="14"/>
              </w:rPr>
              <w:t>Mbirth_Date</w:t>
            </w:r>
          </w:p>
        </w:tc>
        <w:tc>
          <w:tcPr>
            <w:tcW w:w="283" w:type="pct"/>
            <w:tcBorders>
              <w:top w:val="nil"/>
              <w:left w:val="nil"/>
              <w:bottom w:val="single" w:sz="4" w:space="0" w:color="auto"/>
              <w:right w:val="single" w:sz="4" w:space="0" w:color="auto"/>
            </w:tcBorders>
            <w:shd w:val="clear" w:color="auto" w:fill="auto"/>
            <w:hideMark/>
          </w:tcPr>
          <w:p w14:paraId="10777A03"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290865A"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D7F0C8E"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E115F9A"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B8D83BD" w14:textId="77777777" w:rsidR="005C0C15" w:rsidRPr="00962E43" w:rsidRDefault="005C0C15" w:rsidP="00990690">
            <w:pPr>
              <w:rPr>
                <w:color w:val="000000"/>
                <w:sz w:val="14"/>
                <w:szCs w:val="14"/>
              </w:rPr>
            </w:pPr>
            <w:r w:rsidRPr="00962E43">
              <w:rPr>
                <w:color w:val="000000"/>
                <w:sz w:val="14"/>
                <w:szCs w:val="14"/>
              </w:rPr>
              <w:t>MPatID is populated but Mbirth_Date = missing (. Or blank)</w:t>
            </w:r>
          </w:p>
        </w:tc>
        <w:tc>
          <w:tcPr>
            <w:tcW w:w="377" w:type="pct"/>
            <w:tcBorders>
              <w:top w:val="nil"/>
              <w:left w:val="nil"/>
              <w:bottom w:val="single" w:sz="4" w:space="0" w:color="auto"/>
              <w:right w:val="single" w:sz="4" w:space="0" w:color="auto"/>
            </w:tcBorders>
            <w:shd w:val="clear" w:color="auto" w:fill="auto"/>
            <w:hideMark/>
          </w:tcPr>
          <w:p w14:paraId="32B42607" w14:textId="77777777" w:rsidR="005C0C15" w:rsidRPr="00962E43" w:rsidRDefault="005C0C15" w:rsidP="00990690">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423BAD3"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9C31A27"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CCF1A6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6280AAD6"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87FB8F9" w14:textId="77777777" w:rsidR="005C0C15" w:rsidRPr="00962E43" w:rsidRDefault="005C0C15" w:rsidP="008B5CB9">
            <w:pPr>
              <w:rPr>
                <w:color w:val="000000"/>
                <w:sz w:val="14"/>
                <w:szCs w:val="14"/>
              </w:rPr>
            </w:pPr>
            <w:r w:rsidRPr="00962E43">
              <w:rPr>
                <w:color w:val="000000"/>
                <w:sz w:val="14"/>
                <w:szCs w:val="14"/>
              </w:rPr>
              <w:t>MIL_2_06_00-0_258</w:t>
            </w:r>
          </w:p>
        </w:tc>
        <w:tc>
          <w:tcPr>
            <w:tcW w:w="222" w:type="pct"/>
            <w:tcBorders>
              <w:top w:val="nil"/>
              <w:left w:val="nil"/>
              <w:bottom w:val="single" w:sz="4" w:space="0" w:color="auto"/>
              <w:right w:val="single" w:sz="4" w:space="0" w:color="auto"/>
            </w:tcBorders>
            <w:shd w:val="clear" w:color="auto" w:fill="auto"/>
            <w:hideMark/>
          </w:tcPr>
          <w:p w14:paraId="06E821C5"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126438F8"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9EA30A0"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18583C40"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0C0C19BA"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4743AA1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9E0428B"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7B658557"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00B95950"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1A40B8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D5B4675"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61AAEAF1"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750403E0"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3615B0E5" w14:textId="7F56D0E3" w:rsidR="005C0C15" w:rsidRPr="00962E43" w:rsidRDefault="005C0C15" w:rsidP="008B5CB9">
            <w:pPr>
              <w:rPr>
                <w:color w:val="000000"/>
                <w:sz w:val="14"/>
                <w:szCs w:val="14"/>
              </w:rPr>
            </w:pPr>
            <w:r w:rsidRPr="00962E43">
              <w:rPr>
                <w:color w:val="000000"/>
                <w:sz w:val="14"/>
                <w:szCs w:val="14"/>
              </w:rPr>
              <w:t>ADate value is not between the min and max, inclusive, of the ADate in the Mothers delivery file</w:t>
            </w:r>
          </w:p>
        </w:tc>
        <w:tc>
          <w:tcPr>
            <w:tcW w:w="377" w:type="pct"/>
            <w:tcBorders>
              <w:top w:val="nil"/>
              <w:left w:val="nil"/>
              <w:bottom w:val="single" w:sz="4" w:space="0" w:color="auto"/>
              <w:right w:val="single" w:sz="4" w:space="0" w:color="auto"/>
            </w:tcBorders>
            <w:shd w:val="clear" w:color="auto" w:fill="auto"/>
            <w:hideMark/>
          </w:tcPr>
          <w:p w14:paraId="4544D6AF"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7CECC0ED"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1B23DA2"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DF33B4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EFB5EA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D26CD1F" w14:textId="77777777" w:rsidR="005C0C15" w:rsidRPr="00962E43" w:rsidRDefault="005C0C15" w:rsidP="008B5CB9">
            <w:pPr>
              <w:rPr>
                <w:color w:val="000000"/>
                <w:sz w:val="14"/>
                <w:szCs w:val="14"/>
              </w:rPr>
            </w:pPr>
            <w:r w:rsidRPr="00962E43">
              <w:rPr>
                <w:color w:val="000000"/>
                <w:sz w:val="14"/>
                <w:szCs w:val="14"/>
              </w:rPr>
              <w:t>MIL_2_07_00-0_258</w:t>
            </w:r>
          </w:p>
        </w:tc>
        <w:tc>
          <w:tcPr>
            <w:tcW w:w="222" w:type="pct"/>
            <w:tcBorders>
              <w:top w:val="nil"/>
              <w:left w:val="nil"/>
              <w:bottom w:val="single" w:sz="4" w:space="0" w:color="auto"/>
              <w:right w:val="single" w:sz="4" w:space="0" w:color="auto"/>
            </w:tcBorders>
            <w:shd w:val="clear" w:color="auto" w:fill="auto"/>
            <w:hideMark/>
          </w:tcPr>
          <w:p w14:paraId="5498285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6C50FB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DCCCB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6A790B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05682B95" w14:textId="77777777" w:rsidR="005C0C15" w:rsidRPr="00962E43" w:rsidRDefault="005C0C15" w:rsidP="008B5CB9">
            <w:pPr>
              <w:rPr>
                <w:color w:val="000000"/>
                <w:sz w:val="14"/>
                <w:szCs w:val="14"/>
              </w:rPr>
            </w:pPr>
            <w:r w:rsidRPr="00962E43">
              <w:rPr>
                <w:color w:val="000000"/>
                <w:sz w:val="14"/>
                <w:szCs w:val="14"/>
              </w:rPr>
              <w:t>07</w:t>
            </w:r>
          </w:p>
        </w:tc>
        <w:tc>
          <w:tcPr>
            <w:tcW w:w="189" w:type="pct"/>
            <w:tcBorders>
              <w:top w:val="nil"/>
              <w:left w:val="nil"/>
              <w:bottom w:val="single" w:sz="4" w:space="0" w:color="auto"/>
              <w:right w:val="single" w:sz="4" w:space="0" w:color="auto"/>
            </w:tcBorders>
            <w:shd w:val="clear" w:color="auto" w:fill="auto"/>
            <w:hideMark/>
          </w:tcPr>
          <w:p w14:paraId="085C97D9"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633A1375"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46094F1D" w14:textId="77777777" w:rsidR="005C0C15" w:rsidRPr="00962E43" w:rsidRDefault="005C0C15" w:rsidP="008B5CB9">
            <w:pPr>
              <w:rPr>
                <w:color w:val="000000"/>
                <w:sz w:val="14"/>
                <w:szCs w:val="14"/>
              </w:rPr>
            </w:pPr>
            <w:r w:rsidRPr="00962E43">
              <w:rPr>
                <w:color w:val="000000"/>
                <w:sz w:val="14"/>
                <w:szCs w:val="14"/>
              </w:rPr>
              <w:t>DDate</w:t>
            </w:r>
          </w:p>
        </w:tc>
        <w:tc>
          <w:tcPr>
            <w:tcW w:w="283" w:type="pct"/>
            <w:tcBorders>
              <w:top w:val="nil"/>
              <w:left w:val="nil"/>
              <w:bottom w:val="single" w:sz="4" w:space="0" w:color="auto"/>
              <w:right w:val="single" w:sz="4" w:space="0" w:color="auto"/>
            </w:tcBorders>
            <w:shd w:val="clear" w:color="auto" w:fill="auto"/>
            <w:hideMark/>
          </w:tcPr>
          <w:p w14:paraId="6E2CDCA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A1AF48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7248A16"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1FD21EB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AF06F0D"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54E11E23" w14:textId="39A4794C" w:rsidR="005C0C15" w:rsidRPr="00962E43" w:rsidRDefault="005C0C15" w:rsidP="008B5CB9">
            <w:pPr>
              <w:rPr>
                <w:color w:val="000000"/>
                <w:sz w:val="14"/>
                <w:szCs w:val="14"/>
              </w:rPr>
            </w:pPr>
            <w:r w:rsidRPr="00962E43">
              <w:rPr>
                <w:color w:val="000000"/>
                <w:sz w:val="14"/>
                <w:szCs w:val="14"/>
              </w:rPr>
              <w:t>DDate value is not between the min and max, inclusive, of the DDate in the Mothers delivery file</w:t>
            </w:r>
          </w:p>
        </w:tc>
        <w:tc>
          <w:tcPr>
            <w:tcW w:w="377" w:type="pct"/>
            <w:tcBorders>
              <w:top w:val="nil"/>
              <w:left w:val="nil"/>
              <w:bottom w:val="single" w:sz="4" w:space="0" w:color="auto"/>
              <w:right w:val="single" w:sz="4" w:space="0" w:color="auto"/>
            </w:tcBorders>
            <w:shd w:val="clear" w:color="auto" w:fill="auto"/>
            <w:hideMark/>
          </w:tcPr>
          <w:p w14:paraId="5C19C903"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6441658F"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BE2074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93CF618"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B1DEF4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40E2626" w14:textId="77777777" w:rsidR="005C0C15" w:rsidRPr="00962E43" w:rsidRDefault="005C0C15" w:rsidP="008B5CB9">
            <w:pPr>
              <w:rPr>
                <w:color w:val="000000"/>
                <w:sz w:val="14"/>
                <w:szCs w:val="14"/>
              </w:rPr>
            </w:pPr>
            <w:r w:rsidRPr="00962E43">
              <w:rPr>
                <w:color w:val="000000"/>
                <w:sz w:val="14"/>
                <w:szCs w:val="14"/>
              </w:rPr>
              <w:t>MIL_2_09_00-0_258</w:t>
            </w:r>
          </w:p>
        </w:tc>
        <w:tc>
          <w:tcPr>
            <w:tcW w:w="222" w:type="pct"/>
            <w:tcBorders>
              <w:top w:val="nil"/>
              <w:left w:val="nil"/>
              <w:bottom w:val="single" w:sz="4" w:space="0" w:color="auto"/>
              <w:right w:val="single" w:sz="4" w:space="0" w:color="auto"/>
            </w:tcBorders>
            <w:shd w:val="clear" w:color="auto" w:fill="auto"/>
            <w:hideMark/>
          </w:tcPr>
          <w:p w14:paraId="4DDA4064"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8E52C32"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ADD5B46"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9034F7E"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4F0D5E0D" w14:textId="77777777" w:rsidR="005C0C15" w:rsidRPr="00962E43" w:rsidRDefault="005C0C15" w:rsidP="008B5CB9">
            <w:pPr>
              <w:rPr>
                <w:color w:val="000000"/>
                <w:sz w:val="14"/>
                <w:szCs w:val="14"/>
              </w:rPr>
            </w:pPr>
            <w:r w:rsidRPr="00962E43">
              <w:rPr>
                <w:color w:val="000000"/>
                <w:sz w:val="14"/>
                <w:szCs w:val="14"/>
              </w:rPr>
              <w:t>09</w:t>
            </w:r>
          </w:p>
        </w:tc>
        <w:tc>
          <w:tcPr>
            <w:tcW w:w="189" w:type="pct"/>
            <w:tcBorders>
              <w:top w:val="nil"/>
              <w:left w:val="nil"/>
              <w:bottom w:val="single" w:sz="4" w:space="0" w:color="auto"/>
              <w:right w:val="single" w:sz="4" w:space="0" w:color="auto"/>
            </w:tcBorders>
            <w:shd w:val="clear" w:color="auto" w:fill="auto"/>
            <w:hideMark/>
          </w:tcPr>
          <w:p w14:paraId="4EDE0B4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3763E54F"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0E60CFDC" w14:textId="77777777" w:rsidR="005C0C15" w:rsidRPr="00962E43" w:rsidRDefault="005C0C15" w:rsidP="008B5CB9">
            <w:pPr>
              <w:rPr>
                <w:color w:val="000000"/>
                <w:sz w:val="14"/>
                <w:szCs w:val="14"/>
              </w:rPr>
            </w:pPr>
            <w:r w:rsidRPr="00962E43">
              <w:rPr>
                <w:color w:val="000000"/>
                <w:sz w:val="14"/>
                <w:szCs w:val="14"/>
              </w:rPr>
              <w:t>CBirth_Date</w:t>
            </w:r>
          </w:p>
        </w:tc>
        <w:tc>
          <w:tcPr>
            <w:tcW w:w="283" w:type="pct"/>
            <w:tcBorders>
              <w:top w:val="nil"/>
              <w:left w:val="nil"/>
              <w:bottom w:val="single" w:sz="4" w:space="0" w:color="auto"/>
              <w:right w:val="single" w:sz="4" w:space="0" w:color="auto"/>
            </w:tcBorders>
            <w:shd w:val="clear" w:color="auto" w:fill="auto"/>
            <w:hideMark/>
          </w:tcPr>
          <w:p w14:paraId="3312DB5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574E607"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20A9837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2246B48"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6A346BD7"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81A0A44" w14:textId="77777777" w:rsidR="005C0C15" w:rsidRPr="00962E43" w:rsidRDefault="005C0C15" w:rsidP="008B5CB9">
            <w:pPr>
              <w:rPr>
                <w:color w:val="000000"/>
                <w:sz w:val="14"/>
                <w:szCs w:val="14"/>
              </w:rPr>
            </w:pPr>
            <w:r w:rsidRPr="00962E43">
              <w:rPr>
                <w:color w:val="000000"/>
                <w:sz w:val="14"/>
                <w:szCs w:val="14"/>
              </w:rPr>
              <w:t>CBirth_Date value is not between the min and max, inclusive, of the CBirth_Date in the DP Infants file</w:t>
            </w:r>
          </w:p>
        </w:tc>
        <w:tc>
          <w:tcPr>
            <w:tcW w:w="377" w:type="pct"/>
            <w:tcBorders>
              <w:top w:val="nil"/>
              <w:left w:val="nil"/>
              <w:bottom w:val="single" w:sz="4" w:space="0" w:color="auto"/>
              <w:right w:val="single" w:sz="4" w:space="0" w:color="auto"/>
            </w:tcBorders>
            <w:shd w:val="clear" w:color="auto" w:fill="auto"/>
            <w:hideMark/>
          </w:tcPr>
          <w:p w14:paraId="609B33ED"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3D23E4DD"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50FBCF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67D2136B"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E206FF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45A12E7" w14:textId="77777777" w:rsidR="005C0C15" w:rsidRPr="00962E43" w:rsidRDefault="005C0C15" w:rsidP="008B5CB9">
            <w:pPr>
              <w:rPr>
                <w:color w:val="000000"/>
                <w:sz w:val="14"/>
                <w:szCs w:val="14"/>
              </w:rPr>
            </w:pPr>
            <w:r w:rsidRPr="00962E43">
              <w:rPr>
                <w:color w:val="000000"/>
                <w:sz w:val="14"/>
                <w:szCs w:val="14"/>
              </w:rPr>
              <w:t>MIL_2_11_00-0_258</w:t>
            </w:r>
          </w:p>
        </w:tc>
        <w:tc>
          <w:tcPr>
            <w:tcW w:w="222" w:type="pct"/>
            <w:tcBorders>
              <w:top w:val="nil"/>
              <w:left w:val="nil"/>
              <w:bottom w:val="single" w:sz="4" w:space="0" w:color="auto"/>
              <w:right w:val="single" w:sz="4" w:space="0" w:color="auto"/>
            </w:tcBorders>
            <w:shd w:val="clear" w:color="auto" w:fill="auto"/>
            <w:hideMark/>
          </w:tcPr>
          <w:p w14:paraId="1E940C1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30A0EF4D"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29093D1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27A105F"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7FD2E500" w14:textId="77777777" w:rsidR="005C0C15" w:rsidRPr="00962E43" w:rsidRDefault="005C0C15" w:rsidP="008B5CB9">
            <w:pPr>
              <w:rPr>
                <w:color w:val="000000"/>
                <w:sz w:val="14"/>
                <w:szCs w:val="14"/>
              </w:rPr>
            </w:pPr>
            <w:r w:rsidRPr="00962E43">
              <w:rPr>
                <w:color w:val="000000"/>
                <w:sz w:val="14"/>
                <w:szCs w:val="14"/>
              </w:rPr>
              <w:t>11</w:t>
            </w:r>
          </w:p>
        </w:tc>
        <w:tc>
          <w:tcPr>
            <w:tcW w:w="189" w:type="pct"/>
            <w:tcBorders>
              <w:top w:val="nil"/>
              <w:left w:val="nil"/>
              <w:bottom w:val="single" w:sz="4" w:space="0" w:color="auto"/>
              <w:right w:val="single" w:sz="4" w:space="0" w:color="auto"/>
            </w:tcBorders>
            <w:shd w:val="clear" w:color="auto" w:fill="auto"/>
            <w:hideMark/>
          </w:tcPr>
          <w:p w14:paraId="58A81EB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4AE6982" w14:textId="77777777" w:rsidR="005C0C15" w:rsidRPr="00962E43" w:rsidRDefault="005C0C15" w:rsidP="008B5CB9">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721267B5" w14:textId="77777777" w:rsidR="005C0C15" w:rsidRPr="00962E43" w:rsidRDefault="005C0C15" w:rsidP="008B5CB9">
            <w:pPr>
              <w:rPr>
                <w:color w:val="000000"/>
                <w:sz w:val="14"/>
                <w:szCs w:val="14"/>
              </w:rPr>
            </w:pPr>
            <w:r w:rsidRPr="00962E43">
              <w:rPr>
                <w:color w:val="000000"/>
                <w:sz w:val="14"/>
                <w:szCs w:val="14"/>
              </w:rPr>
              <w:t>CEnr_Start</w:t>
            </w:r>
          </w:p>
        </w:tc>
        <w:tc>
          <w:tcPr>
            <w:tcW w:w="283" w:type="pct"/>
            <w:tcBorders>
              <w:top w:val="nil"/>
              <w:left w:val="nil"/>
              <w:bottom w:val="single" w:sz="4" w:space="0" w:color="auto"/>
              <w:right w:val="single" w:sz="4" w:space="0" w:color="auto"/>
            </w:tcBorders>
            <w:shd w:val="clear" w:color="auto" w:fill="auto"/>
            <w:hideMark/>
          </w:tcPr>
          <w:p w14:paraId="47216F88"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68C09A1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3FE40420"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97F1A11"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C17BADF"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568B570" w14:textId="185D5571" w:rsidR="005C0C15" w:rsidRPr="00962E43" w:rsidRDefault="005C0C15" w:rsidP="008B5CB9">
            <w:pPr>
              <w:rPr>
                <w:color w:val="000000"/>
                <w:sz w:val="14"/>
                <w:szCs w:val="14"/>
              </w:rPr>
            </w:pPr>
            <w:r w:rsidRPr="00962E43">
              <w:rPr>
                <w:color w:val="000000"/>
                <w:sz w:val="14"/>
                <w:szCs w:val="14"/>
              </w:rPr>
              <w:t>CEnr_Start</w:t>
            </w:r>
            <w:r>
              <w:rPr>
                <w:color w:val="000000"/>
                <w:sz w:val="14"/>
                <w:szCs w:val="14"/>
              </w:rPr>
              <w:t xml:space="preserve"> </w:t>
            </w:r>
            <w:r w:rsidRPr="00962E43">
              <w:rPr>
                <w:color w:val="000000"/>
                <w:sz w:val="14"/>
                <w:szCs w:val="14"/>
              </w:rPr>
              <w:t>value is not between the min and max, inclusive, of the CEnr_Start</w:t>
            </w:r>
            <w:r>
              <w:rPr>
                <w:color w:val="000000"/>
                <w:sz w:val="14"/>
                <w:szCs w:val="14"/>
              </w:rPr>
              <w:t xml:space="preserve"> </w:t>
            </w:r>
            <w:r w:rsidRPr="00962E43">
              <w:rPr>
                <w:color w:val="000000"/>
                <w:sz w:val="14"/>
                <w:szCs w:val="14"/>
              </w:rPr>
              <w:t>in the DP Infants file</w:t>
            </w:r>
          </w:p>
        </w:tc>
        <w:tc>
          <w:tcPr>
            <w:tcW w:w="377" w:type="pct"/>
            <w:tcBorders>
              <w:top w:val="nil"/>
              <w:left w:val="nil"/>
              <w:bottom w:val="single" w:sz="4" w:space="0" w:color="auto"/>
              <w:right w:val="single" w:sz="4" w:space="0" w:color="auto"/>
            </w:tcBorders>
            <w:shd w:val="clear" w:color="auto" w:fill="auto"/>
            <w:hideMark/>
          </w:tcPr>
          <w:p w14:paraId="6BBDB4CD" w14:textId="77777777" w:rsidR="005C0C15" w:rsidRPr="00962E43" w:rsidRDefault="005C0C15" w:rsidP="008B5CB9">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67CE036C"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65663640"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1D3C244C"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4525A19A"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274A5DA9" w14:textId="77777777" w:rsidR="005C0C15" w:rsidRPr="00962E43" w:rsidRDefault="005C0C15" w:rsidP="00990690">
            <w:pPr>
              <w:rPr>
                <w:color w:val="000000"/>
                <w:sz w:val="14"/>
                <w:szCs w:val="14"/>
              </w:rPr>
            </w:pPr>
            <w:r w:rsidRPr="00962E43">
              <w:rPr>
                <w:color w:val="000000"/>
                <w:sz w:val="14"/>
                <w:szCs w:val="14"/>
              </w:rPr>
              <w:t>MIL_2_02_00-0_258</w:t>
            </w:r>
          </w:p>
        </w:tc>
        <w:tc>
          <w:tcPr>
            <w:tcW w:w="222" w:type="pct"/>
            <w:tcBorders>
              <w:top w:val="nil"/>
              <w:left w:val="nil"/>
              <w:bottom w:val="single" w:sz="4" w:space="0" w:color="auto"/>
              <w:right w:val="single" w:sz="4" w:space="0" w:color="auto"/>
            </w:tcBorders>
            <w:shd w:val="clear" w:color="auto" w:fill="auto"/>
            <w:hideMark/>
          </w:tcPr>
          <w:p w14:paraId="6AF7E4B3" w14:textId="77777777" w:rsidR="005C0C15" w:rsidRPr="00962E43" w:rsidRDefault="005C0C15" w:rsidP="00990690">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430D8BBB" w14:textId="77777777" w:rsidR="005C0C15" w:rsidRPr="00962E43" w:rsidRDefault="005C0C15" w:rsidP="00990690">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B66391" w14:textId="77777777" w:rsidR="005C0C15" w:rsidRPr="00962E43" w:rsidRDefault="005C0C15" w:rsidP="00990690">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65169B53" w14:textId="77777777" w:rsidR="005C0C15" w:rsidRPr="00962E43" w:rsidRDefault="005C0C15" w:rsidP="00990690">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2F519D7D" w14:textId="77777777" w:rsidR="005C0C15" w:rsidRPr="00962E43" w:rsidRDefault="005C0C15" w:rsidP="00990690">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6913922F" w14:textId="77777777" w:rsidR="005C0C15" w:rsidRPr="00962E43" w:rsidRDefault="005C0C15" w:rsidP="00990690">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EDC03BF" w14:textId="77777777" w:rsidR="005C0C15" w:rsidRPr="00962E43" w:rsidRDefault="005C0C15" w:rsidP="00990690">
            <w:pPr>
              <w:rPr>
                <w:color w:val="000000"/>
                <w:sz w:val="14"/>
                <w:szCs w:val="14"/>
              </w:rPr>
            </w:pPr>
            <w:r w:rsidRPr="00962E43">
              <w:rPr>
                <w:color w:val="000000"/>
                <w:sz w:val="14"/>
                <w:szCs w:val="14"/>
              </w:rPr>
              <w:t>258</w:t>
            </w:r>
          </w:p>
        </w:tc>
        <w:tc>
          <w:tcPr>
            <w:tcW w:w="283" w:type="pct"/>
            <w:tcBorders>
              <w:top w:val="nil"/>
              <w:left w:val="nil"/>
              <w:bottom w:val="single" w:sz="4" w:space="0" w:color="auto"/>
              <w:right w:val="single" w:sz="4" w:space="0" w:color="auto"/>
            </w:tcBorders>
            <w:shd w:val="clear" w:color="auto" w:fill="auto"/>
            <w:hideMark/>
          </w:tcPr>
          <w:p w14:paraId="498874BA" w14:textId="77777777" w:rsidR="005C0C15" w:rsidRPr="00962E43" w:rsidRDefault="005C0C15" w:rsidP="00990690">
            <w:pPr>
              <w:rPr>
                <w:color w:val="000000"/>
                <w:sz w:val="14"/>
                <w:szCs w:val="14"/>
              </w:rPr>
            </w:pPr>
            <w:r w:rsidRPr="00962E43">
              <w:rPr>
                <w:color w:val="000000"/>
                <w:sz w:val="14"/>
                <w:szCs w:val="14"/>
              </w:rPr>
              <w:t>MBirth_Date</w:t>
            </w:r>
          </w:p>
        </w:tc>
        <w:tc>
          <w:tcPr>
            <w:tcW w:w="283" w:type="pct"/>
            <w:tcBorders>
              <w:top w:val="nil"/>
              <w:left w:val="nil"/>
              <w:bottom w:val="single" w:sz="4" w:space="0" w:color="auto"/>
              <w:right w:val="single" w:sz="4" w:space="0" w:color="auto"/>
            </w:tcBorders>
            <w:shd w:val="clear" w:color="auto" w:fill="auto"/>
            <w:hideMark/>
          </w:tcPr>
          <w:p w14:paraId="12F2E235"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0ADCCE8B" w14:textId="77777777" w:rsidR="005C0C15" w:rsidRPr="00962E43" w:rsidRDefault="005C0C15" w:rsidP="00990690">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3EC6251" w14:textId="77777777" w:rsidR="005C0C15" w:rsidRPr="00962E43" w:rsidRDefault="005C0C15" w:rsidP="00990690">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E84A3A1" w14:textId="77777777" w:rsidR="005C0C15" w:rsidRPr="00962E43" w:rsidRDefault="005C0C15" w:rsidP="00990690">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186280A" w14:textId="77777777" w:rsidR="005C0C15" w:rsidRPr="00962E43" w:rsidRDefault="005C0C15" w:rsidP="00990690">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2BAC53A" w14:textId="77777777" w:rsidR="005C0C15" w:rsidRPr="00962E43" w:rsidRDefault="005C0C15" w:rsidP="00990690">
            <w:pPr>
              <w:rPr>
                <w:color w:val="000000"/>
                <w:sz w:val="14"/>
                <w:szCs w:val="14"/>
              </w:rPr>
            </w:pPr>
            <w:r w:rsidRPr="00962E43">
              <w:rPr>
                <w:color w:val="000000"/>
                <w:sz w:val="14"/>
                <w:szCs w:val="14"/>
              </w:rPr>
              <w:t>MBirth_Date value is not between the min and max, inclusive, of the MBirth_Date in the Mothers delivery</w:t>
            </w:r>
            <w:r>
              <w:rPr>
                <w:color w:val="000000"/>
                <w:sz w:val="14"/>
                <w:szCs w:val="14"/>
              </w:rPr>
              <w:t xml:space="preserve"> </w:t>
            </w:r>
            <w:r w:rsidRPr="00962E43">
              <w:rPr>
                <w:color w:val="000000"/>
                <w:sz w:val="14"/>
                <w:szCs w:val="14"/>
              </w:rPr>
              <w:t>file</w:t>
            </w:r>
          </w:p>
        </w:tc>
        <w:tc>
          <w:tcPr>
            <w:tcW w:w="377" w:type="pct"/>
            <w:tcBorders>
              <w:top w:val="nil"/>
              <w:left w:val="nil"/>
              <w:bottom w:val="single" w:sz="4" w:space="0" w:color="auto"/>
              <w:right w:val="single" w:sz="4" w:space="0" w:color="auto"/>
            </w:tcBorders>
            <w:shd w:val="clear" w:color="auto" w:fill="auto"/>
            <w:hideMark/>
          </w:tcPr>
          <w:p w14:paraId="239AF91A" w14:textId="77777777" w:rsidR="005C0C15" w:rsidRPr="00962E43" w:rsidRDefault="005C0C15" w:rsidP="00990690">
            <w:pPr>
              <w:rPr>
                <w:color w:val="000000"/>
                <w:sz w:val="14"/>
                <w:szCs w:val="14"/>
              </w:rPr>
            </w:pPr>
            <w:r w:rsidRPr="00962E43">
              <w:rPr>
                <w:color w:val="000000"/>
                <w:sz w:val="14"/>
                <w:szCs w:val="14"/>
              </w:rPr>
              <w:t>dplocal.all_l1_flags</w:t>
            </w:r>
          </w:p>
        </w:tc>
        <w:tc>
          <w:tcPr>
            <w:tcW w:w="377" w:type="pct"/>
            <w:tcBorders>
              <w:top w:val="nil"/>
              <w:left w:val="nil"/>
              <w:bottom w:val="single" w:sz="4" w:space="0" w:color="auto"/>
              <w:right w:val="single" w:sz="4" w:space="0" w:color="auto"/>
            </w:tcBorders>
            <w:shd w:val="clear" w:color="auto" w:fill="auto"/>
            <w:hideMark/>
          </w:tcPr>
          <w:p w14:paraId="0B532587" w14:textId="77777777" w:rsidR="005C0C15" w:rsidRPr="00962E43" w:rsidRDefault="005C0C15" w:rsidP="00990690">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0FD35FAC" w14:textId="77777777" w:rsidR="005C0C15" w:rsidRPr="00962E43" w:rsidRDefault="005C0C15" w:rsidP="00990690">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3B0A02BB" w14:textId="77777777" w:rsidR="005C0C15" w:rsidRPr="00962E43" w:rsidRDefault="005C0C15" w:rsidP="00990690">
            <w:pPr>
              <w:rPr>
                <w:color w:val="000000"/>
                <w:sz w:val="14"/>
                <w:szCs w:val="14"/>
              </w:rPr>
            </w:pPr>
            <w:r w:rsidRPr="00962E43">
              <w:rPr>
                <w:color w:val="000000"/>
                <w:sz w:val="14"/>
                <w:szCs w:val="14"/>
              </w:rPr>
              <w:t>NA</w:t>
            </w:r>
          </w:p>
        </w:tc>
      </w:tr>
      <w:tr w:rsidR="005C0C15" w:rsidRPr="00962E43" w14:paraId="064E205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994C6B4"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0B97C488"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85B406A"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3FC30663"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37D8E2AD"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167CD11B"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4D6EAC82"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9DCDDCE"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1935F4DD" w14:textId="77777777" w:rsidR="005C0C15" w:rsidRPr="00962E43" w:rsidRDefault="005C0C15" w:rsidP="008B5CB9">
            <w:pPr>
              <w:rPr>
                <w:color w:val="000000"/>
                <w:sz w:val="14"/>
                <w:szCs w:val="14"/>
              </w:rPr>
            </w:pPr>
            <w:r w:rsidRPr="00962E43">
              <w:rPr>
                <w:color w:val="000000"/>
                <w:sz w:val="14"/>
                <w:szCs w:val="14"/>
              </w:rPr>
              <w:t>Mbirth_Date</w:t>
            </w:r>
          </w:p>
        </w:tc>
        <w:tc>
          <w:tcPr>
            <w:tcW w:w="283" w:type="pct"/>
            <w:tcBorders>
              <w:top w:val="nil"/>
              <w:left w:val="nil"/>
              <w:bottom w:val="single" w:sz="4" w:space="0" w:color="auto"/>
              <w:right w:val="single" w:sz="4" w:space="0" w:color="auto"/>
            </w:tcBorders>
            <w:shd w:val="clear" w:color="auto" w:fill="auto"/>
            <w:hideMark/>
          </w:tcPr>
          <w:p w14:paraId="45FF91A2" w14:textId="77777777" w:rsidR="005C0C15" w:rsidRPr="00962E43" w:rsidRDefault="005C0C15" w:rsidP="008B5CB9">
            <w:pPr>
              <w:rPr>
                <w:color w:val="000000"/>
                <w:sz w:val="14"/>
                <w:szCs w:val="14"/>
              </w:rPr>
            </w:pPr>
            <w:r w:rsidRPr="00962E43">
              <w:rPr>
                <w:color w:val="000000"/>
                <w:sz w:val="14"/>
                <w:szCs w:val="14"/>
              </w:rPr>
              <w:t>EncounterID</w:t>
            </w:r>
          </w:p>
        </w:tc>
        <w:tc>
          <w:tcPr>
            <w:tcW w:w="283" w:type="pct"/>
            <w:tcBorders>
              <w:top w:val="nil"/>
              <w:left w:val="nil"/>
              <w:bottom w:val="single" w:sz="4" w:space="0" w:color="auto"/>
              <w:right w:val="single" w:sz="4" w:space="0" w:color="auto"/>
            </w:tcBorders>
            <w:shd w:val="clear" w:color="auto" w:fill="auto"/>
            <w:hideMark/>
          </w:tcPr>
          <w:p w14:paraId="7882DB66"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4F27D94E"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6C86BEA"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11E0BD0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75C0D19E" w14:textId="238F8B78" w:rsidR="005C0C15" w:rsidRPr="00962E43" w:rsidRDefault="005C0C15" w:rsidP="008B5CB9">
            <w:pPr>
              <w:rPr>
                <w:color w:val="000000"/>
                <w:sz w:val="14"/>
                <w:szCs w:val="14"/>
              </w:rPr>
            </w:pPr>
            <w:r w:rsidRPr="00962E43">
              <w:rPr>
                <w:color w:val="000000"/>
                <w:sz w:val="14"/>
                <w:szCs w:val="14"/>
              </w:rPr>
              <w:t>Mbirth_Date is populated but EncounterID = missing (. Or blank)</w:t>
            </w:r>
          </w:p>
        </w:tc>
        <w:tc>
          <w:tcPr>
            <w:tcW w:w="377" w:type="pct"/>
            <w:tcBorders>
              <w:top w:val="nil"/>
              <w:left w:val="nil"/>
              <w:bottom w:val="single" w:sz="4" w:space="0" w:color="auto"/>
              <w:right w:val="single" w:sz="4" w:space="0" w:color="auto"/>
            </w:tcBorders>
            <w:shd w:val="clear" w:color="auto" w:fill="auto"/>
            <w:hideMark/>
          </w:tcPr>
          <w:p w14:paraId="23242251"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3C454B81"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496E5D2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29F9909E"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25430A33"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E3BF1E3"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5CBB7F75"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20159E39"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863A7B4"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258AA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154599B7"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2A26C1EC"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2BEA364E"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53321152" w14:textId="77777777" w:rsidR="005C0C15" w:rsidRPr="00962E43" w:rsidRDefault="005C0C15" w:rsidP="008B5CB9">
            <w:pPr>
              <w:rPr>
                <w:color w:val="000000"/>
                <w:sz w:val="14"/>
                <w:szCs w:val="14"/>
              </w:rPr>
            </w:pPr>
            <w:r w:rsidRPr="00962E43">
              <w:rPr>
                <w:color w:val="000000"/>
                <w:sz w:val="14"/>
                <w:szCs w:val="14"/>
              </w:rPr>
              <w:t>Mbirth_Date</w:t>
            </w:r>
          </w:p>
        </w:tc>
        <w:tc>
          <w:tcPr>
            <w:tcW w:w="283" w:type="pct"/>
            <w:tcBorders>
              <w:top w:val="nil"/>
              <w:left w:val="nil"/>
              <w:bottom w:val="single" w:sz="4" w:space="0" w:color="auto"/>
              <w:right w:val="single" w:sz="4" w:space="0" w:color="auto"/>
            </w:tcBorders>
            <w:shd w:val="clear" w:color="auto" w:fill="auto"/>
            <w:hideMark/>
          </w:tcPr>
          <w:p w14:paraId="42CF5F77"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288E288E"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70B69EA2"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28F09EE5"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20C7C5A"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40B5546" w14:textId="54E64FDC" w:rsidR="005C0C15" w:rsidRPr="00962E43" w:rsidRDefault="005C0C15" w:rsidP="008B5CB9">
            <w:pPr>
              <w:rPr>
                <w:color w:val="000000"/>
                <w:sz w:val="14"/>
                <w:szCs w:val="14"/>
              </w:rPr>
            </w:pPr>
            <w:r w:rsidRPr="00962E43">
              <w:rPr>
                <w:color w:val="000000"/>
                <w:sz w:val="14"/>
                <w:szCs w:val="14"/>
              </w:rPr>
              <w:t>Mbirth_Date is populated but ADate = missing (. Or blank)</w:t>
            </w:r>
          </w:p>
        </w:tc>
        <w:tc>
          <w:tcPr>
            <w:tcW w:w="377" w:type="pct"/>
            <w:tcBorders>
              <w:top w:val="nil"/>
              <w:left w:val="nil"/>
              <w:bottom w:val="single" w:sz="4" w:space="0" w:color="auto"/>
              <w:right w:val="single" w:sz="4" w:space="0" w:color="auto"/>
            </w:tcBorders>
            <w:shd w:val="clear" w:color="auto" w:fill="auto"/>
            <w:hideMark/>
          </w:tcPr>
          <w:p w14:paraId="7D0BD8CA"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A88BC63"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7AAFF74E"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4BAF6744"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6509FEEE"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7EB1D86" w14:textId="77777777" w:rsidR="005C0C15" w:rsidRPr="00962E43" w:rsidRDefault="005C0C15" w:rsidP="008B5CB9">
            <w:pPr>
              <w:rPr>
                <w:color w:val="000000"/>
                <w:sz w:val="14"/>
                <w:szCs w:val="14"/>
              </w:rPr>
            </w:pPr>
            <w:r w:rsidRPr="00962E43">
              <w:rPr>
                <w:color w:val="000000"/>
                <w:sz w:val="14"/>
                <w:szCs w:val="14"/>
              </w:rPr>
              <w:t>MIL_2_02_00-0_221</w:t>
            </w:r>
          </w:p>
        </w:tc>
        <w:tc>
          <w:tcPr>
            <w:tcW w:w="222" w:type="pct"/>
            <w:tcBorders>
              <w:top w:val="nil"/>
              <w:left w:val="nil"/>
              <w:bottom w:val="single" w:sz="4" w:space="0" w:color="auto"/>
              <w:right w:val="single" w:sz="4" w:space="0" w:color="auto"/>
            </w:tcBorders>
            <w:shd w:val="clear" w:color="auto" w:fill="auto"/>
            <w:hideMark/>
          </w:tcPr>
          <w:p w14:paraId="31D84CBC"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204A4D5"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173465BC"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502F956B"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4C840595" w14:textId="77777777" w:rsidR="005C0C15" w:rsidRPr="00962E43" w:rsidRDefault="005C0C15" w:rsidP="008B5CB9">
            <w:pPr>
              <w:rPr>
                <w:color w:val="000000"/>
                <w:sz w:val="14"/>
                <w:szCs w:val="14"/>
              </w:rPr>
            </w:pPr>
            <w:r w:rsidRPr="00962E43">
              <w:rPr>
                <w:color w:val="000000"/>
                <w:sz w:val="14"/>
                <w:szCs w:val="14"/>
              </w:rPr>
              <w:t>02</w:t>
            </w:r>
          </w:p>
        </w:tc>
        <w:tc>
          <w:tcPr>
            <w:tcW w:w="189" w:type="pct"/>
            <w:tcBorders>
              <w:top w:val="nil"/>
              <w:left w:val="nil"/>
              <w:bottom w:val="single" w:sz="4" w:space="0" w:color="auto"/>
              <w:right w:val="single" w:sz="4" w:space="0" w:color="auto"/>
            </w:tcBorders>
            <w:shd w:val="clear" w:color="auto" w:fill="auto"/>
            <w:hideMark/>
          </w:tcPr>
          <w:p w14:paraId="7FD70B8D"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7E32C09"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611D535F" w14:textId="77777777" w:rsidR="005C0C15" w:rsidRPr="00962E43" w:rsidRDefault="005C0C15" w:rsidP="008B5CB9">
            <w:pPr>
              <w:rPr>
                <w:color w:val="000000"/>
                <w:sz w:val="14"/>
                <w:szCs w:val="14"/>
              </w:rPr>
            </w:pPr>
            <w:r w:rsidRPr="00962E43">
              <w:rPr>
                <w:color w:val="000000"/>
                <w:sz w:val="14"/>
                <w:szCs w:val="14"/>
              </w:rPr>
              <w:t>MBirth_Date</w:t>
            </w:r>
          </w:p>
        </w:tc>
        <w:tc>
          <w:tcPr>
            <w:tcW w:w="283" w:type="pct"/>
            <w:tcBorders>
              <w:top w:val="nil"/>
              <w:left w:val="nil"/>
              <w:bottom w:val="single" w:sz="4" w:space="0" w:color="auto"/>
              <w:right w:val="single" w:sz="4" w:space="0" w:color="auto"/>
            </w:tcBorders>
            <w:shd w:val="clear" w:color="auto" w:fill="auto"/>
            <w:hideMark/>
          </w:tcPr>
          <w:p w14:paraId="3D145853" w14:textId="77777777" w:rsidR="005C0C15" w:rsidRPr="00962E43" w:rsidRDefault="005C0C15" w:rsidP="008B5CB9">
            <w:pPr>
              <w:rPr>
                <w:color w:val="000000"/>
                <w:sz w:val="14"/>
                <w:szCs w:val="14"/>
              </w:rPr>
            </w:pPr>
            <w:r w:rsidRPr="00962E43">
              <w:rPr>
                <w:color w:val="000000"/>
                <w:sz w:val="14"/>
                <w:szCs w:val="14"/>
              </w:rPr>
              <w:t>Birth_Type</w:t>
            </w:r>
          </w:p>
        </w:tc>
        <w:tc>
          <w:tcPr>
            <w:tcW w:w="283" w:type="pct"/>
            <w:tcBorders>
              <w:top w:val="nil"/>
              <w:left w:val="nil"/>
              <w:bottom w:val="single" w:sz="4" w:space="0" w:color="auto"/>
              <w:right w:val="single" w:sz="4" w:space="0" w:color="auto"/>
            </w:tcBorders>
            <w:shd w:val="clear" w:color="auto" w:fill="auto"/>
            <w:hideMark/>
          </w:tcPr>
          <w:p w14:paraId="508D48CF"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72F132D"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43FF875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CF8780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320EFA5" w14:textId="0315D12C" w:rsidR="005C0C15" w:rsidRPr="00962E43" w:rsidRDefault="005C0C15" w:rsidP="008B5CB9">
            <w:pPr>
              <w:rPr>
                <w:color w:val="000000"/>
                <w:sz w:val="14"/>
                <w:szCs w:val="14"/>
              </w:rPr>
            </w:pPr>
            <w:r w:rsidRPr="00962E43">
              <w:rPr>
                <w:color w:val="000000"/>
                <w:sz w:val="14"/>
                <w:szCs w:val="14"/>
              </w:rPr>
              <w:t>MBirth_Date is populated but Birth_Type = missing (. Or blank)</w:t>
            </w:r>
          </w:p>
        </w:tc>
        <w:tc>
          <w:tcPr>
            <w:tcW w:w="377" w:type="pct"/>
            <w:tcBorders>
              <w:top w:val="nil"/>
              <w:left w:val="nil"/>
              <w:bottom w:val="single" w:sz="4" w:space="0" w:color="auto"/>
              <w:right w:val="single" w:sz="4" w:space="0" w:color="auto"/>
            </w:tcBorders>
            <w:shd w:val="clear" w:color="auto" w:fill="auto"/>
            <w:hideMark/>
          </w:tcPr>
          <w:p w14:paraId="4093281B"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6876713E"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2E344C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3D20CF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1E57FA07"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4B85EB31" w14:textId="77777777" w:rsidR="005C0C15" w:rsidRPr="00962E43" w:rsidRDefault="005C0C15" w:rsidP="008B5CB9">
            <w:pPr>
              <w:rPr>
                <w:color w:val="000000"/>
                <w:sz w:val="14"/>
                <w:szCs w:val="14"/>
              </w:rPr>
            </w:pPr>
            <w:r w:rsidRPr="00962E43">
              <w:rPr>
                <w:color w:val="000000"/>
                <w:sz w:val="14"/>
                <w:szCs w:val="14"/>
              </w:rPr>
              <w:t>MIL_2_06_00-0_226</w:t>
            </w:r>
          </w:p>
        </w:tc>
        <w:tc>
          <w:tcPr>
            <w:tcW w:w="222" w:type="pct"/>
            <w:tcBorders>
              <w:top w:val="nil"/>
              <w:left w:val="nil"/>
              <w:bottom w:val="single" w:sz="4" w:space="0" w:color="auto"/>
              <w:right w:val="single" w:sz="4" w:space="0" w:color="auto"/>
            </w:tcBorders>
            <w:shd w:val="clear" w:color="auto" w:fill="auto"/>
            <w:hideMark/>
          </w:tcPr>
          <w:p w14:paraId="6B9CA4DE"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736DD254"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572AE01E"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22E4C5A1"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3D7E6617" w14:textId="77777777" w:rsidR="005C0C15" w:rsidRPr="00962E43" w:rsidRDefault="005C0C15" w:rsidP="008B5CB9">
            <w:pPr>
              <w:rPr>
                <w:color w:val="000000"/>
                <w:sz w:val="14"/>
                <w:szCs w:val="14"/>
              </w:rPr>
            </w:pPr>
            <w:r w:rsidRPr="00962E43">
              <w:rPr>
                <w:color w:val="000000"/>
                <w:sz w:val="14"/>
                <w:szCs w:val="14"/>
              </w:rPr>
              <w:t>06</w:t>
            </w:r>
          </w:p>
        </w:tc>
        <w:tc>
          <w:tcPr>
            <w:tcW w:w="189" w:type="pct"/>
            <w:tcBorders>
              <w:top w:val="nil"/>
              <w:left w:val="nil"/>
              <w:bottom w:val="single" w:sz="4" w:space="0" w:color="auto"/>
              <w:right w:val="single" w:sz="4" w:space="0" w:color="auto"/>
            </w:tcBorders>
            <w:shd w:val="clear" w:color="auto" w:fill="auto"/>
            <w:hideMark/>
          </w:tcPr>
          <w:p w14:paraId="351F4777"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0C05622C" w14:textId="77777777" w:rsidR="005C0C15" w:rsidRPr="00962E43" w:rsidRDefault="005C0C15" w:rsidP="008B5CB9">
            <w:pPr>
              <w:rPr>
                <w:color w:val="000000"/>
                <w:sz w:val="14"/>
                <w:szCs w:val="14"/>
              </w:rPr>
            </w:pPr>
            <w:r w:rsidRPr="00962E43">
              <w:rPr>
                <w:color w:val="000000"/>
                <w:sz w:val="14"/>
                <w:szCs w:val="14"/>
              </w:rPr>
              <w:t>226</w:t>
            </w:r>
          </w:p>
        </w:tc>
        <w:tc>
          <w:tcPr>
            <w:tcW w:w="283" w:type="pct"/>
            <w:tcBorders>
              <w:top w:val="nil"/>
              <w:left w:val="nil"/>
              <w:bottom w:val="single" w:sz="4" w:space="0" w:color="auto"/>
              <w:right w:val="single" w:sz="4" w:space="0" w:color="auto"/>
            </w:tcBorders>
            <w:shd w:val="clear" w:color="auto" w:fill="auto"/>
            <w:hideMark/>
          </w:tcPr>
          <w:p w14:paraId="4593DF77" w14:textId="77777777" w:rsidR="005C0C15" w:rsidRPr="00962E43" w:rsidRDefault="005C0C15" w:rsidP="008B5CB9">
            <w:pPr>
              <w:rPr>
                <w:color w:val="000000"/>
                <w:sz w:val="14"/>
                <w:szCs w:val="14"/>
              </w:rPr>
            </w:pPr>
            <w:r w:rsidRPr="00962E43">
              <w:rPr>
                <w:color w:val="000000"/>
                <w:sz w:val="14"/>
                <w:szCs w:val="14"/>
              </w:rPr>
              <w:t>Adate</w:t>
            </w:r>
          </w:p>
        </w:tc>
        <w:tc>
          <w:tcPr>
            <w:tcW w:w="283" w:type="pct"/>
            <w:tcBorders>
              <w:top w:val="nil"/>
              <w:left w:val="nil"/>
              <w:bottom w:val="single" w:sz="4" w:space="0" w:color="auto"/>
              <w:right w:val="single" w:sz="4" w:space="0" w:color="auto"/>
            </w:tcBorders>
            <w:shd w:val="clear" w:color="auto" w:fill="auto"/>
            <w:hideMark/>
          </w:tcPr>
          <w:p w14:paraId="54F0BBE2" w14:textId="77777777" w:rsidR="005C0C15" w:rsidRPr="00962E43" w:rsidRDefault="005C0C15" w:rsidP="008B5CB9">
            <w:pPr>
              <w:rPr>
                <w:color w:val="000000"/>
                <w:sz w:val="14"/>
                <w:szCs w:val="14"/>
              </w:rPr>
            </w:pPr>
            <w:r w:rsidRPr="00962E43">
              <w:rPr>
                <w:color w:val="000000"/>
                <w:sz w:val="14"/>
                <w:szCs w:val="14"/>
              </w:rPr>
              <w:t>Ddate</w:t>
            </w:r>
          </w:p>
        </w:tc>
        <w:tc>
          <w:tcPr>
            <w:tcW w:w="283" w:type="pct"/>
            <w:tcBorders>
              <w:top w:val="nil"/>
              <w:left w:val="nil"/>
              <w:bottom w:val="single" w:sz="4" w:space="0" w:color="auto"/>
              <w:right w:val="single" w:sz="4" w:space="0" w:color="auto"/>
            </w:tcBorders>
            <w:shd w:val="clear" w:color="auto" w:fill="auto"/>
            <w:hideMark/>
          </w:tcPr>
          <w:p w14:paraId="3264BD45"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DBDD6A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56E1D083"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300922BC"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69864469" w14:textId="77777777" w:rsidR="005C0C15" w:rsidRPr="00962E43" w:rsidRDefault="005C0C15" w:rsidP="008B5CB9">
            <w:pPr>
              <w:rPr>
                <w:color w:val="000000"/>
                <w:sz w:val="14"/>
                <w:szCs w:val="14"/>
              </w:rPr>
            </w:pPr>
            <w:r w:rsidRPr="00962E43">
              <w:rPr>
                <w:color w:val="000000"/>
                <w:sz w:val="14"/>
                <w:szCs w:val="14"/>
              </w:rPr>
              <w:t>Adate value occurs after Ddate value</w:t>
            </w:r>
          </w:p>
        </w:tc>
        <w:tc>
          <w:tcPr>
            <w:tcW w:w="377" w:type="pct"/>
            <w:tcBorders>
              <w:top w:val="nil"/>
              <w:left w:val="nil"/>
              <w:bottom w:val="single" w:sz="4" w:space="0" w:color="auto"/>
              <w:right w:val="single" w:sz="4" w:space="0" w:color="auto"/>
            </w:tcBorders>
            <w:shd w:val="clear" w:color="auto" w:fill="auto"/>
            <w:hideMark/>
          </w:tcPr>
          <w:p w14:paraId="6CA7D3CE"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7D758942"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211F99E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545FB5D7"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F6DE03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1FA042" w14:textId="77777777" w:rsidR="005C0C15" w:rsidRPr="00962E43" w:rsidRDefault="005C0C15" w:rsidP="008B5CB9">
            <w:pPr>
              <w:rPr>
                <w:color w:val="000000"/>
                <w:sz w:val="14"/>
                <w:szCs w:val="14"/>
              </w:rPr>
            </w:pPr>
            <w:r w:rsidRPr="00962E43">
              <w:rPr>
                <w:color w:val="000000"/>
                <w:sz w:val="14"/>
                <w:szCs w:val="14"/>
              </w:rPr>
              <w:t>MIL_2_08_00-0_221</w:t>
            </w:r>
          </w:p>
        </w:tc>
        <w:tc>
          <w:tcPr>
            <w:tcW w:w="222" w:type="pct"/>
            <w:tcBorders>
              <w:top w:val="nil"/>
              <w:left w:val="nil"/>
              <w:bottom w:val="single" w:sz="4" w:space="0" w:color="auto"/>
              <w:right w:val="single" w:sz="4" w:space="0" w:color="auto"/>
            </w:tcBorders>
            <w:shd w:val="clear" w:color="auto" w:fill="auto"/>
            <w:hideMark/>
          </w:tcPr>
          <w:p w14:paraId="4853C2EB"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0697B06"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79A18438"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45A5FE4"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5A1D77EE"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378ED7F4"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7DFF7418"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4C15AF5C" w14:textId="77777777" w:rsidR="005C0C15" w:rsidRPr="00962E43" w:rsidRDefault="005C0C15" w:rsidP="008B5CB9">
            <w:pPr>
              <w:rPr>
                <w:color w:val="000000"/>
                <w:sz w:val="14"/>
                <w:szCs w:val="14"/>
              </w:rPr>
            </w:pPr>
            <w:r w:rsidRPr="00962E43">
              <w:rPr>
                <w:color w:val="000000"/>
                <w:sz w:val="14"/>
                <w:szCs w:val="14"/>
              </w:rPr>
              <w:t>CPatID</w:t>
            </w:r>
          </w:p>
        </w:tc>
        <w:tc>
          <w:tcPr>
            <w:tcW w:w="283" w:type="pct"/>
            <w:tcBorders>
              <w:top w:val="nil"/>
              <w:left w:val="nil"/>
              <w:bottom w:val="single" w:sz="4" w:space="0" w:color="auto"/>
              <w:right w:val="single" w:sz="4" w:space="0" w:color="auto"/>
            </w:tcBorders>
            <w:shd w:val="clear" w:color="auto" w:fill="auto"/>
            <w:hideMark/>
          </w:tcPr>
          <w:p w14:paraId="76F532F6" w14:textId="77777777" w:rsidR="005C0C15" w:rsidRPr="00962E43" w:rsidRDefault="005C0C15" w:rsidP="008B5CB9">
            <w:pPr>
              <w:rPr>
                <w:color w:val="000000"/>
                <w:sz w:val="14"/>
                <w:szCs w:val="14"/>
              </w:rPr>
            </w:pPr>
            <w:r w:rsidRPr="00962E43">
              <w:rPr>
                <w:color w:val="000000"/>
                <w:sz w:val="14"/>
                <w:szCs w:val="14"/>
              </w:rPr>
              <w:t>CBirth_Date</w:t>
            </w:r>
          </w:p>
        </w:tc>
        <w:tc>
          <w:tcPr>
            <w:tcW w:w="283" w:type="pct"/>
            <w:tcBorders>
              <w:top w:val="nil"/>
              <w:left w:val="nil"/>
              <w:bottom w:val="single" w:sz="4" w:space="0" w:color="auto"/>
              <w:right w:val="single" w:sz="4" w:space="0" w:color="auto"/>
            </w:tcBorders>
            <w:shd w:val="clear" w:color="auto" w:fill="auto"/>
            <w:hideMark/>
          </w:tcPr>
          <w:p w14:paraId="37B0FFB4"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1C4E6B71"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077C99BB"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52225FF1"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0BC7858F" w14:textId="072A1ACA" w:rsidR="005C0C15" w:rsidRPr="00962E43" w:rsidRDefault="005C0C15" w:rsidP="008B5CB9">
            <w:pPr>
              <w:rPr>
                <w:color w:val="000000"/>
                <w:sz w:val="14"/>
                <w:szCs w:val="14"/>
              </w:rPr>
            </w:pPr>
            <w:r w:rsidRPr="00962E43">
              <w:rPr>
                <w:color w:val="000000"/>
                <w:sz w:val="14"/>
                <w:szCs w:val="14"/>
              </w:rPr>
              <w:t>CPatID is populated but CBirth_Date = missing (. Or blank)</w:t>
            </w:r>
          </w:p>
        </w:tc>
        <w:tc>
          <w:tcPr>
            <w:tcW w:w="377" w:type="pct"/>
            <w:tcBorders>
              <w:top w:val="nil"/>
              <w:left w:val="nil"/>
              <w:bottom w:val="single" w:sz="4" w:space="0" w:color="auto"/>
              <w:right w:val="single" w:sz="4" w:space="0" w:color="auto"/>
            </w:tcBorders>
            <w:shd w:val="clear" w:color="auto" w:fill="auto"/>
            <w:hideMark/>
          </w:tcPr>
          <w:p w14:paraId="4E671B19"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64876DC4"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3A8ADEB5"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7C8E8BCF"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0A8D7E1C" w14:textId="77777777" w:rsidTr="006A1323">
        <w:trPr>
          <w:cantSplit/>
          <w:trHeight w:val="300"/>
        </w:trPr>
        <w:tc>
          <w:tcPr>
            <w:tcW w:w="376" w:type="pct"/>
            <w:tcBorders>
              <w:top w:val="nil"/>
              <w:left w:val="single" w:sz="4" w:space="0" w:color="auto"/>
              <w:bottom w:val="single" w:sz="4" w:space="0" w:color="auto"/>
              <w:right w:val="single" w:sz="4" w:space="0" w:color="auto"/>
            </w:tcBorders>
            <w:shd w:val="clear" w:color="auto" w:fill="auto"/>
            <w:hideMark/>
          </w:tcPr>
          <w:p w14:paraId="754023C7" w14:textId="77777777" w:rsidR="005C0C15" w:rsidRPr="00962E43" w:rsidRDefault="005C0C15" w:rsidP="008B5CB9">
            <w:pPr>
              <w:rPr>
                <w:color w:val="000000"/>
                <w:sz w:val="14"/>
                <w:szCs w:val="14"/>
              </w:rPr>
            </w:pPr>
            <w:r w:rsidRPr="00962E43">
              <w:rPr>
                <w:color w:val="000000"/>
                <w:sz w:val="14"/>
                <w:szCs w:val="14"/>
              </w:rPr>
              <w:t>MIL_2_08_00-0_221</w:t>
            </w:r>
          </w:p>
        </w:tc>
        <w:tc>
          <w:tcPr>
            <w:tcW w:w="222" w:type="pct"/>
            <w:tcBorders>
              <w:top w:val="nil"/>
              <w:left w:val="nil"/>
              <w:bottom w:val="single" w:sz="4" w:space="0" w:color="auto"/>
              <w:right w:val="single" w:sz="4" w:space="0" w:color="auto"/>
            </w:tcBorders>
            <w:shd w:val="clear" w:color="auto" w:fill="auto"/>
            <w:hideMark/>
          </w:tcPr>
          <w:p w14:paraId="38A97C29" w14:textId="77777777" w:rsidR="005C0C15" w:rsidRPr="00962E43" w:rsidRDefault="005C0C15" w:rsidP="008B5CB9">
            <w:pPr>
              <w:rPr>
                <w:color w:val="000000"/>
                <w:sz w:val="14"/>
                <w:szCs w:val="14"/>
              </w:rPr>
            </w:pPr>
            <w:r w:rsidRPr="00962E43">
              <w:rPr>
                <w:color w:val="000000"/>
                <w:sz w:val="14"/>
                <w:szCs w:val="14"/>
              </w:rPr>
              <w:t>Fail</w:t>
            </w:r>
          </w:p>
        </w:tc>
        <w:tc>
          <w:tcPr>
            <w:tcW w:w="221" w:type="pct"/>
            <w:tcBorders>
              <w:top w:val="nil"/>
              <w:left w:val="nil"/>
              <w:bottom w:val="single" w:sz="4" w:space="0" w:color="auto"/>
              <w:right w:val="single" w:sz="4" w:space="0" w:color="auto"/>
            </w:tcBorders>
            <w:shd w:val="clear" w:color="auto" w:fill="auto"/>
            <w:hideMark/>
          </w:tcPr>
          <w:p w14:paraId="590CF5E7" w14:textId="77777777" w:rsidR="005C0C15" w:rsidRPr="00962E43" w:rsidRDefault="005C0C15" w:rsidP="008B5CB9">
            <w:pPr>
              <w:rPr>
                <w:color w:val="000000"/>
                <w:sz w:val="14"/>
                <w:szCs w:val="14"/>
              </w:rPr>
            </w:pPr>
            <w:r w:rsidRPr="00962E43">
              <w:rPr>
                <w:color w:val="000000"/>
                <w:sz w:val="14"/>
                <w:szCs w:val="14"/>
              </w:rPr>
              <w:t>Y</w:t>
            </w:r>
          </w:p>
        </w:tc>
        <w:tc>
          <w:tcPr>
            <w:tcW w:w="197" w:type="pct"/>
            <w:tcBorders>
              <w:top w:val="nil"/>
              <w:left w:val="nil"/>
              <w:bottom w:val="single" w:sz="4" w:space="0" w:color="auto"/>
              <w:right w:val="single" w:sz="4" w:space="0" w:color="auto"/>
            </w:tcBorders>
            <w:shd w:val="clear" w:color="auto" w:fill="auto"/>
            <w:hideMark/>
          </w:tcPr>
          <w:p w14:paraId="614283EB" w14:textId="77777777" w:rsidR="005C0C15" w:rsidRPr="00962E43" w:rsidRDefault="005C0C15" w:rsidP="008B5CB9">
            <w:pPr>
              <w:rPr>
                <w:color w:val="000000"/>
                <w:sz w:val="14"/>
                <w:szCs w:val="14"/>
              </w:rPr>
            </w:pPr>
            <w:r w:rsidRPr="00962E43">
              <w:rPr>
                <w:color w:val="000000"/>
                <w:sz w:val="14"/>
                <w:szCs w:val="14"/>
              </w:rPr>
              <w:t>MIL</w:t>
            </w:r>
          </w:p>
        </w:tc>
        <w:tc>
          <w:tcPr>
            <w:tcW w:w="181" w:type="pct"/>
            <w:tcBorders>
              <w:top w:val="nil"/>
              <w:left w:val="nil"/>
              <w:bottom w:val="single" w:sz="4" w:space="0" w:color="auto"/>
              <w:right w:val="single" w:sz="4" w:space="0" w:color="auto"/>
            </w:tcBorders>
            <w:shd w:val="clear" w:color="auto" w:fill="auto"/>
            <w:hideMark/>
          </w:tcPr>
          <w:p w14:paraId="4FCBC8E1" w14:textId="77777777" w:rsidR="005C0C15" w:rsidRPr="00962E43" w:rsidRDefault="005C0C15" w:rsidP="008B5CB9">
            <w:pPr>
              <w:rPr>
                <w:color w:val="000000"/>
                <w:sz w:val="14"/>
                <w:szCs w:val="14"/>
              </w:rPr>
            </w:pPr>
            <w:r w:rsidRPr="00962E43">
              <w:rPr>
                <w:color w:val="000000"/>
                <w:sz w:val="14"/>
                <w:szCs w:val="14"/>
              </w:rPr>
              <w:t>2</w:t>
            </w:r>
          </w:p>
        </w:tc>
        <w:tc>
          <w:tcPr>
            <w:tcW w:w="188" w:type="pct"/>
            <w:tcBorders>
              <w:top w:val="nil"/>
              <w:left w:val="nil"/>
              <w:bottom w:val="single" w:sz="4" w:space="0" w:color="auto"/>
              <w:right w:val="single" w:sz="4" w:space="0" w:color="auto"/>
            </w:tcBorders>
            <w:shd w:val="clear" w:color="auto" w:fill="auto"/>
            <w:hideMark/>
          </w:tcPr>
          <w:p w14:paraId="57E638E7" w14:textId="77777777" w:rsidR="005C0C15" w:rsidRPr="00962E43" w:rsidRDefault="005C0C15" w:rsidP="008B5CB9">
            <w:pPr>
              <w:rPr>
                <w:color w:val="000000"/>
                <w:sz w:val="14"/>
                <w:szCs w:val="14"/>
              </w:rPr>
            </w:pPr>
            <w:r w:rsidRPr="00962E43">
              <w:rPr>
                <w:color w:val="000000"/>
                <w:sz w:val="14"/>
                <w:szCs w:val="14"/>
              </w:rPr>
              <w:t>08</w:t>
            </w:r>
          </w:p>
        </w:tc>
        <w:tc>
          <w:tcPr>
            <w:tcW w:w="189" w:type="pct"/>
            <w:tcBorders>
              <w:top w:val="nil"/>
              <w:left w:val="nil"/>
              <w:bottom w:val="single" w:sz="4" w:space="0" w:color="auto"/>
              <w:right w:val="single" w:sz="4" w:space="0" w:color="auto"/>
            </w:tcBorders>
            <w:shd w:val="clear" w:color="auto" w:fill="auto"/>
            <w:hideMark/>
          </w:tcPr>
          <w:p w14:paraId="3621D59A" w14:textId="77777777" w:rsidR="005C0C15" w:rsidRPr="00962E43" w:rsidRDefault="005C0C15" w:rsidP="008B5CB9">
            <w:pPr>
              <w:rPr>
                <w:color w:val="000000"/>
                <w:sz w:val="14"/>
                <w:szCs w:val="14"/>
              </w:rPr>
            </w:pPr>
            <w:r w:rsidRPr="00962E43">
              <w:rPr>
                <w:color w:val="000000"/>
                <w:sz w:val="14"/>
                <w:szCs w:val="14"/>
              </w:rPr>
              <w:t>00-0</w:t>
            </w:r>
          </w:p>
        </w:tc>
        <w:tc>
          <w:tcPr>
            <w:tcW w:w="252" w:type="pct"/>
            <w:tcBorders>
              <w:top w:val="nil"/>
              <w:left w:val="nil"/>
              <w:bottom w:val="single" w:sz="4" w:space="0" w:color="auto"/>
              <w:right w:val="single" w:sz="4" w:space="0" w:color="auto"/>
            </w:tcBorders>
            <w:shd w:val="clear" w:color="auto" w:fill="auto"/>
            <w:hideMark/>
          </w:tcPr>
          <w:p w14:paraId="4B0C4D10" w14:textId="77777777" w:rsidR="005C0C15" w:rsidRPr="00962E43" w:rsidRDefault="005C0C15" w:rsidP="008B5CB9">
            <w:pPr>
              <w:rPr>
                <w:color w:val="000000"/>
                <w:sz w:val="14"/>
                <w:szCs w:val="14"/>
              </w:rPr>
            </w:pPr>
            <w:r w:rsidRPr="00962E43">
              <w:rPr>
                <w:color w:val="000000"/>
                <w:sz w:val="14"/>
                <w:szCs w:val="14"/>
              </w:rPr>
              <w:t>221</w:t>
            </w:r>
          </w:p>
        </w:tc>
        <w:tc>
          <w:tcPr>
            <w:tcW w:w="283" w:type="pct"/>
            <w:tcBorders>
              <w:top w:val="nil"/>
              <w:left w:val="nil"/>
              <w:bottom w:val="single" w:sz="4" w:space="0" w:color="auto"/>
              <w:right w:val="single" w:sz="4" w:space="0" w:color="auto"/>
            </w:tcBorders>
            <w:shd w:val="clear" w:color="auto" w:fill="auto"/>
            <w:hideMark/>
          </w:tcPr>
          <w:p w14:paraId="31F529AB" w14:textId="77777777" w:rsidR="005C0C15" w:rsidRPr="00962E43" w:rsidRDefault="005C0C15" w:rsidP="008B5CB9">
            <w:pPr>
              <w:rPr>
                <w:color w:val="000000"/>
                <w:sz w:val="14"/>
                <w:szCs w:val="14"/>
              </w:rPr>
            </w:pPr>
            <w:r w:rsidRPr="00962E43">
              <w:rPr>
                <w:color w:val="000000"/>
                <w:sz w:val="14"/>
                <w:szCs w:val="14"/>
              </w:rPr>
              <w:t>CPatID</w:t>
            </w:r>
          </w:p>
        </w:tc>
        <w:tc>
          <w:tcPr>
            <w:tcW w:w="283" w:type="pct"/>
            <w:tcBorders>
              <w:top w:val="nil"/>
              <w:left w:val="nil"/>
              <w:bottom w:val="single" w:sz="4" w:space="0" w:color="auto"/>
              <w:right w:val="single" w:sz="4" w:space="0" w:color="auto"/>
            </w:tcBorders>
            <w:shd w:val="clear" w:color="auto" w:fill="auto"/>
            <w:hideMark/>
          </w:tcPr>
          <w:p w14:paraId="254C4A35" w14:textId="77777777" w:rsidR="005C0C15" w:rsidRPr="00962E43" w:rsidRDefault="005C0C15" w:rsidP="008B5CB9">
            <w:pPr>
              <w:rPr>
                <w:color w:val="000000"/>
                <w:sz w:val="14"/>
                <w:szCs w:val="14"/>
              </w:rPr>
            </w:pPr>
            <w:r w:rsidRPr="00962E43">
              <w:rPr>
                <w:color w:val="000000"/>
                <w:sz w:val="14"/>
                <w:szCs w:val="14"/>
              </w:rPr>
              <w:t>Sex</w:t>
            </w:r>
          </w:p>
        </w:tc>
        <w:tc>
          <w:tcPr>
            <w:tcW w:w="283" w:type="pct"/>
            <w:tcBorders>
              <w:top w:val="nil"/>
              <w:left w:val="nil"/>
              <w:bottom w:val="single" w:sz="4" w:space="0" w:color="auto"/>
              <w:right w:val="single" w:sz="4" w:space="0" w:color="auto"/>
            </w:tcBorders>
            <w:shd w:val="clear" w:color="auto" w:fill="auto"/>
            <w:hideMark/>
          </w:tcPr>
          <w:p w14:paraId="7AC798DC" w14:textId="77777777" w:rsidR="005C0C15" w:rsidRPr="00962E43" w:rsidRDefault="005C0C15" w:rsidP="008B5CB9">
            <w:pPr>
              <w:rPr>
                <w:color w:val="000000"/>
                <w:sz w:val="14"/>
                <w:szCs w:val="14"/>
              </w:rPr>
            </w:pPr>
            <w:r w:rsidRPr="00962E43">
              <w:rPr>
                <w:color w:val="000000"/>
                <w:sz w:val="14"/>
                <w:szCs w:val="14"/>
              </w:rPr>
              <w:t>NA</w:t>
            </w:r>
          </w:p>
        </w:tc>
        <w:tc>
          <w:tcPr>
            <w:tcW w:w="283" w:type="pct"/>
            <w:tcBorders>
              <w:top w:val="nil"/>
              <w:left w:val="nil"/>
              <w:bottom w:val="single" w:sz="4" w:space="0" w:color="auto"/>
              <w:right w:val="single" w:sz="4" w:space="0" w:color="auto"/>
            </w:tcBorders>
            <w:shd w:val="clear" w:color="auto" w:fill="auto"/>
            <w:hideMark/>
          </w:tcPr>
          <w:p w14:paraId="5640264F" w14:textId="77777777" w:rsidR="005C0C15" w:rsidRPr="00962E43" w:rsidRDefault="005C0C15" w:rsidP="008B5CB9">
            <w:pPr>
              <w:rPr>
                <w:color w:val="000000"/>
                <w:sz w:val="14"/>
                <w:szCs w:val="14"/>
              </w:rPr>
            </w:pPr>
            <w:r w:rsidRPr="00962E43">
              <w:rPr>
                <w:color w:val="000000"/>
                <w:sz w:val="14"/>
                <w:szCs w:val="14"/>
              </w:rPr>
              <w:t>NA</w:t>
            </w:r>
          </w:p>
        </w:tc>
        <w:tc>
          <w:tcPr>
            <w:tcW w:w="265" w:type="pct"/>
            <w:tcBorders>
              <w:top w:val="nil"/>
              <w:left w:val="nil"/>
              <w:bottom w:val="single" w:sz="4" w:space="0" w:color="auto"/>
              <w:right w:val="single" w:sz="4" w:space="0" w:color="auto"/>
            </w:tcBorders>
            <w:shd w:val="clear" w:color="auto" w:fill="auto"/>
            <w:hideMark/>
          </w:tcPr>
          <w:p w14:paraId="760A7E3C" w14:textId="77777777" w:rsidR="005C0C15" w:rsidRPr="00962E43" w:rsidRDefault="005C0C15" w:rsidP="008B5CB9">
            <w:pPr>
              <w:rPr>
                <w:color w:val="000000"/>
                <w:sz w:val="14"/>
                <w:szCs w:val="14"/>
              </w:rPr>
            </w:pPr>
            <w:r w:rsidRPr="00962E43">
              <w:rPr>
                <w:color w:val="000000"/>
                <w:sz w:val="14"/>
                <w:szCs w:val="14"/>
              </w:rPr>
              <w:t>NA</w:t>
            </w:r>
          </w:p>
        </w:tc>
        <w:tc>
          <w:tcPr>
            <w:tcW w:w="224" w:type="pct"/>
            <w:tcBorders>
              <w:top w:val="nil"/>
              <w:left w:val="nil"/>
              <w:bottom w:val="single" w:sz="4" w:space="0" w:color="auto"/>
              <w:right w:val="single" w:sz="4" w:space="0" w:color="auto"/>
            </w:tcBorders>
            <w:shd w:val="clear" w:color="auto" w:fill="auto"/>
            <w:hideMark/>
          </w:tcPr>
          <w:p w14:paraId="0B99C653" w14:textId="77777777" w:rsidR="005C0C15" w:rsidRPr="00962E43" w:rsidRDefault="005C0C15" w:rsidP="008B5CB9">
            <w:pPr>
              <w:rPr>
                <w:color w:val="000000"/>
                <w:sz w:val="14"/>
                <w:szCs w:val="14"/>
              </w:rPr>
            </w:pPr>
            <w:r w:rsidRPr="00962E43">
              <w:rPr>
                <w:color w:val="000000"/>
                <w:sz w:val="14"/>
                <w:szCs w:val="14"/>
              </w:rPr>
              <w:t>0</w:t>
            </w:r>
          </w:p>
        </w:tc>
        <w:tc>
          <w:tcPr>
            <w:tcW w:w="360" w:type="pct"/>
            <w:tcBorders>
              <w:top w:val="nil"/>
              <w:left w:val="nil"/>
              <w:bottom w:val="single" w:sz="4" w:space="0" w:color="auto"/>
              <w:right w:val="single" w:sz="4" w:space="0" w:color="auto"/>
            </w:tcBorders>
            <w:shd w:val="clear" w:color="auto" w:fill="auto"/>
            <w:hideMark/>
          </w:tcPr>
          <w:p w14:paraId="255A21D1" w14:textId="72C9196F" w:rsidR="005C0C15" w:rsidRPr="00962E43" w:rsidRDefault="005C0C15" w:rsidP="00962E43">
            <w:pPr>
              <w:rPr>
                <w:color w:val="000000"/>
                <w:sz w:val="14"/>
                <w:szCs w:val="14"/>
              </w:rPr>
            </w:pPr>
            <w:r w:rsidRPr="00962E43">
              <w:rPr>
                <w:color w:val="000000"/>
                <w:sz w:val="14"/>
                <w:szCs w:val="14"/>
              </w:rPr>
              <w:t>CPatID is populated but Sex = blank</w:t>
            </w:r>
          </w:p>
        </w:tc>
        <w:tc>
          <w:tcPr>
            <w:tcW w:w="377" w:type="pct"/>
            <w:tcBorders>
              <w:top w:val="nil"/>
              <w:left w:val="nil"/>
              <w:bottom w:val="single" w:sz="4" w:space="0" w:color="auto"/>
              <w:right w:val="single" w:sz="4" w:space="0" w:color="auto"/>
            </w:tcBorders>
            <w:shd w:val="clear" w:color="auto" w:fill="auto"/>
            <w:hideMark/>
          </w:tcPr>
          <w:p w14:paraId="001899AC" w14:textId="77777777" w:rsidR="005C0C15" w:rsidRPr="00962E43" w:rsidRDefault="005C0C15" w:rsidP="008B5CB9">
            <w:pPr>
              <w:rPr>
                <w:color w:val="000000"/>
                <w:sz w:val="14"/>
                <w:szCs w:val="14"/>
              </w:rPr>
            </w:pPr>
            <w:r w:rsidRPr="00962E43">
              <w:rPr>
                <w:color w:val="000000"/>
                <w:sz w:val="14"/>
                <w:szCs w:val="14"/>
              </w:rPr>
              <w:t>dplocal.all_l2_flags</w:t>
            </w:r>
          </w:p>
        </w:tc>
        <w:tc>
          <w:tcPr>
            <w:tcW w:w="377" w:type="pct"/>
            <w:tcBorders>
              <w:top w:val="nil"/>
              <w:left w:val="nil"/>
              <w:bottom w:val="single" w:sz="4" w:space="0" w:color="auto"/>
              <w:right w:val="single" w:sz="4" w:space="0" w:color="auto"/>
            </w:tcBorders>
            <w:shd w:val="clear" w:color="auto" w:fill="auto"/>
            <w:hideMark/>
          </w:tcPr>
          <w:p w14:paraId="4ACC078B" w14:textId="77777777" w:rsidR="005C0C15" w:rsidRPr="00962E43" w:rsidRDefault="005C0C15" w:rsidP="008B5CB9">
            <w:pPr>
              <w:rPr>
                <w:color w:val="000000"/>
                <w:sz w:val="14"/>
                <w:szCs w:val="14"/>
              </w:rPr>
            </w:pPr>
            <w:r w:rsidRPr="00962E43">
              <w:rPr>
                <w:color w:val="000000"/>
                <w:sz w:val="14"/>
                <w:szCs w:val="14"/>
              </w:rPr>
              <w:t>NA</w:t>
            </w:r>
          </w:p>
        </w:tc>
        <w:tc>
          <w:tcPr>
            <w:tcW w:w="220" w:type="pct"/>
            <w:tcBorders>
              <w:top w:val="nil"/>
              <w:left w:val="nil"/>
              <w:bottom w:val="single" w:sz="4" w:space="0" w:color="auto"/>
              <w:right w:val="single" w:sz="4" w:space="0" w:color="auto"/>
            </w:tcBorders>
            <w:shd w:val="clear" w:color="auto" w:fill="auto"/>
            <w:hideMark/>
          </w:tcPr>
          <w:p w14:paraId="104A31D9" w14:textId="77777777" w:rsidR="005C0C15" w:rsidRPr="00962E43" w:rsidRDefault="005C0C15" w:rsidP="008B5CB9">
            <w:pPr>
              <w:rPr>
                <w:color w:val="000000"/>
                <w:sz w:val="14"/>
                <w:szCs w:val="14"/>
              </w:rPr>
            </w:pPr>
            <w:r w:rsidRPr="00962E43">
              <w:rPr>
                <w:color w:val="000000"/>
                <w:sz w:val="14"/>
                <w:szCs w:val="14"/>
              </w:rPr>
              <w:t>Y</w:t>
            </w:r>
          </w:p>
        </w:tc>
        <w:tc>
          <w:tcPr>
            <w:tcW w:w="219" w:type="pct"/>
            <w:tcBorders>
              <w:top w:val="nil"/>
              <w:left w:val="nil"/>
              <w:bottom w:val="single" w:sz="4" w:space="0" w:color="auto"/>
              <w:right w:val="single" w:sz="4" w:space="0" w:color="auto"/>
            </w:tcBorders>
            <w:shd w:val="clear" w:color="auto" w:fill="auto"/>
            <w:hideMark/>
          </w:tcPr>
          <w:p w14:paraId="0967047D" w14:textId="77777777" w:rsidR="005C0C15" w:rsidRPr="00962E43" w:rsidRDefault="005C0C15" w:rsidP="008B5CB9">
            <w:pPr>
              <w:rPr>
                <w:color w:val="000000"/>
                <w:sz w:val="14"/>
                <w:szCs w:val="14"/>
              </w:rPr>
            </w:pPr>
            <w:r w:rsidRPr="00962E43">
              <w:rPr>
                <w:color w:val="000000"/>
                <w:sz w:val="14"/>
                <w:szCs w:val="14"/>
              </w:rPr>
              <w:t>NA</w:t>
            </w:r>
          </w:p>
        </w:tc>
      </w:tr>
      <w:tr w:rsidR="005C0C15" w:rsidRPr="00962E43" w14:paraId="31BB414C"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15A69998" w14:textId="77777777" w:rsidR="005C0C15" w:rsidRPr="00962E43" w:rsidRDefault="005C0C15" w:rsidP="008B5CB9">
            <w:pPr>
              <w:rPr>
                <w:color w:val="000000"/>
                <w:sz w:val="14"/>
                <w:szCs w:val="16"/>
              </w:rPr>
            </w:pPr>
            <w:r w:rsidRPr="00962E43">
              <w:rPr>
                <w:color w:val="000000"/>
                <w:sz w:val="14"/>
                <w:szCs w:val="16"/>
              </w:rPr>
              <w:t>MIL_2_02_00-0_254</w:t>
            </w:r>
          </w:p>
        </w:tc>
        <w:tc>
          <w:tcPr>
            <w:tcW w:w="222" w:type="pct"/>
            <w:tcBorders>
              <w:top w:val="nil"/>
              <w:left w:val="nil"/>
              <w:bottom w:val="single" w:sz="4" w:space="0" w:color="auto"/>
              <w:right w:val="single" w:sz="4" w:space="0" w:color="auto"/>
            </w:tcBorders>
            <w:shd w:val="clear" w:color="auto" w:fill="auto"/>
            <w:hideMark/>
          </w:tcPr>
          <w:p w14:paraId="335F0F1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0D2F25E"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7A8FA82"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489F1874"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A7A0212" w14:textId="77777777" w:rsidR="005C0C15" w:rsidRPr="00962E43" w:rsidRDefault="005C0C15" w:rsidP="008B5CB9">
            <w:pPr>
              <w:rPr>
                <w:color w:val="000000"/>
                <w:sz w:val="14"/>
                <w:szCs w:val="16"/>
              </w:rPr>
            </w:pPr>
            <w:r w:rsidRPr="00962E43">
              <w:rPr>
                <w:color w:val="000000"/>
                <w:sz w:val="14"/>
                <w:szCs w:val="16"/>
              </w:rPr>
              <w:t>02</w:t>
            </w:r>
          </w:p>
        </w:tc>
        <w:tc>
          <w:tcPr>
            <w:tcW w:w="189" w:type="pct"/>
            <w:tcBorders>
              <w:top w:val="nil"/>
              <w:left w:val="nil"/>
              <w:bottom w:val="single" w:sz="4" w:space="0" w:color="auto"/>
              <w:right w:val="single" w:sz="4" w:space="0" w:color="auto"/>
            </w:tcBorders>
            <w:shd w:val="clear" w:color="auto" w:fill="auto"/>
            <w:hideMark/>
          </w:tcPr>
          <w:p w14:paraId="55AE1D8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3B02F65" w14:textId="77777777" w:rsidR="005C0C15" w:rsidRPr="00962E43" w:rsidRDefault="005C0C15" w:rsidP="008B5CB9">
            <w:pPr>
              <w:rPr>
                <w:color w:val="000000"/>
                <w:sz w:val="14"/>
                <w:szCs w:val="16"/>
              </w:rPr>
            </w:pPr>
            <w:r w:rsidRPr="00962E43">
              <w:rPr>
                <w:color w:val="000000"/>
                <w:sz w:val="14"/>
                <w:szCs w:val="16"/>
              </w:rPr>
              <w:t>254</w:t>
            </w:r>
          </w:p>
        </w:tc>
        <w:tc>
          <w:tcPr>
            <w:tcW w:w="283" w:type="pct"/>
            <w:tcBorders>
              <w:top w:val="nil"/>
              <w:left w:val="nil"/>
              <w:bottom w:val="single" w:sz="4" w:space="0" w:color="auto"/>
              <w:right w:val="single" w:sz="4" w:space="0" w:color="auto"/>
            </w:tcBorders>
            <w:shd w:val="clear" w:color="auto" w:fill="auto"/>
            <w:hideMark/>
          </w:tcPr>
          <w:p w14:paraId="6916FD9F" w14:textId="77777777" w:rsidR="005C0C15" w:rsidRPr="00962E43" w:rsidRDefault="005C0C15" w:rsidP="008B5CB9">
            <w:pPr>
              <w:rPr>
                <w:color w:val="000000"/>
                <w:sz w:val="14"/>
                <w:szCs w:val="16"/>
              </w:rPr>
            </w:pPr>
            <w:r w:rsidRPr="00962E43">
              <w:rPr>
                <w:color w:val="000000"/>
                <w:sz w:val="14"/>
                <w:szCs w:val="16"/>
              </w:rPr>
              <w:t>MBirth_Date</w:t>
            </w:r>
          </w:p>
        </w:tc>
        <w:tc>
          <w:tcPr>
            <w:tcW w:w="283" w:type="pct"/>
            <w:tcBorders>
              <w:top w:val="nil"/>
              <w:left w:val="nil"/>
              <w:bottom w:val="single" w:sz="4" w:space="0" w:color="auto"/>
              <w:right w:val="single" w:sz="4" w:space="0" w:color="auto"/>
            </w:tcBorders>
            <w:shd w:val="clear" w:color="auto" w:fill="auto"/>
            <w:hideMark/>
          </w:tcPr>
          <w:p w14:paraId="320CA4FD" w14:textId="77777777" w:rsidR="005C0C15" w:rsidRPr="00962E43" w:rsidRDefault="005C0C15" w:rsidP="008B5CB9">
            <w:pPr>
              <w:rPr>
                <w:color w:val="000000"/>
                <w:sz w:val="14"/>
                <w:szCs w:val="16"/>
              </w:rPr>
            </w:pPr>
            <w:r w:rsidRPr="00962E43">
              <w:rPr>
                <w:color w:val="000000"/>
                <w:sz w:val="14"/>
                <w:szCs w:val="16"/>
              </w:rPr>
              <w:t>CBirth_Date</w:t>
            </w:r>
          </w:p>
        </w:tc>
        <w:tc>
          <w:tcPr>
            <w:tcW w:w="283" w:type="pct"/>
            <w:tcBorders>
              <w:top w:val="nil"/>
              <w:left w:val="nil"/>
              <w:bottom w:val="single" w:sz="4" w:space="0" w:color="auto"/>
              <w:right w:val="single" w:sz="4" w:space="0" w:color="auto"/>
            </w:tcBorders>
            <w:shd w:val="clear" w:color="auto" w:fill="auto"/>
            <w:hideMark/>
          </w:tcPr>
          <w:p w14:paraId="2A224ACA"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09BE8CD"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783EA389"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614BF47"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4FAB33A" w14:textId="52EC9E03" w:rsidR="005C0C15" w:rsidRPr="00962E43" w:rsidRDefault="005C0C15" w:rsidP="009F7AB2">
            <w:pPr>
              <w:rPr>
                <w:color w:val="000000"/>
                <w:sz w:val="14"/>
                <w:szCs w:val="16"/>
              </w:rPr>
            </w:pPr>
            <w:r w:rsidRPr="00962E43">
              <w:rPr>
                <w:color w:val="000000"/>
                <w:sz w:val="14"/>
                <w:szCs w:val="16"/>
              </w:rPr>
              <w:t xml:space="preserve">MBirth_Date and CBirth_Date populated but value of MBirth_Date not greater than CBirth_Date by </w:t>
            </w:r>
            <w:r>
              <w:rPr>
                <w:color w:val="000000"/>
                <w:sz w:val="14"/>
                <w:szCs w:val="16"/>
              </w:rPr>
              <w:t xml:space="preserve">GT </w:t>
            </w:r>
            <w:r w:rsidRPr="00962E43">
              <w:rPr>
                <w:color w:val="000000"/>
                <w:sz w:val="14"/>
                <w:szCs w:val="16"/>
              </w:rPr>
              <w:t>= 10 years.</w:t>
            </w:r>
          </w:p>
        </w:tc>
        <w:tc>
          <w:tcPr>
            <w:tcW w:w="377" w:type="pct"/>
            <w:tcBorders>
              <w:top w:val="nil"/>
              <w:left w:val="nil"/>
              <w:bottom w:val="single" w:sz="4" w:space="0" w:color="auto"/>
              <w:right w:val="single" w:sz="4" w:space="0" w:color="auto"/>
            </w:tcBorders>
            <w:shd w:val="clear" w:color="auto" w:fill="auto"/>
            <w:hideMark/>
          </w:tcPr>
          <w:p w14:paraId="5ED5DC5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D7253E3"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6090F58"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49E81AE"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9E22A61" w14:textId="77777777" w:rsidTr="006A1323">
        <w:trPr>
          <w:cantSplit/>
          <w:trHeight w:val="915"/>
        </w:trPr>
        <w:tc>
          <w:tcPr>
            <w:tcW w:w="376" w:type="pct"/>
            <w:tcBorders>
              <w:top w:val="nil"/>
              <w:left w:val="single" w:sz="4" w:space="0" w:color="auto"/>
              <w:bottom w:val="single" w:sz="4" w:space="0" w:color="auto"/>
              <w:right w:val="single" w:sz="4" w:space="0" w:color="auto"/>
            </w:tcBorders>
            <w:shd w:val="clear" w:color="auto" w:fill="auto"/>
            <w:hideMark/>
          </w:tcPr>
          <w:p w14:paraId="064E99C8" w14:textId="77777777" w:rsidR="005C0C15" w:rsidRPr="00962E43" w:rsidRDefault="005C0C15" w:rsidP="008B5CB9">
            <w:pPr>
              <w:rPr>
                <w:color w:val="000000"/>
                <w:sz w:val="14"/>
                <w:szCs w:val="16"/>
              </w:rPr>
            </w:pPr>
            <w:r w:rsidRPr="00962E43">
              <w:rPr>
                <w:color w:val="000000"/>
                <w:sz w:val="14"/>
                <w:szCs w:val="16"/>
              </w:rPr>
              <w:t>MIL_2_06_00-0_255</w:t>
            </w:r>
          </w:p>
        </w:tc>
        <w:tc>
          <w:tcPr>
            <w:tcW w:w="222" w:type="pct"/>
            <w:tcBorders>
              <w:top w:val="nil"/>
              <w:left w:val="nil"/>
              <w:bottom w:val="single" w:sz="4" w:space="0" w:color="auto"/>
              <w:right w:val="single" w:sz="4" w:space="0" w:color="auto"/>
            </w:tcBorders>
            <w:shd w:val="clear" w:color="auto" w:fill="auto"/>
            <w:hideMark/>
          </w:tcPr>
          <w:p w14:paraId="106E3C57" w14:textId="77777777" w:rsidR="005C0C15" w:rsidRPr="00962E43" w:rsidRDefault="005C0C15" w:rsidP="008B5CB9">
            <w:pPr>
              <w:rPr>
                <w:color w:val="000000"/>
                <w:sz w:val="14"/>
                <w:szCs w:val="16"/>
              </w:rPr>
            </w:pPr>
            <w:r w:rsidRPr="00962E43">
              <w:rPr>
                <w:color w:val="000000"/>
                <w:sz w:val="14"/>
                <w:szCs w:val="16"/>
              </w:rPr>
              <w:t>Warn</w:t>
            </w:r>
          </w:p>
        </w:tc>
        <w:tc>
          <w:tcPr>
            <w:tcW w:w="221" w:type="pct"/>
            <w:tcBorders>
              <w:top w:val="nil"/>
              <w:left w:val="nil"/>
              <w:bottom w:val="single" w:sz="4" w:space="0" w:color="auto"/>
              <w:right w:val="single" w:sz="4" w:space="0" w:color="auto"/>
            </w:tcBorders>
            <w:shd w:val="clear" w:color="auto" w:fill="auto"/>
            <w:hideMark/>
          </w:tcPr>
          <w:p w14:paraId="700D8F4C" w14:textId="77777777" w:rsidR="005C0C15" w:rsidRPr="00962E43" w:rsidRDefault="005C0C15" w:rsidP="008B5CB9">
            <w:pPr>
              <w:rPr>
                <w:color w:val="000000"/>
                <w:sz w:val="14"/>
                <w:szCs w:val="16"/>
              </w:rPr>
            </w:pPr>
            <w:r w:rsidRPr="00962E43">
              <w:rPr>
                <w:color w:val="000000"/>
                <w:sz w:val="14"/>
                <w:szCs w:val="16"/>
              </w:rPr>
              <w:t>N</w:t>
            </w:r>
          </w:p>
        </w:tc>
        <w:tc>
          <w:tcPr>
            <w:tcW w:w="197" w:type="pct"/>
            <w:tcBorders>
              <w:top w:val="nil"/>
              <w:left w:val="nil"/>
              <w:bottom w:val="single" w:sz="4" w:space="0" w:color="auto"/>
              <w:right w:val="single" w:sz="4" w:space="0" w:color="auto"/>
            </w:tcBorders>
            <w:shd w:val="clear" w:color="auto" w:fill="auto"/>
            <w:hideMark/>
          </w:tcPr>
          <w:p w14:paraId="533F5191"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3F29045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39931B6" w14:textId="77777777" w:rsidR="005C0C15" w:rsidRPr="00962E43" w:rsidRDefault="005C0C15" w:rsidP="008B5CB9">
            <w:pPr>
              <w:rPr>
                <w:color w:val="000000"/>
                <w:sz w:val="14"/>
                <w:szCs w:val="16"/>
              </w:rPr>
            </w:pPr>
            <w:r w:rsidRPr="00962E43">
              <w:rPr>
                <w:color w:val="000000"/>
                <w:sz w:val="14"/>
                <w:szCs w:val="16"/>
              </w:rPr>
              <w:t>06</w:t>
            </w:r>
          </w:p>
        </w:tc>
        <w:tc>
          <w:tcPr>
            <w:tcW w:w="189" w:type="pct"/>
            <w:tcBorders>
              <w:top w:val="nil"/>
              <w:left w:val="nil"/>
              <w:bottom w:val="single" w:sz="4" w:space="0" w:color="auto"/>
              <w:right w:val="single" w:sz="4" w:space="0" w:color="auto"/>
            </w:tcBorders>
            <w:shd w:val="clear" w:color="auto" w:fill="auto"/>
            <w:hideMark/>
          </w:tcPr>
          <w:p w14:paraId="4714E95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8494AE3" w14:textId="77777777" w:rsidR="005C0C15" w:rsidRPr="00962E43" w:rsidRDefault="005C0C15" w:rsidP="008B5CB9">
            <w:pPr>
              <w:rPr>
                <w:color w:val="000000"/>
                <w:sz w:val="14"/>
                <w:szCs w:val="16"/>
              </w:rPr>
            </w:pPr>
            <w:r w:rsidRPr="00962E43">
              <w:rPr>
                <w:color w:val="000000"/>
                <w:sz w:val="14"/>
                <w:szCs w:val="16"/>
              </w:rPr>
              <w:t>255</w:t>
            </w:r>
          </w:p>
        </w:tc>
        <w:tc>
          <w:tcPr>
            <w:tcW w:w="283" w:type="pct"/>
            <w:tcBorders>
              <w:top w:val="nil"/>
              <w:left w:val="nil"/>
              <w:bottom w:val="single" w:sz="4" w:space="0" w:color="auto"/>
              <w:right w:val="single" w:sz="4" w:space="0" w:color="auto"/>
            </w:tcBorders>
            <w:shd w:val="clear" w:color="auto" w:fill="auto"/>
            <w:hideMark/>
          </w:tcPr>
          <w:p w14:paraId="7ECA9F7B"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3E553AA7" w14:textId="77777777" w:rsidR="005C0C15" w:rsidRPr="00962E43" w:rsidRDefault="005C0C15" w:rsidP="008B5CB9">
            <w:pPr>
              <w:rPr>
                <w:color w:val="000000"/>
                <w:sz w:val="14"/>
                <w:szCs w:val="16"/>
              </w:rPr>
            </w:pPr>
            <w:r w:rsidRPr="00962E43">
              <w:rPr>
                <w:color w:val="000000"/>
                <w:sz w:val="14"/>
                <w:szCs w:val="16"/>
              </w:rPr>
              <w:t>CBirth_Date</w:t>
            </w:r>
          </w:p>
        </w:tc>
        <w:tc>
          <w:tcPr>
            <w:tcW w:w="283" w:type="pct"/>
            <w:tcBorders>
              <w:top w:val="nil"/>
              <w:left w:val="nil"/>
              <w:bottom w:val="single" w:sz="4" w:space="0" w:color="auto"/>
              <w:right w:val="single" w:sz="4" w:space="0" w:color="auto"/>
            </w:tcBorders>
            <w:shd w:val="clear" w:color="auto" w:fill="auto"/>
            <w:hideMark/>
          </w:tcPr>
          <w:p w14:paraId="66B7F401" w14:textId="77777777" w:rsidR="005C0C15" w:rsidRPr="00962E43" w:rsidRDefault="005C0C15" w:rsidP="008B5CB9">
            <w:pPr>
              <w:rPr>
                <w:color w:val="000000"/>
                <w:sz w:val="14"/>
                <w:szCs w:val="16"/>
              </w:rPr>
            </w:pPr>
            <w:r w:rsidRPr="00962E43">
              <w:rPr>
                <w:color w:val="000000"/>
                <w:sz w:val="14"/>
                <w:szCs w:val="16"/>
              </w:rPr>
              <w:t>Ddate</w:t>
            </w:r>
          </w:p>
        </w:tc>
        <w:tc>
          <w:tcPr>
            <w:tcW w:w="283" w:type="pct"/>
            <w:tcBorders>
              <w:top w:val="nil"/>
              <w:left w:val="nil"/>
              <w:bottom w:val="single" w:sz="4" w:space="0" w:color="auto"/>
              <w:right w:val="single" w:sz="4" w:space="0" w:color="auto"/>
            </w:tcBorders>
            <w:shd w:val="clear" w:color="auto" w:fill="auto"/>
            <w:hideMark/>
          </w:tcPr>
          <w:p w14:paraId="3A18B450"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0CA34C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856CC32"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4E46C36" w14:textId="5CABC202" w:rsidR="005C0C15" w:rsidRPr="00962E43" w:rsidRDefault="005C0C15" w:rsidP="009F7AB2">
            <w:pPr>
              <w:rPr>
                <w:color w:val="000000"/>
                <w:sz w:val="14"/>
                <w:szCs w:val="16"/>
              </w:rPr>
            </w:pPr>
            <w:r w:rsidRPr="00962E43">
              <w:rPr>
                <w:color w:val="000000"/>
                <w:sz w:val="14"/>
                <w:szCs w:val="16"/>
              </w:rPr>
              <w:t>CBirth_Date populated but CBirth_Date not between 3 days before ADate through Ddate</w:t>
            </w:r>
            <w:r>
              <w:rPr>
                <w:color w:val="000000"/>
                <w:sz w:val="14"/>
                <w:szCs w:val="16"/>
              </w:rPr>
              <w:t>,</w:t>
            </w:r>
            <w:r w:rsidRPr="00962E43">
              <w:rPr>
                <w:color w:val="000000"/>
                <w:sz w:val="14"/>
                <w:szCs w:val="16"/>
              </w:rPr>
              <w:t xml:space="preserve"> or </w:t>
            </w:r>
            <w:r>
              <w:rPr>
                <w:color w:val="000000"/>
                <w:sz w:val="14"/>
                <w:szCs w:val="16"/>
              </w:rPr>
              <w:t xml:space="preserve">if </w:t>
            </w:r>
            <w:r w:rsidRPr="00962E43">
              <w:rPr>
                <w:color w:val="000000"/>
                <w:sz w:val="14"/>
                <w:szCs w:val="16"/>
              </w:rPr>
              <w:t>Ddate is null</w:t>
            </w:r>
            <w:r>
              <w:rPr>
                <w:color w:val="000000"/>
                <w:sz w:val="14"/>
                <w:szCs w:val="16"/>
              </w:rPr>
              <w:t>,</w:t>
            </w:r>
            <w:r w:rsidRPr="00962E43">
              <w:rPr>
                <w:color w:val="000000"/>
                <w:sz w:val="14"/>
                <w:szCs w:val="16"/>
              </w:rPr>
              <w:t xml:space="preserve"> CBirth_Date not between 3 days before through 1 days after ADate</w:t>
            </w:r>
          </w:p>
        </w:tc>
        <w:tc>
          <w:tcPr>
            <w:tcW w:w="377" w:type="pct"/>
            <w:tcBorders>
              <w:top w:val="nil"/>
              <w:left w:val="nil"/>
              <w:bottom w:val="single" w:sz="4" w:space="0" w:color="auto"/>
              <w:right w:val="single" w:sz="4" w:space="0" w:color="auto"/>
            </w:tcBorders>
            <w:shd w:val="clear" w:color="auto" w:fill="auto"/>
            <w:hideMark/>
          </w:tcPr>
          <w:p w14:paraId="5BFC5A07"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B16B28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0CBEC2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A2EE7BD"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4CEDCBBD"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6B26289C"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31F0C7D5"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D2F043A"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FC21AB6"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2487727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7B3FEBFD"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5E4D4D2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695E84C"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4FFD939C"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4E14A602"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09316881"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782E52B" w14:textId="77777777" w:rsidR="005C0C15" w:rsidRPr="00962E43" w:rsidRDefault="005C0C15" w:rsidP="008B5CB9">
            <w:pPr>
              <w:rPr>
                <w:color w:val="000000"/>
                <w:sz w:val="14"/>
                <w:szCs w:val="16"/>
              </w:rPr>
            </w:pPr>
            <w:r w:rsidRPr="00962E43">
              <w:rPr>
                <w:color w:val="000000"/>
                <w:sz w:val="14"/>
                <w:szCs w:val="16"/>
              </w:rPr>
              <w:t>EncType</w:t>
            </w:r>
          </w:p>
        </w:tc>
        <w:tc>
          <w:tcPr>
            <w:tcW w:w="265" w:type="pct"/>
            <w:tcBorders>
              <w:top w:val="nil"/>
              <w:left w:val="nil"/>
              <w:bottom w:val="single" w:sz="4" w:space="0" w:color="auto"/>
              <w:right w:val="single" w:sz="4" w:space="0" w:color="auto"/>
            </w:tcBorders>
            <w:shd w:val="clear" w:color="auto" w:fill="auto"/>
            <w:hideMark/>
          </w:tcPr>
          <w:p w14:paraId="039E8754"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3BA59C9"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F135DAB" w14:textId="259B2E81" w:rsidR="005C0C15" w:rsidRPr="00962E43" w:rsidRDefault="005C0C15" w:rsidP="0004233A">
            <w:pPr>
              <w:rPr>
                <w:color w:val="000000"/>
                <w:sz w:val="14"/>
                <w:szCs w:val="16"/>
              </w:rPr>
            </w:pPr>
            <w:r w:rsidRPr="00962E43">
              <w:rPr>
                <w:color w:val="000000"/>
                <w:sz w:val="14"/>
                <w:szCs w:val="16"/>
              </w:rPr>
              <w:t xml:space="preserve">For linked records, value of EncType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EncounterID</w:t>
            </w:r>
          </w:p>
        </w:tc>
        <w:tc>
          <w:tcPr>
            <w:tcW w:w="377" w:type="pct"/>
            <w:tcBorders>
              <w:top w:val="nil"/>
              <w:left w:val="nil"/>
              <w:bottom w:val="single" w:sz="4" w:space="0" w:color="auto"/>
              <w:right w:val="single" w:sz="4" w:space="0" w:color="auto"/>
            </w:tcBorders>
            <w:shd w:val="clear" w:color="auto" w:fill="auto"/>
            <w:hideMark/>
          </w:tcPr>
          <w:p w14:paraId="73AB2147"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7288F7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3A1486A5"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07E4D8B"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21BDDC81"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9ADF457"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01838FEA"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F34C37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63BCD08"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F35633E"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E2D0D9E"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170183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45CCAF4"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26E2EF40"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6B01206C"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2545B59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E541A20" w14:textId="77777777" w:rsidR="005C0C15" w:rsidRPr="00962E43" w:rsidRDefault="005C0C15" w:rsidP="008B5CB9">
            <w:pPr>
              <w:rPr>
                <w:color w:val="000000"/>
                <w:sz w:val="14"/>
                <w:szCs w:val="16"/>
              </w:rPr>
            </w:pPr>
            <w:r w:rsidRPr="00962E43">
              <w:rPr>
                <w:color w:val="000000"/>
                <w:sz w:val="14"/>
                <w:szCs w:val="16"/>
              </w:rPr>
              <w:t>Birth_Type</w:t>
            </w:r>
          </w:p>
        </w:tc>
        <w:tc>
          <w:tcPr>
            <w:tcW w:w="265" w:type="pct"/>
            <w:tcBorders>
              <w:top w:val="nil"/>
              <w:left w:val="nil"/>
              <w:bottom w:val="single" w:sz="4" w:space="0" w:color="auto"/>
              <w:right w:val="single" w:sz="4" w:space="0" w:color="auto"/>
            </w:tcBorders>
            <w:shd w:val="clear" w:color="auto" w:fill="auto"/>
            <w:hideMark/>
          </w:tcPr>
          <w:p w14:paraId="7B7B2745"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3E9E86C4"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2A4DB0D" w14:textId="51387FA1" w:rsidR="005C0C15" w:rsidRPr="00962E43" w:rsidRDefault="005C0C15" w:rsidP="0004233A">
            <w:pPr>
              <w:rPr>
                <w:color w:val="000000"/>
                <w:sz w:val="14"/>
                <w:szCs w:val="16"/>
              </w:rPr>
            </w:pPr>
            <w:r w:rsidRPr="00962E43">
              <w:rPr>
                <w:color w:val="000000"/>
                <w:sz w:val="14"/>
                <w:szCs w:val="16"/>
              </w:rPr>
              <w:t xml:space="preserve">For linked records, value of Birth_Type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EncounterID</w:t>
            </w:r>
          </w:p>
        </w:tc>
        <w:tc>
          <w:tcPr>
            <w:tcW w:w="377" w:type="pct"/>
            <w:tcBorders>
              <w:top w:val="nil"/>
              <w:left w:val="nil"/>
              <w:bottom w:val="single" w:sz="4" w:space="0" w:color="auto"/>
              <w:right w:val="single" w:sz="4" w:space="0" w:color="auto"/>
            </w:tcBorders>
            <w:shd w:val="clear" w:color="auto" w:fill="auto"/>
            <w:hideMark/>
          </w:tcPr>
          <w:p w14:paraId="3413E50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A45365E"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4C43C0A3"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E421D3B"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BACF5E0"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0BC10AE5"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07CBB85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2D6C214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28454655"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4A804C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CCCB863"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14CA833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8196366"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41070849"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45D5B641"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32BDBE5F"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43D056C" w14:textId="77777777" w:rsidR="005C0C15" w:rsidRPr="00962E43" w:rsidRDefault="005C0C15" w:rsidP="008B5CB9">
            <w:pPr>
              <w:rPr>
                <w:color w:val="000000"/>
                <w:sz w:val="14"/>
                <w:szCs w:val="16"/>
              </w:rPr>
            </w:pPr>
            <w:r w:rsidRPr="00962E43">
              <w:rPr>
                <w:color w:val="000000"/>
                <w:sz w:val="14"/>
                <w:szCs w:val="16"/>
              </w:rPr>
              <w:t>EncounterID</w:t>
            </w:r>
          </w:p>
        </w:tc>
        <w:tc>
          <w:tcPr>
            <w:tcW w:w="265" w:type="pct"/>
            <w:tcBorders>
              <w:top w:val="nil"/>
              <w:left w:val="nil"/>
              <w:bottom w:val="single" w:sz="4" w:space="0" w:color="auto"/>
              <w:right w:val="single" w:sz="4" w:space="0" w:color="auto"/>
            </w:tcBorders>
            <w:shd w:val="clear" w:color="auto" w:fill="auto"/>
            <w:hideMark/>
          </w:tcPr>
          <w:p w14:paraId="2405E1F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0B9AF00"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3E7B3B50" w14:textId="1CDEA6F3" w:rsidR="005C0C15" w:rsidRPr="00962E43" w:rsidRDefault="005C0C15" w:rsidP="0004233A">
            <w:pPr>
              <w:rPr>
                <w:color w:val="000000"/>
                <w:sz w:val="14"/>
                <w:szCs w:val="16"/>
              </w:rPr>
            </w:pPr>
            <w:r w:rsidRPr="00962E43">
              <w:rPr>
                <w:color w:val="000000"/>
                <w:sz w:val="14"/>
                <w:szCs w:val="16"/>
              </w:rPr>
              <w:t xml:space="preserve">For linked records, value of EncounterID not consistently populated </w:t>
            </w:r>
            <w:r>
              <w:rPr>
                <w:color w:val="000000"/>
                <w:sz w:val="14"/>
                <w:szCs w:val="16"/>
              </w:rPr>
              <w:t>across</w:t>
            </w:r>
            <w:r w:rsidRPr="00962E43">
              <w:rPr>
                <w:color w:val="000000"/>
                <w:sz w:val="14"/>
                <w:szCs w:val="16"/>
              </w:rPr>
              <w:t xml:space="preserve"> 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ADate</w:t>
            </w:r>
          </w:p>
        </w:tc>
        <w:tc>
          <w:tcPr>
            <w:tcW w:w="377" w:type="pct"/>
            <w:tcBorders>
              <w:top w:val="nil"/>
              <w:left w:val="nil"/>
              <w:bottom w:val="single" w:sz="4" w:space="0" w:color="auto"/>
              <w:right w:val="single" w:sz="4" w:space="0" w:color="auto"/>
            </w:tcBorders>
            <w:shd w:val="clear" w:color="auto" w:fill="auto"/>
            <w:hideMark/>
          </w:tcPr>
          <w:p w14:paraId="2FB152F5"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0C83DC5"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CF69451"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AA4DAE3"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3163C67E"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5614746"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0FF82B6A"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EA632F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8FDDCB7"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E0907B0"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B78AF0D"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2FE03D7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8A303D4"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30D6B0B0"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37450D28"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6F167A5D"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C6142E3" w14:textId="77777777" w:rsidR="005C0C15" w:rsidRPr="00962E43" w:rsidRDefault="005C0C15" w:rsidP="008B5CB9">
            <w:pPr>
              <w:rPr>
                <w:color w:val="000000"/>
                <w:sz w:val="14"/>
                <w:szCs w:val="16"/>
              </w:rPr>
            </w:pPr>
            <w:r w:rsidRPr="00962E43">
              <w:rPr>
                <w:color w:val="000000"/>
                <w:sz w:val="14"/>
                <w:szCs w:val="16"/>
              </w:rPr>
              <w:t>Mbirth_Date</w:t>
            </w:r>
          </w:p>
        </w:tc>
        <w:tc>
          <w:tcPr>
            <w:tcW w:w="265" w:type="pct"/>
            <w:tcBorders>
              <w:top w:val="nil"/>
              <w:left w:val="nil"/>
              <w:bottom w:val="single" w:sz="4" w:space="0" w:color="auto"/>
              <w:right w:val="single" w:sz="4" w:space="0" w:color="auto"/>
            </w:tcBorders>
            <w:shd w:val="clear" w:color="auto" w:fill="auto"/>
            <w:hideMark/>
          </w:tcPr>
          <w:p w14:paraId="4A4FD71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3FBFC13"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50259DE" w14:textId="38BED809" w:rsidR="005C0C15" w:rsidRPr="00962E43" w:rsidRDefault="005C0C15" w:rsidP="0004233A">
            <w:pPr>
              <w:rPr>
                <w:color w:val="000000"/>
                <w:sz w:val="14"/>
                <w:szCs w:val="16"/>
              </w:rPr>
            </w:pPr>
            <w:r w:rsidRPr="00962E43">
              <w:rPr>
                <w:color w:val="000000"/>
                <w:sz w:val="14"/>
                <w:szCs w:val="16"/>
              </w:rPr>
              <w:t xml:space="preserve">For linked records, value of Mbirth_Date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ADate</w:t>
            </w:r>
          </w:p>
        </w:tc>
        <w:tc>
          <w:tcPr>
            <w:tcW w:w="377" w:type="pct"/>
            <w:tcBorders>
              <w:top w:val="nil"/>
              <w:left w:val="nil"/>
              <w:bottom w:val="single" w:sz="4" w:space="0" w:color="auto"/>
              <w:right w:val="single" w:sz="4" w:space="0" w:color="auto"/>
            </w:tcBorders>
            <w:shd w:val="clear" w:color="auto" w:fill="auto"/>
            <w:hideMark/>
          </w:tcPr>
          <w:p w14:paraId="0240B259"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706B89B"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7E4D59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0E31D67"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6DB3A8F0" w14:textId="77777777" w:rsidTr="006A1323">
        <w:trPr>
          <w:cantSplit/>
          <w:trHeight w:val="690"/>
        </w:trPr>
        <w:tc>
          <w:tcPr>
            <w:tcW w:w="376" w:type="pct"/>
            <w:tcBorders>
              <w:top w:val="nil"/>
              <w:left w:val="single" w:sz="4" w:space="0" w:color="auto"/>
              <w:bottom w:val="single" w:sz="4" w:space="0" w:color="auto"/>
              <w:right w:val="single" w:sz="4" w:space="0" w:color="auto"/>
            </w:tcBorders>
            <w:shd w:val="clear" w:color="auto" w:fill="auto"/>
            <w:hideMark/>
          </w:tcPr>
          <w:p w14:paraId="5BC29B3A" w14:textId="77777777" w:rsidR="005C0C15" w:rsidRPr="00962E43" w:rsidRDefault="005C0C15" w:rsidP="008B5CB9">
            <w:pPr>
              <w:rPr>
                <w:color w:val="000000"/>
                <w:sz w:val="14"/>
                <w:szCs w:val="16"/>
              </w:rPr>
            </w:pPr>
            <w:r w:rsidRPr="00962E43">
              <w:rPr>
                <w:color w:val="000000"/>
                <w:sz w:val="14"/>
                <w:szCs w:val="16"/>
              </w:rPr>
              <w:t>MIL_2_01_00-0_219</w:t>
            </w:r>
          </w:p>
        </w:tc>
        <w:tc>
          <w:tcPr>
            <w:tcW w:w="222" w:type="pct"/>
            <w:tcBorders>
              <w:top w:val="nil"/>
              <w:left w:val="nil"/>
              <w:bottom w:val="single" w:sz="4" w:space="0" w:color="auto"/>
              <w:right w:val="single" w:sz="4" w:space="0" w:color="auto"/>
            </w:tcBorders>
            <w:shd w:val="clear" w:color="auto" w:fill="auto"/>
            <w:hideMark/>
          </w:tcPr>
          <w:p w14:paraId="53C9D68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1383724"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4A80CBC"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1DFD6C08"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E2624C8"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385DD723"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3132253" w14:textId="77777777" w:rsidR="005C0C15" w:rsidRPr="00962E43" w:rsidRDefault="005C0C15" w:rsidP="008B5CB9">
            <w:pPr>
              <w:rPr>
                <w:color w:val="000000"/>
                <w:sz w:val="14"/>
                <w:szCs w:val="16"/>
              </w:rPr>
            </w:pPr>
            <w:r w:rsidRPr="00962E43">
              <w:rPr>
                <w:color w:val="000000"/>
                <w:sz w:val="14"/>
                <w:szCs w:val="16"/>
              </w:rPr>
              <w:t>219</w:t>
            </w:r>
          </w:p>
        </w:tc>
        <w:tc>
          <w:tcPr>
            <w:tcW w:w="283" w:type="pct"/>
            <w:tcBorders>
              <w:top w:val="nil"/>
              <w:left w:val="nil"/>
              <w:bottom w:val="single" w:sz="4" w:space="0" w:color="auto"/>
              <w:right w:val="single" w:sz="4" w:space="0" w:color="auto"/>
            </w:tcBorders>
            <w:shd w:val="clear" w:color="auto" w:fill="auto"/>
            <w:hideMark/>
          </w:tcPr>
          <w:p w14:paraId="10187E02"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16A6BA85"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154E35BE"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7470810D" w14:textId="77777777" w:rsidR="005C0C15" w:rsidRPr="00962E43" w:rsidRDefault="005C0C15" w:rsidP="008B5CB9">
            <w:pPr>
              <w:rPr>
                <w:color w:val="000000"/>
                <w:sz w:val="14"/>
                <w:szCs w:val="16"/>
              </w:rPr>
            </w:pPr>
            <w:r w:rsidRPr="00962E43">
              <w:rPr>
                <w:color w:val="000000"/>
                <w:sz w:val="14"/>
                <w:szCs w:val="16"/>
              </w:rPr>
              <w:t>Birth_Type</w:t>
            </w:r>
          </w:p>
        </w:tc>
        <w:tc>
          <w:tcPr>
            <w:tcW w:w="265" w:type="pct"/>
            <w:tcBorders>
              <w:top w:val="nil"/>
              <w:left w:val="nil"/>
              <w:bottom w:val="single" w:sz="4" w:space="0" w:color="auto"/>
              <w:right w:val="single" w:sz="4" w:space="0" w:color="auto"/>
            </w:tcBorders>
            <w:shd w:val="clear" w:color="auto" w:fill="auto"/>
            <w:hideMark/>
          </w:tcPr>
          <w:p w14:paraId="1B13D76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633BFBE9"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F3C03E5" w14:textId="355D4CC1" w:rsidR="005C0C15" w:rsidRPr="00962E43" w:rsidRDefault="005C0C15" w:rsidP="0004233A">
            <w:pPr>
              <w:rPr>
                <w:color w:val="000000"/>
                <w:sz w:val="14"/>
                <w:szCs w:val="16"/>
              </w:rPr>
            </w:pPr>
            <w:r w:rsidRPr="00962E43">
              <w:rPr>
                <w:color w:val="000000"/>
                <w:sz w:val="14"/>
                <w:szCs w:val="16"/>
              </w:rPr>
              <w:t xml:space="preserve">For linked records, value of Birth_Type not consistently populated </w:t>
            </w:r>
            <w:r>
              <w:rPr>
                <w:color w:val="000000"/>
                <w:sz w:val="14"/>
                <w:szCs w:val="16"/>
              </w:rPr>
              <w:t xml:space="preserve">across </w:t>
            </w:r>
            <w:r w:rsidRPr="00962E43">
              <w:rPr>
                <w:color w:val="000000"/>
                <w:sz w:val="14"/>
                <w:szCs w:val="16"/>
              </w:rPr>
              <w:t>row</w:t>
            </w:r>
            <w:r>
              <w:rPr>
                <w:color w:val="000000"/>
                <w:sz w:val="14"/>
                <w:szCs w:val="16"/>
              </w:rPr>
              <w:t>s</w:t>
            </w:r>
            <w:r w:rsidRPr="00962E43">
              <w:rPr>
                <w:color w:val="000000"/>
                <w:sz w:val="14"/>
                <w:szCs w:val="16"/>
              </w:rPr>
              <w:t xml:space="preserve"> </w:t>
            </w:r>
            <w:r>
              <w:rPr>
                <w:color w:val="000000"/>
                <w:sz w:val="14"/>
                <w:szCs w:val="16"/>
              </w:rPr>
              <w:t xml:space="preserve">for </w:t>
            </w:r>
            <w:r w:rsidRPr="00962E43">
              <w:rPr>
                <w:color w:val="000000"/>
                <w:sz w:val="14"/>
                <w:szCs w:val="16"/>
              </w:rPr>
              <w:t>combinations of key variables MPatID and ADate</w:t>
            </w:r>
          </w:p>
        </w:tc>
        <w:tc>
          <w:tcPr>
            <w:tcW w:w="377" w:type="pct"/>
            <w:tcBorders>
              <w:top w:val="nil"/>
              <w:left w:val="nil"/>
              <w:bottom w:val="single" w:sz="4" w:space="0" w:color="auto"/>
              <w:right w:val="single" w:sz="4" w:space="0" w:color="auto"/>
            </w:tcBorders>
            <w:shd w:val="clear" w:color="auto" w:fill="auto"/>
            <w:hideMark/>
          </w:tcPr>
          <w:p w14:paraId="7A69DB49"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4A0E796D"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85538D2"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8718B2E"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114D6115"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21209514" w14:textId="1DBD0B2C"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2_01_00-0_201</w:t>
            </w:r>
          </w:p>
        </w:tc>
        <w:tc>
          <w:tcPr>
            <w:tcW w:w="222" w:type="pct"/>
            <w:tcBorders>
              <w:top w:val="nil"/>
              <w:left w:val="nil"/>
              <w:bottom w:val="single" w:sz="4" w:space="0" w:color="auto"/>
              <w:right w:val="single" w:sz="4" w:space="0" w:color="auto"/>
            </w:tcBorders>
            <w:shd w:val="clear" w:color="auto" w:fill="auto"/>
            <w:hideMark/>
          </w:tcPr>
          <w:p w14:paraId="7A03E5DF"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2969267"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57B2C98"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416A9F62"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2714D1E"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3FA83B8F"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401B79D"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40EDD3A2"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7EDCC045"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75C90FC6"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D6F10BF"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8E245ED"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BA18D6F"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FBBAA3A" w14:textId="77777777" w:rsidR="005C0C15" w:rsidRPr="00962E43" w:rsidRDefault="005C0C15" w:rsidP="008B5CB9">
            <w:pPr>
              <w:rPr>
                <w:color w:val="000000"/>
                <w:sz w:val="14"/>
                <w:szCs w:val="16"/>
              </w:rPr>
            </w:pPr>
            <w:r w:rsidRPr="00962E43">
              <w:rPr>
                <w:color w:val="000000"/>
                <w:sz w:val="14"/>
                <w:szCs w:val="16"/>
              </w:rPr>
              <w:t>MPatID value present in MIL table, but not in the DEM table</w:t>
            </w:r>
          </w:p>
        </w:tc>
        <w:tc>
          <w:tcPr>
            <w:tcW w:w="377" w:type="pct"/>
            <w:tcBorders>
              <w:top w:val="nil"/>
              <w:left w:val="nil"/>
              <w:bottom w:val="single" w:sz="4" w:space="0" w:color="auto"/>
              <w:right w:val="single" w:sz="4" w:space="0" w:color="auto"/>
            </w:tcBorders>
            <w:shd w:val="clear" w:color="auto" w:fill="auto"/>
            <w:hideMark/>
          </w:tcPr>
          <w:p w14:paraId="5D2368D0"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278D7D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0FC481D"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9675C8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234E268"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6092155B" w14:textId="78625D0A"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2_01_00-0_203</w:t>
            </w:r>
          </w:p>
        </w:tc>
        <w:tc>
          <w:tcPr>
            <w:tcW w:w="222" w:type="pct"/>
            <w:tcBorders>
              <w:top w:val="nil"/>
              <w:left w:val="nil"/>
              <w:bottom w:val="single" w:sz="4" w:space="0" w:color="auto"/>
              <w:right w:val="single" w:sz="4" w:space="0" w:color="auto"/>
            </w:tcBorders>
            <w:shd w:val="clear" w:color="auto" w:fill="auto"/>
            <w:hideMark/>
          </w:tcPr>
          <w:p w14:paraId="5F4A1CC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93EB42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592A01A"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5514CE0D"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A31A2F0"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7D449F56"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4CA19164"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6D537993"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366BEAD9"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651D56C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3197093A"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0A49D65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4DB12432"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FC6626A" w14:textId="77777777" w:rsidR="005C0C15" w:rsidRPr="00962E43" w:rsidRDefault="005C0C15" w:rsidP="008B5CB9">
            <w:pPr>
              <w:rPr>
                <w:color w:val="000000"/>
                <w:sz w:val="14"/>
                <w:szCs w:val="16"/>
              </w:rPr>
            </w:pPr>
            <w:r w:rsidRPr="00962E43">
              <w:rPr>
                <w:color w:val="000000"/>
                <w:sz w:val="14"/>
                <w:szCs w:val="16"/>
              </w:rPr>
              <w:t>MPatID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3CE624A8"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641905AA"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EFB334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5EB39E7"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22B1A0F2"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1DE82CD" w14:textId="70984277"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2_02_00-0_208</w:t>
            </w:r>
          </w:p>
        </w:tc>
        <w:tc>
          <w:tcPr>
            <w:tcW w:w="222" w:type="pct"/>
            <w:tcBorders>
              <w:top w:val="nil"/>
              <w:left w:val="nil"/>
              <w:bottom w:val="single" w:sz="4" w:space="0" w:color="auto"/>
              <w:right w:val="single" w:sz="4" w:space="0" w:color="auto"/>
            </w:tcBorders>
            <w:shd w:val="clear" w:color="auto" w:fill="auto"/>
            <w:hideMark/>
          </w:tcPr>
          <w:p w14:paraId="604CD633"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EC259A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0F6A142"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0951402"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22D3897" w14:textId="77777777" w:rsidR="005C0C15" w:rsidRPr="00962E43" w:rsidRDefault="005C0C15" w:rsidP="008B5CB9">
            <w:pPr>
              <w:rPr>
                <w:color w:val="000000"/>
                <w:sz w:val="14"/>
                <w:szCs w:val="16"/>
              </w:rPr>
            </w:pPr>
            <w:r w:rsidRPr="00962E43">
              <w:rPr>
                <w:color w:val="000000"/>
                <w:sz w:val="14"/>
                <w:szCs w:val="16"/>
              </w:rPr>
              <w:t>02</w:t>
            </w:r>
          </w:p>
        </w:tc>
        <w:tc>
          <w:tcPr>
            <w:tcW w:w="189" w:type="pct"/>
            <w:tcBorders>
              <w:top w:val="nil"/>
              <w:left w:val="nil"/>
              <w:bottom w:val="single" w:sz="4" w:space="0" w:color="auto"/>
              <w:right w:val="single" w:sz="4" w:space="0" w:color="auto"/>
            </w:tcBorders>
            <w:shd w:val="clear" w:color="auto" w:fill="auto"/>
            <w:hideMark/>
          </w:tcPr>
          <w:p w14:paraId="5BE0D01C"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A9C9CD5"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45398F57" w14:textId="77777777" w:rsidR="005C0C15" w:rsidRPr="00962E43" w:rsidRDefault="005C0C15" w:rsidP="008B5CB9">
            <w:pPr>
              <w:rPr>
                <w:color w:val="000000"/>
                <w:sz w:val="14"/>
                <w:szCs w:val="16"/>
              </w:rPr>
            </w:pPr>
            <w:r w:rsidRPr="00962E43">
              <w:rPr>
                <w:color w:val="000000"/>
                <w:sz w:val="14"/>
                <w:szCs w:val="16"/>
              </w:rPr>
              <w:t>Mbirth_Date</w:t>
            </w:r>
          </w:p>
        </w:tc>
        <w:tc>
          <w:tcPr>
            <w:tcW w:w="283" w:type="pct"/>
            <w:tcBorders>
              <w:top w:val="nil"/>
              <w:left w:val="nil"/>
              <w:bottom w:val="single" w:sz="4" w:space="0" w:color="auto"/>
              <w:right w:val="single" w:sz="4" w:space="0" w:color="auto"/>
            </w:tcBorders>
            <w:shd w:val="clear" w:color="auto" w:fill="auto"/>
            <w:hideMark/>
          </w:tcPr>
          <w:p w14:paraId="4C3CCF07" w14:textId="77777777" w:rsidR="005C0C15" w:rsidRPr="00962E43" w:rsidRDefault="005C0C15" w:rsidP="008B5CB9">
            <w:pPr>
              <w:rPr>
                <w:color w:val="000000"/>
                <w:sz w:val="14"/>
                <w:szCs w:val="16"/>
              </w:rPr>
            </w:pPr>
            <w:r w:rsidRPr="00962E43">
              <w:rPr>
                <w:color w:val="000000"/>
                <w:sz w:val="14"/>
                <w:szCs w:val="16"/>
              </w:rPr>
              <w:t>Birth_Date</w:t>
            </w:r>
          </w:p>
        </w:tc>
        <w:tc>
          <w:tcPr>
            <w:tcW w:w="283" w:type="pct"/>
            <w:tcBorders>
              <w:top w:val="nil"/>
              <w:left w:val="nil"/>
              <w:bottom w:val="single" w:sz="4" w:space="0" w:color="auto"/>
              <w:right w:val="single" w:sz="4" w:space="0" w:color="auto"/>
            </w:tcBorders>
            <w:shd w:val="clear" w:color="auto" w:fill="auto"/>
            <w:hideMark/>
          </w:tcPr>
          <w:p w14:paraId="53DF11E3"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2FBE2335"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2C5977C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F53F63C"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531A54CE" w14:textId="77777777" w:rsidR="005C0C15" w:rsidRPr="00962E43" w:rsidRDefault="005C0C15" w:rsidP="008B5CB9">
            <w:pPr>
              <w:rPr>
                <w:color w:val="000000"/>
                <w:sz w:val="14"/>
                <w:szCs w:val="16"/>
              </w:rPr>
            </w:pPr>
            <w:r w:rsidRPr="00962E43">
              <w:rPr>
                <w:color w:val="000000"/>
                <w:sz w:val="14"/>
                <w:szCs w:val="16"/>
              </w:rPr>
              <w:t>Tables linked on PatID, Mbirth_Date is populated, but Mbirth_Date not equal to Birth_Date in table DEM</w:t>
            </w:r>
          </w:p>
        </w:tc>
        <w:tc>
          <w:tcPr>
            <w:tcW w:w="377" w:type="pct"/>
            <w:tcBorders>
              <w:top w:val="nil"/>
              <w:left w:val="nil"/>
              <w:bottom w:val="single" w:sz="4" w:space="0" w:color="auto"/>
              <w:right w:val="single" w:sz="4" w:space="0" w:color="auto"/>
            </w:tcBorders>
            <w:shd w:val="clear" w:color="auto" w:fill="auto"/>
            <w:hideMark/>
          </w:tcPr>
          <w:p w14:paraId="550DF33D"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13395E07"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AD8F77B"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09AE15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8B427C0"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37820C2" w14:textId="1C3AB68F"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2_07_00-0_201</w:t>
            </w:r>
          </w:p>
        </w:tc>
        <w:tc>
          <w:tcPr>
            <w:tcW w:w="222" w:type="pct"/>
            <w:tcBorders>
              <w:top w:val="nil"/>
              <w:left w:val="nil"/>
              <w:bottom w:val="single" w:sz="4" w:space="0" w:color="auto"/>
              <w:right w:val="single" w:sz="4" w:space="0" w:color="auto"/>
            </w:tcBorders>
            <w:shd w:val="clear" w:color="auto" w:fill="auto"/>
            <w:hideMark/>
          </w:tcPr>
          <w:p w14:paraId="028D78D7"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86172BA"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D7AF9E7"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1D1E376"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C0FD436"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464CEF8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08CD56C"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05E4547F" w14:textId="77777777" w:rsidR="005C0C15" w:rsidRPr="00962E43" w:rsidRDefault="005C0C15" w:rsidP="008B5CB9">
            <w:pPr>
              <w:rPr>
                <w:color w:val="000000"/>
                <w:sz w:val="14"/>
                <w:szCs w:val="16"/>
              </w:rPr>
            </w:pPr>
            <w:r w:rsidRPr="00962E43">
              <w:rPr>
                <w:color w:val="000000"/>
                <w:sz w:val="14"/>
                <w:szCs w:val="16"/>
              </w:rPr>
              <w:t>CPatID</w:t>
            </w:r>
          </w:p>
        </w:tc>
        <w:tc>
          <w:tcPr>
            <w:tcW w:w="283" w:type="pct"/>
            <w:tcBorders>
              <w:top w:val="nil"/>
              <w:left w:val="nil"/>
              <w:bottom w:val="single" w:sz="4" w:space="0" w:color="auto"/>
              <w:right w:val="single" w:sz="4" w:space="0" w:color="auto"/>
            </w:tcBorders>
            <w:shd w:val="clear" w:color="auto" w:fill="auto"/>
            <w:hideMark/>
          </w:tcPr>
          <w:p w14:paraId="238A51D2"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0C71BC49"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0250EB94"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756A42F0"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896D78C"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DD7BEB3" w14:textId="77777777" w:rsidR="005C0C15" w:rsidRPr="00962E43" w:rsidRDefault="005C0C15" w:rsidP="008B5CB9">
            <w:pPr>
              <w:rPr>
                <w:color w:val="000000"/>
                <w:sz w:val="14"/>
                <w:szCs w:val="16"/>
              </w:rPr>
            </w:pPr>
            <w:r w:rsidRPr="00962E43">
              <w:rPr>
                <w:color w:val="000000"/>
                <w:sz w:val="14"/>
                <w:szCs w:val="16"/>
              </w:rPr>
              <w:t>CPatID value present in MIL table, but not in the DEM table</w:t>
            </w:r>
          </w:p>
        </w:tc>
        <w:tc>
          <w:tcPr>
            <w:tcW w:w="377" w:type="pct"/>
            <w:tcBorders>
              <w:top w:val="nil"/>
              <w:left w:val="nil"/>
              <w:bottom w:val="single" w:sz="4" w:space="0" w:color="auto"/>
              <w:right w:val="single" w:sz="4" w:space="0" w:color="auto"/>
            </w:tcBorders>
            <w:shd w:val="clear" w:color="auto" w:fill="auto"/>
            <w:hideMark/>
          </w:tcPr>
          <w:p w14:paraId="4E0162EC"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263CDD90"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080CB163"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9FDCEC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16F8988B"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265BF1F" w14:textId="137A5203"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2_07_00-0_203</w:t>
            </w:r>
          </w:p>
        </w:tc>
        <w:tc>
          <w:tcPr>
            <w:tcW w:w="222" w:type="pct"/>
            <w:tcBorders>
              <w:top w:val="nil"/>
              <w:left w:val="nil"/>
              <w:bottom w:val="single" w:sz="4" w:space="0" w:color="auto"/>
              <w:right w:val="single" w:sz="4" w:space="0" w:color="auto"/>
            </w:tcBorders>
            <w:shd w:val="clear" w:color="auto" w:fill="auto"/>
            <w:hideMark/>
          </w:tcPr>
          <w:p w14:paraId="44620850"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FE5CF3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2E4C1966"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38772769"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E2FBA50"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180B80B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0C564E78"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660CFE79" w14:textId="77777777" w:rsidR="005C0C15" w:rsidRPr="00962E43" w:rsidRDefault="005C0C15" w:rsidP="008B5CB9">
            <w:pPr>
              <w:rPr>
                <w:color w:val="000000"/>
                <w:sz w:val="14"/>
                <w:szCs w:val="16"/>
              </w:rPr>
            </w:pPr>
            <w:r w:rsidRPr="00962E43">
              <w:rPr>
                <w:color w:val="000000"/>
                <w:sz w:val="14"/>
                <w:szCs w:val="16"/>
              </w:rPr>
              <w:t>CPatID</w:t>
            </w:r>
          </w:p>
        </w:tc>
        <w:tc>
          <w:tcPr>
            <w:tcW w:w="283" w:type="pct"/>
            <w:tcBorders>
              <w:top w:val="nil"/>
              <w:left w:val="nil"/>
              <w:bottom w:val="single" w:sz="4" w:space="0" w:color="auto"/>
              <w:right w:val="single" w:sz="4" w:space="0" w:color="auto"/>
            </w:tcBorders>
            <w:shd w:val="clear" w:color="auto" w:fill="auto"/>
            <w:hideMark/>
          </w:tcPr>
          <w:p w14:paraId="1B8B6098"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4D056BA1"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63FED31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1F5A7E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837DEE8"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26F1969" w14:textId="77777777" w:rsidR="005C0C15" w:rsidRPr="00962E43" w:rsidRDefault="005C0C15" w:rsidP="008B5CB9">
            <w:pPr>
              <w:rPr>
                <w:color w:val="000000"/>
                <w:sz w:val="14"/>
                <w:szCs w:val="16"/>
              </w:rPr>
            </w:pPr>
            <w:r w:rsidRPr="00962E43">
              <w:rPr>
                <w:color w:val="000000"/>
                <w:sz w:val="14"/>
                <w:szCs w:val="16"/>
              </w:rPr>
              <w:t>CPatID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29D5268A"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13434A0"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7AD3DCAD"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2CC5D11C"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428E8A7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5A00D540" w14:textId="56A8EA32"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2_08_00-0_208</w:t>
            </w:r>
          </w:p>
        </w:tc>
        <w:tc>
          <w:tcPr>
            <w:tcW w:w="222" w:type="pct"/>
            <w:tcBorders>
              <w:top w:val="nil"/>
              <w:left w:val="nil"/>
              <w:bottom w:val="single" w:sz="4" w:space="0" w:color="auto"/>
              <w:right w:val="single" w:sz="4" w:space="0" w:color="auto"/>
            </w:tcBorders>
            <w:shd w:val="clear" w:color="auto" w:fill="auto"/>
            <w:hideMark/>
          </w:tcPr>
          <w:p w14:paraId="6D01E06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C0A9553"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3D0F7D20"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164004BA"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31020DB7" w14:textId="77777777" w:rsidR="005C0C15" w:rsidRPr="00962E43" w:rsidRDefault="005C0C15" w:rsidP="008B5CB9">
            <w:pPr>
              <w:rPr>
                <w:color w:val="000000"/>
                <w:sz w:val="14"/>
                <w:szCs w:val="16"/>
              </w:rPr>
            </w:pPr>
            <w:r w:rsidRPr="00962E43">
              <w:rPr>
                <w:color w:val="000000"/>
                <w:sz w:val="14"/>
                <w:szCs w:val="16"/>
              </w:rPr>
              <w:t>08</w:t>
            </w:r>
          </w:p>
        </w:tc>
        <w:tc>
          <w:tcPr>
            <w:tcW w:w="189" w:type="pct"/>
            <w:tcBorders>
              <w:top w:val="nil"/>
              <w:left w:val="nil"/>
              <w:bottom w:val="single" w:sz="4" w:space="0" w:color="auto"/>
              <w:right w:val="single" w:sz="4" w:space="0" w:color="auto"/>
            </w:tcBorders>
            <w:shd w:val="clear" w:color="auto" w:fill="auto"/>
            <w:hideMark/>
          </w:tcPr>
          <w:p w14:paraId="36D4FD86"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240EC191"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6524A0E1" w14:textId="77777777" w:rsidR="005C0C15" w:rsidRPr="00962E43" w:rsidRDefault="005C0C15" w:rsidP="008B5CB9">
            <w:pPr>
              <w:rPr>
                <w:color w:val="000000"/>
                <w:sz w:val="14"/>
                <w:szCs w:val="16"/>
              </w:rPr>
            </w:pPr>
            <w:r w:rsidRPr="00962E43">
              <w:rPr>
                <w:color w:val="000000"/>
                <w:sz w:val="14"/>
                <w:szCs w:val="16"/>
              </w:rPr>
              <w:t>Cbirth_Date</w:t>
            </w:r>
          </w:p>
        </w:tc>
        <w:tc>
          <w:tcPr>
            <w:tcW w:w="283" w:type="pct"/>
            <w:tcBorders>
              <w:top w:val="nil"/>
              <w:left w:val="nil"/>
              <w:bottom w:val="single" w:sz="4" w:space="0" w:color="auto"/>
              <w:right w:val="single" w:sz="4" w:space="0" w:color="auto"/>
            </w:tcBorders>
            <w:shd w:val="clear" w:color="auto" w:fill="auto"/>
            <w:hideMark/>
          </w:tcPr>
          <w:p w14:paraId="493CC356" w14:textId="77777777" w:rsidR="005C0C15" w:rsidRPr="00962E43" w:rsidRDefault="005C0C15" w:rsidP="008B5CB9">
            <w:pPr>
              <w:rPr>
                <w:color w:val="000000"/>
                <w:sz w:val="14"/>
                <w:szCs w:val="16"/>
              </w:rPr>
            </w:pPr>
            <w:r w:rsidRPr="00962E43">
              <w:rPr>
                <w:color w:val="000000"/>
                <w:sz w:val="14"/>
                <w:szCs w:val="16"/>
              </w:rPr>
              <w:t>Birth_Date</w:t>
            </w:r>
          </w:p>
        </w:tc>
        <w:tc>
          <w:tcPr>
            <w:tcW w:w="283" w:type="pct"/>
            <w:tcBorders>
              <w:top w:val="nil"/>
              <w:left w:val="nil"/>
              <w:bottom w:val="single" w:sz="4" w:space="0" w:color="auto"/>
              <w:right w:val="single" w:sz="4" w:space="0" w:color="auto"/>
            </w:tcBorders>
            <w:shd w:val="clear" w:color="auto" w:fill="auto"/>
            <w:hideMark/>
          </w:tcPr>
          <w:p w14:paraId="3B1E8DCA"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1E32462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09BA938D"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5BB36FA"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A38FBDA" w14:textId="77777777" w:rsidR="005C0C15" w:rsidRPr="00962E43" w:rsidRDefault="005C0C15" w:rsidP="008B5CB9">
            <w:pPr>
              <w:rPr>
                <w:color w:val="000000"/>
                <w:sz w:val="14"/>
                <w:szCs w:val="16"/>
              </w:rPr>
            </w:pPr>
            <w:r w:rsidRPr="00962E43">
              <w:rPr>
                <w:color w:val="000000"/>
                <w:sz w:val="14"/>
                <w:szCs w:val="16"/>
              </w:rPr>
              <w:t>Tables linked on PatID, Cbirth_Date is populated, but Cbirth_Date not equal to Birth_Date in table DEM</w:t>
            </w:r>
          </w:p>
        </w:tc>
        <w:tc>
          <w:tcPr>
            <w:tcW w:w="377" w:type="pct"/>
            <w:tcBorders>
              <w:top w:val="nil"/>
              <w:left w:val="nil"/>
              <w:bottom w:val="single" w:sz="4" w:space="0" w:color="auto"/>
              <w:right w:val="single" w:sz="4" w:space="0" w:color="auto"/>
            </w:tcBorders>
            <w:shd w:val="clear" w:color="auto" w:fill="auto"/>
            <w:hideMark/>
          </w:tcPr>
          <w:p w14:paraId="123A815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69801096"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7109369C"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09810300"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198081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16344E8" w14:textId="292D6758" w:rsidR="005C0C15" w:rsidRPr="00962E43" w:rsidRDefault="005C0C15" w:rsidP="008B5CB9">
            <w:pPr>
              <w:rPr>
                <w:color w:val="000000"/>
                <w:sz w:val="14"/>
                <w:szCs w:val="16"/>
              </w:rPr>
            </w:pPr>
            <w:r w:rsidRPr="00962E43">
              <w:rPr>
                <w:color w:val="000000"/>
                <w:sz w:val="14"/>
                <w:szCs w:val="16"/>
              </w:rPr>
              <w:t>MIL-DEM_</w:t>
            </w:r>
            <w:r w:rsidR="006A1323">
              <w:rPr>
                <w:color w:val="000000"/>
                <w:sz w:val="14"/>
                <w:szCs w:val="16"/>
              </w:rPr>
              <w:br/>
            </w:r>
            <w:r w:rsidRPr="00962E43">
              <w:rPr>
                <w:color w:val="000000"/>
                <w:sz w:val="14"/>
                <w:szCs w:val="16"/>
              </w:rPr>
              <w:t>2_09_00-0_208</w:t>
            </w:r>
          </w:p>
        </w:tc>
        <w:tc>
          <w:tcPr>
            <w:tcW w:w="222" w:type="pct"/>
            <w:tcBorders>
              <w:top w:val="nil"/>
              <w:left w:val="nil"/>
              <w:bottom w:val="single" w:sz="4" w:space="0" w:color="auto"/>
              <w:right w:val="single" w:sz="4" w:space="0" w:color="auto"/>
            </w:tcBorders>
            <w:shd w:val="clear" w:color="auto" w:fill="auto"/>
            <w:hideMark/>
          </w:tcPr>
          <w:p w14:paraId="08576947"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C6E78F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5523BA6D" w14:textId="77777777" w:rsidR="005C0C15" w:rsidRPr="00962E43" w:rsidRDefault="005C0C15" w:rsidP="008B5CB9">
            <w:pPr>
              <w:rPr>
                <w:color w:val="000000"/>
                <w:sz w:val="14"/>
                <w:szCs w:val="16"/>
              </w:rPr>
            </w:pPr>
            <w:r w:rsidRPr="00962E43">
              <w:rPr>
                <w:color w:val="000000"/>
                <w:sz w:val="14"/>
                <w:szCs w:val="16"/>
              </w:rPr>
              <w:t>MIL-DEM</w:t>
            </w:r>
          </w:p>
        </w:tc>
        <w:tc>
          <w:tcPr>
            <w:tcW w:w="181" w:type="pct"/>
            <w:tcBorders>
              <w:top w:val="nil"/>
              <w:left w:val="nil"/>
              <w:bottom w:val="single" w:sz="4" w:space="0" w:color="auto"/>
              <w:right w:val="single" w:sz="4" w:space="0" w:color="auto"/>
            </w:tcBorders>
            <w:shd w:val="clear" w:color="auto" w:fill="auto"/>
            <w:hideMark/>
          </w:tcPr>
          <w:p w14:paraId="56B3DCD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4D2CC807" w14:textId="77777777" w:rsidR="005C0C15" w:rsidRPr="00962E43" w:rsidRDefault="005C0C15" w:rsidP="008B5CB9">
            <w:pPr>
              <w:rPr>
                <w:color w:val="000000"/>
                <w:sz w:val="14"/>
                <w:szCs w:val="16"/>
              </w:rPr>
            </w:pPr>
            <w:r w:rsidRPr="00962E43">
              <w:rPr>
                <w:color w:val="000000"/>
                <w:sz w:val="14"/>
                <w:szCs w:val="16"/>
              </w:rPr>
              <w:t>09</w:t>
            </w:r>
          </w:p>
        </w:tc>
        <w:tc>
          <w:tcPr>
            <w:tcW w:w="189" w:type="pct"/>
            <w:tcBorders>
              <w:top w:val="nil"/>
              <w:left w:val="nil"/>
              <w:bottom w:val="single" w:sz="4" w:space="0" w:color="auto"/>
              <w:right w:val="single" w:sz="4" w:space="0" w:color="auto"/>
            </w:tcBorders>
            <w:shd w:val="clear" w:color="auto" w:fill="auto"/>
            <w:hideMark/>
          </w:tcPr>
          <w:p w14:paraId="4A0281CB"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D3A2D00"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1BDD3431" w14:textId="77777777" w:rsidR="005C0C15" w:rsidRPr="00962E43" w:rsidRDefault="005C0C15" w:rsidP="008B5CB9">
            <w:pPr>
              <w:rPr>
                <w:color w:val="000000"/>
                <w:sz w:val="14"/>
                <w:szCs w:val="16"/>
              </w:rPr>
            </w:pPr>
            <w:r w:rsidRPr="00962E43">
              <w:rPr>
                <w:color w:val="000000"/>
                <w:sz w:val="14"/>
                <w:szCs w:val="16"/>
              </w:rPr>
              <w:t>Sex</w:t>
            </w:r>
          </w:p>
        </w:tc>
        <w:tc>
          <w:tcPr>
            <w:tcW w:w="283" w:type="pct"/>
            <w:tcBorders>
              <w:top w:val="nil"/>
              <w:left w:val="nil"/>
              <w:bottom w:val="single" w:sz="4" w:space="0" w:color="auto"/>
              <w:right w:val="single" w:sz="4" w:space="0" w:color="auto"/>
            </w:tcBorders>
            <w:shd w:val="clear" w:color="auto" w:fill="auto"/>
            <w:hideMark/>
          </w:tcPr>
          <w:p w14:paraId="1027F174" w14:textId="77777777" w:rsidR="005C0C15" w:rsidRPr="00962E43" w:rsidRDefault="005C0C15" w:rsidP="008B5CB9">
            <w:pPr>
              <w:rPr>
                <w:color w:val="000000"/>
                <w:sz w:val="14"/>
                <w:szCs w:val="16"/>
              </w:rPr>
            </w:pPr>
            <w:r w:rsidRPr="00962E43">
              <w:rPr>
                <w:color w:val="000000"/>
                <w:sz w:val="14"/>
                <w:szCs w:val="16"/>
              </w:rPr>
              <w:t>Sex</w:t>
            </w:r>
          </w:p>
        </w:tc>
        <w:tc>
          <w:tcPr>
            <w:tcW w:w="283" w:type="pct"/>
            <w:tcBorders>
              <w:top w:val="nil"/>
              <w:left w:val="nil"/>
              <w:bottom w:val="single" w:sz="4" w:space="0" w:color="auto"/>
              <w:right w:val="single" w:sz="4" w:space="0" w:color="auto"/>
            </w:tcBorders>
            <w:shd w:val="clear" w:color="auto" w:fill="auto"/>
            <w:hideMark/>
          </w:tcPr>
          <w:p w14:paraId="6766A4B6"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67C9D572"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50E75DE"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6CC9E5D"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2E43207" w14:textId="77777777" w:rsidR="005C0C15" w:rsidRPr="00962E43" w:rsidRDefault="005C0C15" w:rsidP="008B5CB9">
            <w:pPr>
              <w:rPr>
                <w:color w:val="000000"/>
                <w:sz w:val="14"/>
                <w:szCs w:val="16"/>
              </w:rPr>
            </w:pPr>
            <w:r w:rsidRPr="00962E43">
              <w:rPr>
                <w:color w:val="000000"/>
                <w:sz w:val="14"/>
                <w:szCs w:val="16"/>
              </w:rPr>
              <w:t>Tables linked on PatID, Sex is populated, but Sex not equal to Sex in table DEM</w:t>
            </w:r>
          </w:p>
        </w:tc>
        <w:tc>
          <w:tcPr>
            <w:tcW w:w="377" w:type="pct"/>
            <w:tcBorders>
              <w:top w:val="nil"/>
              <w:left w:val="nil"/>
              <w:bottom w:val="single" w:sz="4" w:space="0" w:color="auto"/>
              <w:right w:val="single" w:sz="4" w:space="0" w:color="auto"/>
            </w:tcBorders>
            <w:shd w:val="clear" w:color="auto" w:fill="auto"/>
            <w:hideMark/>
          </w:tcPr>
          <w:p w14:paraId="03544E02"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4414735"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7559872"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59C62F58"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31C2A319"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7B9DC5" w14:textId="4DE25304" w:rsidR="005C0C15" w:rsidRPr="00962E43" w:rsidRDefault="005C0C15" w:rsidP="008B5CB9">
            <w:pPr>
              <w:rPr>
                <w:color w:val="000000"/>
                <w:sz w:val="14"/>
                <w:szCs w:val="16"/>
              </w:rPr>
            </w:pPr>
            <w:r w:rsidRPr="00962E43">
              <w:rPr>
                <w:color w:val="000000"/>
                <w:sz w:val="14"/>
                <w:szCs w:val="16"/>
              </w:rPr>
              <w:t>MIL-ENC_</w:t>
            </w:r>
            <w:r w:rsidR="006A1323">
              <w:rPr>
                <w:color w:val="000000"/>
                <w:sz w:val="14"/>
                <w:szCs w:val="16"/>
              </w:rPr>
              <w:br/>
            </w:r>
            <w:r w:rsidRPr="00962E43">
              <w:rPr>
                <w:color w:val="000000"/>
                <w:sz w:val="14"/>
                <w:szCs w:val="16"/>
              </w:rPr>
              <w:t>2_04_00-0_201</w:t>
            </w:r>
          </w:p>
        </w:tc>
        <w:tc>
          <w:tcPr>
            <w:tcW w:w="222" w:type="pct"/>
            <w:tcBorders>
              <w:top w:val="nil"/>
              <w:left w:val="nil"/>
              <w:bottom w:val="single" w:sz="4" w:space="0" w:color="auto"/>
              <w:right w:val="single" w:sz="4" w:space="0" w:color="auto"/>
            </w:tcBorders>
            <w:shd w:val="clear" w:color="auto" w:fill="auto"/>
            <w:hideMark/>
          </w:tcPr>
          <w:p w14:paraId="11605D9E"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38F44214"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0D97BE47"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16B6870"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0923E78" w14:textId="77777777" w:rsidR="005C0C15" w:rsidRPr="00962E43" w:rsidRDefault="005C0C15" w:rsidP="008B5CB9">
            <w:pPr>
              <w:rPr>
                <w:color w:val="000000"/>
                <w:sz w:val="14"/>
                <w:szCs w:val="16"/>
              </w:rPr>
            </w:pPr>
            <w:r w:rsidRPr="00962E43">
              <w:rPr>
                <w:color w:val="000000"/>
                <w:sz w:val="14"/>
                <w:szCs w:val="16"/>
              </w:rPr>
              <w:t>04</w:t>
            </w:r>
          </w:p>
        </w:tc>
        <w:tc>
          <w:tcPr>
            <w:tcW w:w="189" w:type="pct"/>
            <w:tcBorders>
              <w:top w:val="nil"/>
              <w:left w:val="nil"/>
              <w:bottom w:val="single" w:sz="4" w:space="0" w:color="auto"/>
              <w:right w:val="single" w:sz="4" w:space="0" w:color="auto"/>
            </w:tcBorders>
            <w:shd w:val="clear" w:color="auto" w:fill="auto"/>
            <w:hideMark/>
          </w:tcPr>
          <w:p w14:paraId="65735AC2"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56DA42A"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2A3F9103"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63AAEAF1"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2F040B0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926C49C"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F5164B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2090DA3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700FD920" w14:textId="77777777" w:rsidR="005C0C15" w:rsidRPr="00962E43" w:rsidRDefault="005C0C15" w:rsidP="008B5CB9">
            <w:pPr>
              <w:rPr>
                <w:color w:val="000000"/>
                <w:sz w:val="14"/>
                <w:szCs w:val="16"/>
              </w:rPr>
            </w:pPr>
            <w:r w:rsidRPr="00962E43">
              <w:rPr>
                <w:color w:val="000000"/>
                <w:sz w:val="14"/>
                <w:szCs w:val="16"/>
              </w:rPr>
              <w:t>EncounterID value present in MIL table, but not in the ENC table</w:t>
            </w:r>
          </w:p>
        </w:tc>
        <w:tc>
          <w:tcPr>
            <w:tcW w:w="377" w:type="pct"/>
            <w:tcBorders>
              <w:top w:val="nil"/>
              <w:left w:val="nil"/>
              <w:bottom w:val="single" w:sz="4" w:space="0" w:color="auto"/>
              <w:right w:val="single" w:sz="4" w:space="0" w:color="auto"/>
            </w:tcBorders>
            <w:shd w:val="clear" w:color="auto" w:fill="auto"/>
            <w:hideMark/>
          </w:tcPr>
          <w:p w14:paraId="291E715A"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FEF4B7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A2F99F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3F32118A"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53734C7"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12F7D206" w14:textId="7E979532" w:rsidR="005C0C15" w:rsidRPr="00962E43" w:rsidRDefault="005C0C15" w:rsidP="008B5CB9">
            <w:pPr>
              <w:rPr>
                <w:color w:val="000000"/>
                <w:sz w:val="14"/>
                <w:szCs w:val="16"/>
              </w:rPr>
            </w:pPr>
            <w:r w:rsidRPr="00962E43">
              <w:rPr>
                <w:color w:val="000000"/>
                <w:sz w:val="14"/>
                <w:szCs w:val="16"/>
              </w:rPr>
              <w:t>MIL-ENC_</w:t>
            </w:r>
            <w:r w:rsidR="006A1323">
              <w:rPr>
                <w:color w:val="000000"/>
                <w:sz w:val="14"/>
                <w:szCs w:val="16"/>
              </w:rPr>
              <w:br/>
            </w:r>
            <w:r w:rsidRPr="00962E43">
              <w:rPr>
                <w:color w:val="000000"/>
                <w:sz w:val="14"/>
                <w:szCs w:val="16"/>
              </w:rPr>
              <w:t>2_04_00-0_203</w:t>
            </w:r>
          </w:p>
        </w:tc>
        <w:tc>
          <w:tcPr>
            <w:tcW w:w="222" w:type="pct"/>
            <w:tcBorders>
              <w:top w:val="nil"/>
              <w:left w:val="nil"/>
              <w:bottom w:val="single" w:sz="4" w:space="0" w:color="auto"/>
              <w:right w:val="single" w:sz="4" w:space="0" w:color="auto"/>
            </w:tcBorders>
            <w:shd w:val="clear" w:color="auto" w:fill="auto"/>
            <w:hideMark/>
          </w:tcPr>
          <w:p w14:paraId="4840DEC9"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BAF9E1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B5170E4"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E6490B4"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131013DF" w14:textId="77777777" w:rsidR="005C0C15" w:rsidRPr="00962E43" w:rsidRDefault="005C0C15" w:rsidP="008B5CB9">
            <w:pPr>
              <w:rPr>
                <w:color w:val="000000"/>
                <w:sz w:val="14"/>
                <w:szCs w:val="16"/>
              </w:rPr>
            </w:pPr>
            <w:r w:rsidRPr="00962E43">
              <w:rPr>
                <w:color w:val="000000"/>
                <w:sz w:val="14"/>
                <w:szCs w:val="16"/>
              </w:rPr>
              <w:t>04</w:t>
            </w:r>
          </w:p>
        </w:tc>
        <w:tc>
          <w:tcPr>
            <w:tcW w:w="189" w:type="pct"/>
            <w:tcBorders>
              <w:top w:val="nil"/>
              <w:left w:val="nil"/>
              <w:bottom w:val="single" w:sz="4" w:space="0" w:color="auto"/>
              <w:right w:val="single" w:sz="4" w:space="0" w:color="auto"/>
            </w:tcBorders>
            <w:shd w:val="clear" w:color="auto" w:fill="auto"/>
            <w:hideMark/>
          </w:tcPr>
          <w:p w14:paraId="6AD71A9D"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5924F99C" w14:textId="77777777" w:rsidR="005C0C15" w:rsidRPr="00962E43" w:rsidRDefault="005C0C15" w:rsidP="008B5CB9">
            <w:pPr>
              <w:rPr>
                <w:color w:val="000000"/>
                <w:sz w:val="14"/>
                <w:szCs w:val="16"/>
              </w:rPr>
            </w:pPr>
            <w:r w:rsidRPr="00962E43">
              <w:rPr>
                <w:color w:val="000000"/>
                <w:sz w:val="14"/>
                <w:szCs w:val="16"/>
              </w:rPr>
              <w:t>203</w:t>
            </w:r>
          </w:p>
        </w:tc>
        <w:tc>
          <w:tcPr>
            <w:tcW w:w="283" w:type="pct"/>
            <w:tcBorders>
              <w:top w:val="nil"/>
              <w:left w:val="nil"/>
              <w:bottom w:val="single" w:sz="4" w:space="0" w:color="auto"/>
              <w:right w:val="single" w:sz="4" w:space="0" w:color="auto"/>
            </w:tcBorders>
            <w:shd w:val="clear" w:color="auto" w:fill="auto"/>
            <w:hideMark/>
          </w:tcPr>
          <w:p w14:paraId="7A88CA2F"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6CC15838"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506252F4"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67154928"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36A480AA"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FE8BA4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7E3ED1F6" w14:textId="77777777" w:rsidR="005C0C15" w:rsidRPr="00962E43" w:rsidRDefault="005C0C15" w:rsidP="008B5CB9">
            <w:pPr>
              <w:rPr>
                <w:color w:val="000000"/>
                <w:sz w:val="14"/>
                <w:szCs w:val="16"/>
              </w:rPr>
            </w:pPr>
            <w:r w:rsidRPr="00962E43">
              <w:rPr>
                <w:color w:val="000000"/>
                <w:sz w:val="14"/>
                <w:szCs w:val="16"/>
              </w:rPr>
              <w:t>EncounterID variable length is not consistent between tables</w:t>
            </w:r>
          </w:p>
        </w:tc>
        <w:tc>
          <w:tcPr>
            <w:tcW w:w="377" w:type="pct"/>
            <w:tcBorders>
              <w:top w:val="nil"/>
              <w:left w:val="nil"/>
              <w:bottom w:val="single" w:sz="4" w:space="0" w:color="auto"/>
              <w:right w:val="single" w:sz="4" w:space="0" w:color="auto"/>
            </w:tcBorders>
            <w:shd w:val="clear" w:color="auto" w:fill="auto"/>
            <w:hideMark/>
          </w:tcPr>
          <w:p w14:paraId="5362012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71D222C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258C492A"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11DF9E43"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7D106EF1"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41F0960D" w14:textId="77777777" w:rsidR="005C0C15" w:rsidRPr="00962E43" w:rsidRDefault="005C0C15" w:rsidP="008B5CB9">
            <w:pPr>
              <w:rPr>
                <w:color w:val="000000"/>
                <w:sz w:val="14"/>
                <w:szCs w:val="16"/>
              </w:rPr>
            </w:pPr>
            <w:r w:rsidRPr="00962E43">
              <w:rPr>
                <w:color w:val="000000"/>
                <w:sz w:val="14"/>
                <w:szCs w:val="16"/>
              </w:rPr>
              <w:t>MIL-ENC_2_06_00-0_208</w:t>
            </w:r>
          </w:p>
        </w:tc>
        <w:tc>
          <w:tcPr>
            <w:tcW w:w="222" w:type="pct"/>
            <w:tcBorders>
              <w:top w:val="nil"/>
              <w:left w:val="nil"/>
              <w:bottom w:val="single" w:sz="4" w:space="0" w:color="auto"/>
              <w:right w:val="single" w:sz="4" w:space="0" w:color="auto"/>
            </w:tcBorders>
            <w:shd w:val="clear" w:color="auto" w:fill="auto"/>
            <w:hideMark/>
          </w:tcPr>
          <w:p w14:paraId="45B94FCE"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71377EEE"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90D5C48"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109A1EAF"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397E20A" w14:textId="77777777" w:rsidR="005C0C15" w:rsidRPr="00962E43" w:rsidRDefault="005C0C15" w:rsidP="008B5CB9">
            <w:pPr>
              <w:rPr>
                <w:color w:val="000000"/>
                <w:sz w:val="14"/>
                <w:szCs w:val="16"/>
              </w:rPr>
            </w:pPr>
            <w:r w:rsidRPr="00962E43">
              <w:rPr>
                <w:color w:val="000000"/>
                <w:sz w:val="14"/>
                <w:szCs w:val="16"/>
              </w:rPr>
              <w:t>06</w:t>
            </w:r>
          </w:p>
        </w:tc>
        <w:tc>
          <w:tcPr>
            <w:tcW w:w="189" w:type="pct"/>
            <w:tcBorders>
              <w:top w:val="nil"/>
              <w:left w:val="nil"/>
              <w:bottom w:val="single" w:sz="4" w:space="0" w:color="auto"/>
              <w:right w:val="single" w:sz="4" w:space="0" w:color="auto"/>
            </w:tcBorders>
            <w:shd w:val="clear" w:color="auto" w:fill="auto"/>
            <w:hideMark/>
          </w:tcPr>
          <w:p w14:paraId="74C75187"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1D8F9537"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285C2B7C"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72FCF8FA" w14:textId="77777777" w:rsidR="005C0C15" w:rsidRPr="00962E43" w:rsidRDefault="005C0C15" w:rsidP="008B5CB9">
            <w:pPr>
              <w:rPr>
                <w:color w:val="000000"/>
                <w:sz w:val="14"/>
                <w:szCs w:val="16"/>
              </w:rPr>
            </w:pPr>
            <w:r w:rsidRPr="00962E43">
              <w:rPr>
                <w:color w:val="000000"/>
                <w:sz w:val="14"/>
                <w:szCs w:val="16"/>
              </w:rPr>
              <w:t>ADate</w:t>
            </w:r>
          </w:p>
        </w:tc>
        <w:tc>
          <w:tcPr>
            <w:tcW w:w="283" w:type="pct"/>
            <w:tcBorders>
              <w:top w:val="nil"/>
              <w:left w:val="nil"/>
              <w:bottom w:val="single" w:sz="4" w:space="0" w:color="auto"/>
              <w:right w:val="single" w:sz="4" w:space="0" w:color="auto"/>
            </w:tcBorders>
            <w:shd w:val="clear" w:color="auto" w:fill="auto"/>
            <w:hideMark/>
          </w:tcPr>
          <w:p w14:paraId="6DE89337"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0E64A3B0"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5E85068"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7C618BD5"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53E535A" w14:textId="104FF718" w:rsidR="005C0C15" w:rsidRPr="00962E43" w:rsidRDefault="005C0C15" w:rsidP="008B5CB9">
            <w:pPr>
              <w:rPr>
                <w:color w:val="000000"/>
                <w:sz w:val="14"/>
                <w:szCs w:val="16"/>
              </w:rPr>
            </w:pPr>
            <w:r w:rsidRPr="00962E43">
              <w:rPr>
                <w:color w:val="000000"/>
                <w:sz w:val="14"/>
                <w:szCs w:val="16"/>
              </w:rPr>
              <w:t>Tables linked on EncounterID, Adate is populated, but Adate not equal to ADate in table ENC</w:t>
            </w:r>
          </w:p>
        </w:tc>
        <w:tc>
          <w:tcPr>
            <w:tcW w:w="377" w:type="pct"/>
            <w:tcBorders>
              <w:top w:val="nil"/>
              <w:left w:val="nil"/>
              <w:bottom w:val="single" w:sz="4" w:space="0" w:color="auto"/>
              <w:right w:val="single" w:sz="4" w:space="0" w:color="auto"/>
            </w:tcBorders>
            <w:shd w:val="clear" w:color="auto" w:fill="auto"/>
            <w:hideMark/>
          </w:tcPr>
          <w:p w14:paraId="2D6FE2A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856038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6D2E029"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72EE579D"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1797D56A"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A7D11E0" w14:textId="77777777" w:rsidR="005C0C15" w:rsidRPr="00962E43" w:rsidRDefault="005C0C15" w:rsidP="008B5CB9">
            <w:pPr>
              <w:rPr>
                <w:color w:val="000000"/>
                <w:sz w:val="14"/>
                <w:szCs w:val="16"/>
              </w:rPr>
            </w:pPr>
            <w:r w:rsidRPr="00962E43">
              <w:rPr>
                <w:color w:val="000000"/>
                <w:sz w:val="14"/>
                <w:szCs w:val="16"/>
              </w:rPr>
              <w:t>MIL-ENC_2_07_00-0_208</w:t>
            </w:r>
          </w:p>
        </w:tc>
        <w:tc>
          <w:tcPr>
            <w:tcW w:w="222" w:type="pct"/>
            <w:tcBorders>
              <w:top w:val="nil"/>
              <w:left w:val="nil"/>
              <w:bottom w:val="single" w:sz="4" w:space="0" w:color="auto"/>
              <w:right w:val="single" w:sz="4" w:space="0" w:color="auto"/>
            </w:tcBorders>
            <w:shd w:val="clear" w:color="auto" w:fill="auto"/>
            <w:hideMark/>
          </w:tcPr>
          <w:p w14:paraId="2B23C82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16C2F4F6"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503C44F4" w14:textId="77777777" w:rsidR="005C0C15" w:rsidRPr="00962E43" w:rsidRDefault="005C0C15" w:rsidP="008B5CB9">
            <w:pPr>
              <w:rPr>
                <w:color w:val="000000"/>
                <w:sz w:val="14"/>
                <w:szCs w:val="16"/>
              </w:rPr>
            </w:pPr>
            <w:r w:rsidRPr="00962E43">
              <w:rPr>
                <w:color w:val="000000"/>
                <w:sz w:val="14"/>
                <w:szCs w:val="16"/>
              </w:rPr>
              <w:t>MIL-ENC</w:t>
            </w:r>
          </w:p>
        </w:tc>
        <w:tc>
          <w:tcPr>
            <w:tcW w:w="181" w:type="pct"/>
            <w:tcBorders>
              <w:top w:val="nil"/>
              <w:left w:val="nil"/>
              <w:bottom w:val="single" w:sz="4" w:space="0" w:color="auto"/>
              <w:right w:val="single" w:sz="4" w:space="0" w:color="auto"/>
            </w:tcBorders>
            <w:shd w:val="clear" w:color="auto" w:fill="auto"/>
            <w:hideMark/>
          </w:tcPr>
          <w:p w14:paraId="332E1856"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A6870F7"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63C25F69"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2D33B60" w14:textId="77777777" w:rsidR="005C0C15" w:rsidRPr="00962E43" w:rsidRDefault="005C0C15" w:rsidP="008B5CB9">
            <w:pPr>
              <w:rPr>
                <w:color w:val="000000"/>
                <w:sz w:val="14"/>
                <w:szCs w:val="16"/>
              </w:rPr>
            </w:pPr>
            <w:r w:rsidRPr="00962E43">
              <w:rPr>
                <w:color w:val="000000"/>
                <w:sz w:val="14"/>
                <w:szCs w:val="16"/>
              </w:rPr>
              <w:t>208</w:t>
            </w:r>
          </w:p>
        </w:tc>
        <w:tc>
          <w:tcPr>
            <w:tcW w:w="283" w:type="pct"/>
            <w:tcBorders>
              <w:top w:val="nil"/>
              <w:left w:val="nil"/>
              <w:bottom w:val="single" w:sz="4" w:space="0" w:color="auto"/>
              <w:right w:val="single" w:sz="4" w:space="0" w:color="auto"/>
            </w:tcBorders>
            <w:shd w:val="clear" w:color="auto" w:fill="auto"/>
            <w:hideMark/>
          </w:tcPr>
          <w:p w14:paraId="6C99B1DB" w14:textId="77777777" w:rsidR="005C0C15" w:rsidRPr="00962E43" w:rsidRDefault="005C0C15" w:rsidP="008B5CB9">
            <w:pPr>
              <w:rPr>
                <w:color w:val="000000"/>
                <w:sz w:val="14"/>
                <w:szCs w:val="16"/>
              </w:rPr>
            </w:pPr>
            <w:r w:rsidRPr="00962E43">
              <w:rPr>
                <w:color w:val="000000"/>
                <w:sz w:val="14"/>
                <w:szCs w:val="16"/>
              </w:rPr>
              <w:t>Ddate</w:t>
            </w:r>
          </w:p>
        </w:tc>
        <w:tc>
          <w:tcPr>
            <w:tcW w:w="283" w:type="pct"/>
            <w:tcBorders>
              <w:top w:val="nil"/>
              <w:left w:val="nil"/>
              <w:bottom w:val="single" w:sz="4" w:space="0" w:color="auto"/>
              <w:right w:val="single" w:sz="4" w:space="0" w:color="auto"/>
            </w:tcBorders>
            <w:shd w:val="clear" w:color="auto" w:fill="auto"/>
            <w:hideMark/>
          </w:tcPr>
          <w:p w14:paraId="5F49128C" w14:textId="77777777" w:rsidR="005C0C15" w:rsidRPr="00962E43" w:rsidRDefault="005C0C15" w:rsidP="008B5CB9">
            <w:pPr>
              <w:rPr>
                <w:color w:val="000000"/>
                <w:sz w:val="14"/>
                <w:szCs w:val="16"/>
              </w:rPr>
            </w:pPr>
            <w:r w:rsidRPr="00962E43">
              <w:rPr>
                <w:color w:val="000000"/>
                <w:sz w:val="14"/>
                <w:szCs w:val="16"/>
              </w:rPr>
              <w:t>ddate</w:t>
            </w:r>
          </w:p>
        </w:tc>
        <w:tc>
          <w:tcPr>
            <w:tcW w:w="283" w:type="pct"/>
            <w:tcBorders>
              <w:top w:val="nil"/>
              <w:left w:val="nil"/>
              <w:bottom w:val="single" w:sz="4" w:space="0" w:color="auto"/>
              <w:right w:val="single" w:sz="4" w:space="0" w:color="auto"/>
            </w:tcBorders>
            <w:shd w:val="clear" w:color="auto" w:fill="auto"/>
            <w:hideMark/>
          </w:tcPr>
          <w:p w14:paraId="11596598" w14:textId="77777777" w:rsidR="005C0C15" w:rsidRPr="00962E43" w:rsidRDefault="005C0C15" w:rsidP="008B5CB9">
            <w:pPr>
              <w:rPr>
                <w:color w:val="000000"/>
                <w:sz w:val="14"/>
                <w:szCs w:val="16"/>
              </w:rPr>
            </w:pPr>
            <w:r w:rsidRPr="00962E43">
              <w:rPr>
                <w:color w:val="000000"/>
                <w:sz w:val="14"/>
                <w:szCs w:val="16"/>
              </w:rPr>
              <w:t>EncounterID</w:t>
            </w:r>
          </w:p>
        </w:tc>
        <w:tc>
          <w:tcPr>
            <w:tcW w:w="283" w:type="pct"/>
            <w:tcBorders>
              <w:top w:val="nil"/>
              <w:left w:val="nil"/>
              <w:bottom w:val="single" w:sz="4" w:space="0" w:color="auto"/>
              <w:right w:val="single" w:sz="4" w:space="0" w:color="auto"/>
            </w:tcBorders>
            <w:shd w:val="clear" w:color="auto" w:fill="auto"/>
            <w:hideMark/>
          </w:tcPr>
          <w:p w14:paraId="2D9B3ECD"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37C51C5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FDDBFC1"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191209C9" w14:textId="07E9E0A2" w:rsidR="005C0C15" w:rsidRPr="00962E43" w:rsidRDefault="005C0C15" w:rsidP="008B5CB9">
            <w:pPr>
              <w:rPr>
                <w:color w:val="000000"/>
                <w:sz w:val="14"/>
                <w:szCs w:val="16"/>
              </w:rPr>
            </w:pPr>
            <w:r w:rsidRPr="00962E43">
              <w:rPr>
                <w:color w:val="000000"/>
                <w:sz w:val="14"/>
                <w:szCs w:val="16"/>
              </w:rPr>
              <w:t>Tables linked on EncounterID, Ddate is populated, but Ddate not equal to ddate in table ENC</w:t>
            </w:r>
          </w:p>
        </w:tc>
        <w:tc>
          <w:tcPr>
            <w:tcW w:w="377" w:type="pct"/>
            <w:tcBorders>
              <w:top w:val="nil"/>
              <w:left w:val="nil"/>
              <w:bottom w:val="single" w:sz="4" w:space="0" w:color="auto"/>
              <w:right w:val="single" w:sz="4" w:space="0" w:color="auto"/>
            </w:tcBorders>
            <w:shd w:val="clear" w:color="auto" w:fill="auto"/>
            <w:hideMark/>
          </w:tcPr>
          <w:p w14:paraId="0CF2C5F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58A05404"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19C3F067"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0CEA55D2" w14:textId="77777777" w:rsidR="005C0C15" w:rsidRPr="00962E43" w:rsidRDefault="005C0C15" w:rsidP="008B5CB9">
            <w:pPr>
              <w:rPr>
                <w:color w:val="000000"/>
                <w:sz w:val="14"/>
                <w:szCs w:val="16"/>
              </w:rPr>
            </w:pPr>
            <w:r w:rsidRPr="00962E43">
              <w:rPr>
                <w:color w:val="000000"/>
                <w:sz w:val="14"/>
                <w:szCs w:val="16"/>
              </w:rPr>
              <w:t>NA</w:t>
            </w:r>
          </w:p>
        </w:tc>
      </w:tr>
      <w:tr w:rsidR="005C0C15" w:rsidRPr="00962E43" w14:paraId="549C465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6E2F9FB" w14:textId="77777777" w:rsidR="005C0C15" w:rsidRPr="00962E43" w:rsidRDefault="005C0C15" w:rsidP="008B5CB9">
            <w:pPr>
              <w:rPr>
                <w:color w:val="000000"/>
                <w:sz w:val="14"/>
                <w:szCs w:val="16"/>
              </w:rPr>
            </w:pPr>
            <w:r w:rsidRPr="00962E43">
              <w:rPr>
                <w:color w:val="000000"/>
                <w:sz w:val="14"/>
                <w:szCs w:val="16"/>
              </w:rPr>
              <w:t>MIL-ENR_2_01_00-0_201</w:t>
            </w:r>
          </w:p>
        </w:tc>
        <w:tc>
          <w:tcPr>
            <w:tcW w:w="222" w:type="pct"/>
            <w:tcBorders>
              <w:top w:val="nil"/>
              <w:left w:val="nil"/>
              <w:bottom w:val="single" w:sz="4" w:space="0" w:color="auto"/>
              <w:right w:val="single" w:sz="4" w:space="0" w:color="auto"/>
            </w:tcBorders>
            <w:shd w:val="clear" w:color="auto" w:fill="auto"/>
            <w:hideMark/>
          </w:tcPr>
          <w:p w14:paraId="3C9CEE0C"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B65105B"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1F3176A3" w14:textId="77777777" w:rsidR="005C0C15" w:rsidRPr="00962E43" w:rsidRDefault="005C0C15" w:rsidP="008B5CB9">
            <w:pPr>
              <w:rPr>
                <w:color w:val="000000"/>
                <w:sz w:val="14"/>
                <w:szCs w:val="16"/>
              </w:rPr>
            </w:pPr>
            <w:r w:rsidRPr="00962E43">
              <w:rPr>
                <w:color w:val="000000"/>
                <w:sz w:val="14"/>
                <w:szCs w:val="16"/>
              </w:rPr>
              <w:t>MIL-ENR</w:t>
            </w:r>
          </w:p>
        </w:tc>
        <w:tc>
          <w:tcPr>
            <w:tcW w:w="181" w:type="pct"/>
            <w:tcBorders>
              <w:top w:val="nil"/>
              <w:left w:val="nil"/>
              <w:bottom w:val="single" w:sz="4" w:space="0" w:color="auto"/>
              <w:right w:val="single" w:sz="4" w:space="0" w:color="auto"/>
            </w:tcBorders>
            <w:shd w:val="clear" w:color="auto" w:fill="auto"/>
            <w:hideMark/>
          </w:tcPr>
          <w:p w14:paraId="47A0FD31"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061E2090" w14:textId="77777777" w:rsidR="005C0C15" w:rsidRPr="00962E43" w:rsidRDefault="005C0C15" w:rsidP="008B5CB9">
            <w:pPr>
              <w:rPr>
                <w:color w:val="000000"/>
                <w:sz w:val="14"/>
                <w:szCs w:val="16"/>
              </w:rPr>
            </w:pPr>
            <w:r w:rsidRPr="00962E43">
              <w:rPr>
                <w:color w:val="000000"/>
                <w:sz w:val="14"/>
                <w:szCs w:val="16"/>
              </w:rPr>
              <w:t>01</w:t>
            </w:r>
          </w:p>
        </w:tc>
        <w:tc>
          <w:tcPr>
            <w:tcW w:w="189" w:type="pct"/>
            <w:tcBorders>
              <w:top w:val="nil"/>
              <w:left w:val="nil"/>
              <w:bottom w:val="single" w:sz="4" w:space="0" w:color="auto"/>
              <w:right w:val="single" w:sz="4" w:space="0" w:color="auto"/>
            </w:tcBorders>
            <w:shd w:val="clear" w:color="auto" w:fill="auto"/>
            <w:hideMark/>
          </w:tcPr>
          <w:p w14:paraId="4CD3ED08"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9393900"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234CA0D3" w14:textId="77777777" w:rsidR="005C0C15" w:rsidRPr="00962E43" w:rsidRDefault="005C0C15" w:rsidP="008B5CB9">
            <w:pPr>
              <w:rPr>
                <w:color w:val="000000"/>
                <w:sz w:val="14"/>
                <w:szCs w:val="16"/>
              </w:rPr>
            </w:pPr>
            <w:r w:rsidRPr="00962E43">
              <w:rPr>
                <w:color w:val="000000"/>
                <w:sz w:val="14"/>
                <w:szCs w:val="16"/>
              </w:rPr>
              <w:t>MPatID</w:t>
            </w:r>
          </w:p>
        </w:tc>
        <w:tc>
          <w:tcPr>
            <w:tcW w:w="283" w:type="pct"/>
            <w:tcBorders>
              <w:top w:val="nil"/>
              <w:left w:val="nil"/>
              <w:bottom w:val="single" w:sz="4" w:space="0" w:color="auto"/>
              <w:right w:val="single" w:sz="4" w:space="0" w:color="auto"/>
            </w:tcBorders>
            <w:shd w:val="clear" w:color="auto" w:fill="auto"/>
            <w:hideMark/>
          </w:tcPr>
          <w:p w14:paraId="4DC280D0"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39D4945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2B4A985B"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67C3A5FC"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57C3A6F6"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07E91339" w14:textId="75E1494C" w:rsidR="005C0C15" w:rsidRPr="00962E43" w:rsidRDefault="005C0C15" w:rsidP="000563A1">
            <w:pPr>
              <w:rPr>
                <w:color w:val="000000"/>
                <w:sz w:val="14"/>
                <w:szCs w:val="16"/>
              </w:rPr>
            </w:pPr>
            <w:r w:rsidRPr="00962E43">
              <w:rPr>
                <w:color w:val="000000"/>
                <w:sz w:val="14"/>
                <w:szCs w:val="16"/>
              </w:rPr>
              <w:t>MPatID value present in MIL table, but not in the E</w:t>
            </w:r>
            <w:r>
              <w:rPr>
                <w:color w:val="000000"/>
                <w:sz w:val="14"/>
                <w:szCs w:val="16"/>
              </w:rPr>
              <w:t>NR</w:t>
            </w:r>
            <w:r w:rsidRPr="00962E43">
              <w:rPr>
                <w:color w:val="000000"/>
                <w:sz w:val="14"/>
                <w:szCs w:val="16"/>
              </w:rPr>
              <w:t xml:space="preserve"> table</w:t>
            </w:r>
          </w:p>
        </w:tc>
        <w:tc>
          <w:tcPr>
            <w:tcW w:w="377" w:type="pct"/>
            <w:tcBorders>
              <w:top w:val="nil"/>
              <w:left w:val="nil"/>
              <w:bottom w:val="single" w:sz="4" w:space="0" w:color="auto"/>
              <w:right w:val="single" w:sz="4" w:space="0" w:color="auto"/>
            </w:tcBorders>
            <w:shd w:val="clear" w:color="auto" w:fill="auto"/>
            <w:hideMark/>
          </w:tcPr>
          <w:p w14:paraId="0D9C1E0B"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3939538E"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674733F8"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31A19294" w14:textId="77777777" w:rsidR="005C0C15" w:rsidRPr="00962E43" w:rsidRDefault="005C0C15" w:rsidP="008B5CB9">
            <w:pPr>
              <w:rPr>
                <w:color w:val="000000"/>
                <w:sz w:val="14"/>
                <w:szCs w:val="16"/>
              </w:rPr>
            </w:pPr>
            <w:r w:rsidRPr="00962E43">
              <w:rPr>
                <w:color w:val="000000"/>
                <w:sz w:val="14"/>
                <w:szCs w:val="16"/>
              </w:rPr>
              <w:t>NA</w:t>
            </w:r>
          </w:p>
        </w:tc>
      </w:tr>
      <w:tr w:rsidR="00C567E9" w:rsidRPr="00962E43" w14:paraId="2A009340" w14:textId="77777777" w:rsidTr="002C5D77">
        <w:trPr>
          <w:cantSplit/>
          <w:trHeight w:val="465"/>
        </w:trPr>
        <w:tc>
          <w:tcPr>
            <w:tcW w:w="376" w:type="pct"/>
            <w:tcBorders>
              <w:top w:val="nil"/>
              <w:left w:val="single" w:sz="4" w:space="0" w:color="auto"/>
              <w:bottom w:val="single" w:sz="4" w:space="0" w:color="auto"/>
              <w:right w:val="single" w:sz="4" w:space="0" w:color="auto"/>
            </w:tcBorders>
            <w:shd w:val="clear" w:color="auto" w:fill="auto"/>
          </w:tcPr>
          <w:p w14:paraId="0CE1D1FE" w14:textId="77777777" w:rsidR="00C567E9" w:rsidRPr="00962E43" w:rsidRDefault="00C567E9" w:rsidP="002C5D77">
            <w:pPr>
              <w:rPr>
                <w:color w:val="000000"/>
                <w:sz w:val="14"/>
                <w:szCs w:val="16"/>
              </w:rPr>
            </w:pPr>
            <w:r>
              <w:rPr>
                <w:color w:val="000000"/>
                <w:sz w:val="14"/>
                <w:szCs w:val="16"/>
              </w:rPr>
              <w:t xml:space="preserve">MIL- </w:t>
            </w:r>
            <w:r>
              <w:rPr>
                <w:color w:val="000000"/>
                <w:sz w:val="14"/>
                <w:szCs w:val="16"/>
              </w:rPr>
              <w:br/>
              <w:t>DEL_2_01_00-0_201</w:t>
            </w:r>
          </w:p>
        </w:tc>
        <w:tc>
          <w:tcPr>
            <w:tcW w:w="222" w:type="pct"/>
            <w:tcBorders>
              <w:top w:val="nil"/>
              <w:left w:val="nil"/>
              <w:bottom w:val="single" w:sz="4" w:space="0" w:color="auto"/>
              <w:right w:val="single" w:sz="4" w:space="0" w:color="auto"/>
            </w:tcBorders>
            <w:shd w:val="clear" w:color="auto" w:fill="auto"/>
          </w:tcPr>
          <w:p w14:paraId="4E41AD61" w14:textId="77777777" w:rsidR="00C567E9" w:rsidRPr="00962E43" w:rsidRDefault="00C567E9" w:rsidP="002C5D77">
            <w:pPr>
              <w:rPr>
                <w:color w:val="000000"/>
                <w:sz w:val="14"/>
                <w:szCs w:val="16"/>
              </w:rPr>
            </w:pPr>
            <w:r>
              <w:rPr>
                <w:color w:val="000000"/>
                <w:sz w:val="14"/>
                <w:szCs w:val="16"/>
              </w:rPr>
              <w:t>Fail</w:t>
            </w:r>
          </w:p>
        </w:tc>
        <w:tc>
          <w:tcPr>
            <w:tcW w:w="221" w:type="pct"/>
            <w:tcBorders>
              <w:top w:val="nil"/>
              <w:left w:val="nil"/>
              <w:bottom w:val="single" w:sz="4" w:space="0" w:color="auto"/>
              <w:right w:val="single" w:sz="4" w:space="0" w:color="auto"/>
            </w:tcBorders>
            <w:shd w:val="clear" w:color="auto" w:fill="auto"/>
          </w:tcPr>
          <w:p w14:paraId="48A538BE" w14:textId="77777777" w:rsidR="00C567E9" w:rsidRPr="00962E43" w:rsidRDefault="00C567E9" w:rsidP="002C5D77">
            <w:pPr>
              <w:rPr>
                <w:color w:val="000000"/>
                <w:sz w:val="14"/>
                <w:szCs w:val="16"/>
              </w:rPr>
            </w:pPr>
            <w:r>
              <w:rPr>
                <w:color w:val="000000"/>
                <w:sz w:val="14"/>
                <w:szCs w:val="16"/>
              </w:rPr>
              <w:t>Y</w:t>
            </w:r>
          </w:p>
        </w:tc>
        <w:tc>
          <w:tcPr>
            <w:tcW w:w="197" w:type="pct"/>
            <w:tcBorders>
              <w:top w:val="nil"/>
              <w:left w:val="nil"/>
              <w:bottom w:val="single" w:sz="4" w:space="0" w:color="auto"/>
              <w:right w:val="single" w:sz="4" w:space="0" w:color="auto"/>
            </w:tcBorders>
            <w:shd w:val="clear" w:color="auto" w:fill="auto"/>
          </w:tcPr>
          <w:p w14:paraId="057EB2BC" w14:textId="77777777" w:rsidR="00C567E9" w:rsidRPr="00962E43" w:rsidRDefault="00C567E9" w:rsidP="002C5D77">
            <w:pPr>
              <w:rPr>
                <w:color w:val="000000"/>
                <w:sz w:val="14"/>
                <w:szCs w:val="16"/>
              </w:rPr>
            </w:pPr>
            <w:r>
              <w:rPr>
                <w:color w:val="000000"/>
                <w:sz w:val="14"/>
                <w:szCs w:val="16"/>
              </w:rPr>
              <w:t>MIL-DEL</w:t>
            </w:r>
          </w:p>
        </w:tc>
        <w:tc>
          <w:tcPr>
            <w:tcW w:w="181" w:type="pct"/>
            <w:tcBorders>
              <w:top w:val="nil"/>
              <w:left w:val="nil"/>
              <w:bottom w:val="single" w:sz="4" w:space="0" w:color="auto"/>
              <w:right w:val="single" w:sz="4" w:space="0" w:color="auto"/>
            </w:tcBorders>
            <w:shd w:val="clear" w:color="auto" w:fill="auto"/>
          </w:tcPr>
          <w:p w14:paraId="689B8460" w14:textId="77777777" w:rsidR="00C567E9" w:rsidRPr="00962E43" w:rsidRDefault="00C567E9" w:rsidP="002C5D77">
            <w:pPr>
              <w:rPr>
                <w:color w:val="000000"/>
                <w:sz w:val="14"/>
                <w:szCs w:val="16"/>
              </w:rPr>
            </w:pPr>
            <w:r>
              <w:rPr>
                <w:color w:val="000000"/>
                <w:sz w:val="14"/>
                <w:szCs w:val="16"/>
              </w:rPr>
              <w:t>2</w:t>
            </w:r>
          </w:p>
        </w:tc>
        <w:tc>
          <w:tcPr>
            <w:tcW w:w="188" w:type="pct"/>
            <w:tcBorders>
              <w:top w:val="nil"/>
              <w:left w:val="nil"/>
              <w:bottom w:val="single" w:sz="4" w:space="0" w:color="auto"/>
              <w:right w:val="single" w:sz="4" w:space="0" w:color="auto"/>
            </w:tcBorders>
            <w:shd w:val="clear" w:color="auto" w:fill="auto"/>
          </w:tcPr>
          <w:p w14:paraId="31324BEA" w14:textId="77777777" w:rsidR="00C567E9" w:rsidRPr="00962E43" w:rsidRDefault="00C567E9" w:rsidP="002C5D77">
            <w:pPr>
              <w:rPr>
                <w:color w:val="000000"/>
                <w:sz w:val="14"/>
                <w:szCs w:val="16"/>
              </w:rPr>
            </w:pPr>
            <w:r>
              <w:rPr>
                <w:color w:val="000000"/>
                <w:sz w:val="14"/>
                <w:szCs w:val="16"/>
              </w:rPr>
              <w:t>01</w:t>
            </w:r>
          </w:p>
        </w:tc>
        <w:tc>
          <w:tcPr>
            <w:tcW w:w="189" w:type="pct"/>
            <w:tcBorders>
              <w:top w:val="nil"/>
              <w:left w:val="nil"/>
              <w:bottom w:val="single" w:sz="4" w:space="0" w:color="auto"/>
              <w:right w:val="single" w:sz="4" w:space="0" w:color="auto"/>
            </w:tcBorders>
            <w:shd w:val="clear" w:color="auto" w:fill="auto"/>
          </w:tcPr>
          <w:p w14:paraId="71971F34" w14:textId="77777777" w:rsidR="00C567E9" w:rsidRPr="00962E43" w:rsidRDefault="00C567E9" w:rsidP="002C5D77">
            <w:pPr>
              <w:rPr>
                <w:color w:val="000000"/>
                <w:sz w:val="14"/>
                <w:szCs w:val="16"/>
              </w:rPr>
            </w:pPr>
            <w:r>
              <w:rPr>
                <w:color w:val="000000"/>
                <w:sz w:val="14"/>
                <w:szCs w:val="16"/>
              </w:rPr>
              <w:t>00-0</w:t>
            </w:r>
          </w:p>
        </w:tc>
        <w:tc>
          <w:tcPr>
            <w:tcW w:w="252" w:type="pct"/>
            <w:tcBorders>
              <w:top w:val="nil"/>
              <w:left w:val="nil"/>
              <w:bottom w:val="single" w:sz="4" w:space="0" w:color="auto"/>
              <w:right w:val="single" w:sz="4" w:space="0" w:color="auto"/>
            </w:tcBorders>
            <w:shd w:val="clear" w:color="auto" w:fill="auto"/>
          </w:tcPr>
          <w:p w14:paraId="4D950DDE" w14:textId="77777777" w:rsidR="00C567E9" w:rsidRPr="00962E43" w:rsidRDefault="00C567E9" w:rsidP="002C5D77">
            <w:pPr>
              <w:rPr>
                <w:color w:val="000000"/>
                <w:sz w:val="14"/>
                <w:szCs w:val="16"/>
              </w:rPr>
            </w:pPr>
            <w:r>
              <w:rPr>
                <w:color w:val="000000"/>
                <w:sz w:val="14"/>
                <w:szCs w:val="16"/>
              </w:rPr>
              <w:t>201</w:t>
            </w:r>
          </w:p>
        </w:tc>
        <w:tc>
          <w:tcPr>
            <w:tcW w:w="283" w:type="pct"/>
            <w:tcBorders>
              <w:top w:val="nil"/>
              <w:left w:val="nil"/>
              <w:bottom w:val="single" w:sz="4" w:space="0" w:color="auto"/>
              <w:right w:val="single" w:sz="4" w:space="0" w:color="auto"/>
            </w:tcBorders>
            <w:shd w:val="clear" w:color="auto" w:fill="auto"/>
          </w:tcPr>
          <w:p w14:paraId="6A41E0C7" w14:textId="77777777" w:rsidR="00C567E9" w:rsidRPr="00962E43" w:rsidRDefault="00C567E9" w:rsidP="002C5D77">
            <w:pPr>
              <w:rPr>
                <w:color w:val="000000"/>
                <w:sz w:val="14"/>
                <w:szCs w:val="16"/>
              </w:rPr>
            </w:pPr>
            <w:r>
              <w:rPr>
                <w:color w:val="000000"/>
                <w:sz w:val="14"/>
                <w:szCs w:val="16"/>
              </w:rPr>
              <w:t>MPatID</w:t>
            </w:r>
          </w:p>
        </w:tc>
        <w:tc>
          <w:tcPr>
            <w:tcW w:w="283" w:type="pct"/>
            <w:tcBorders>
              <w:top w:val="nil"/>
              <w:left w:val="nil"/>
              <w:bottom w:val="single" w:sz="4" w:space="0" w:color="auto"/>
              <w:right w:val="single" w:sz="4" w:space="0" w:color="auto"/>
            </w:tcBorders>
            <w:shd w:val="clear" w:color="auto" w:fill="auto"/>
          </w:tcPr>
          <w:p w14:paraId="7C59180B" w14:textId="77777777" w:rsidR="00C567E9" w:rsidRPr="00962E43" w:rsidRDefault="00C567E9" w:rsidP="002C5D77">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00FC5177" w14:textId="77777777" w:rsidR="00C567E9" w:rsidRPr="00962E43" w:rsidRDefault="00C567E9" w:rsidP="002C5D77">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6ACDF242" w14:textId="77777777" w:rsidR="00C567E9" w:rsidRPr="00962E43" w:rsidRDefault="00C567E9" w:rsidP="002C5D77">
            <w:pPr>
              <w:rPr>
                <w:color w:val="000000"/>
                <w:sz w:val="14"/>
                <w:szCs w:val="16"/>
              </w:rPr>
            </w:pPr>
            <w:r>
              <w:rPr>
                <w:color w:val="000000"/>
                <w:sz w:val="14"/>
                <w:szCs w:val="16"/>
              </w:rPr>
              <w:t>NA</w:t>
            </w:r>
          </w:p>
        </w:tc>
        <w:tc>
          <w:tcPr>
            <w:tcW w:w="265" w:type="pct"/>
            <w:tcBorders>
              <w:top w:val="nil"/>
              <w:left w:val="nil"/>
              <w:bottom w:val="single" w:sz="4" w:space="0" w:color="auto"/>
              <w:right w:val="single" w:sz="4" w:space="0" w:color="auto"/>
            </w:tcBorders>
            <w:shd w:val="clear" w:color="auto" w:fill="auto"/>
          </w:tcPr>
          <w:p w14:paraId="79D3B85F" w14:textId="77777777" w:rsidR="00C567E9" w:rsidRPr="00962E43" w:rsidRDefault="00C567E9" w:rsidP="002C5D77">
            <w:pPr>
              <w:rPr>
                <w:color w:val="000000"/>
                <w:sz w:val="14"/>
                <w:szCs w:val="16"/>
              </w:rPr>
            </w:pPr>
            <w:r>
              <w:rPr>
                <w:color w:val="000000"/>
                <w:sz w:val="14"/>
                <w:szCs w:val="16"/>
              </w:rPr>
              <w:t>NA</w:t>
            </w:r>
          </w:p>
        </w:tc>
        <w:tc>
          <w:tcPr>
            <w:tcW w:w="224" w:type="pct"/>
            <w:tcBorders>
              <w:top w:val="nil"/>
              <w:left w:val="nil"/>
              <w:bottom w:val="single" w:sz="4" w:space="0" w:color="auto"/>
              <w:right w:val="single" w:sz="4" w:space="0" w:color="auto"/>
            </w:tcBorders>
            <w:shd w:val="clear" w:color="auto" w:fill="auto"/>
          </w:tcPr>
          <w:p w14:paraId="4A551D8E" w14:textId="77777777" w:rsidR="00C567E9" w:rsidRPr="00962E43" w:rsidRDefault="00C567E9" w:rsidP="002C5D77">
            <w:pPr>
              <w:rPr>
                <w:color w:val="000000"/>
                <w:sz w:val="14"/>
                <w:szCs w:val="16"/>
              </w:rPr>
            </w:pPr>
            <w:r>
              <w:rPr>
                <w:color w:val="000000"/>
                <w:sz w:val="14"/>
                <w:szCs w:val="16"/>
              </w:rPr>
              <w:t>NA</w:t>
            </w:r>
          </w:p>
        </w:tc>
        <w:tc>
          <w:tcPr>
            <w:tcW w:w="360" w:type="pct"/>
            <w:tcBorders>
              <w:top w:val="nil"/>
              <w:left w:val="nil"/>
              <w:bottom w:val="single" w:sz="4" w:space="0" w:color="auto"/>
              <w:right w:val="single" w:sz="4" w:space="0" w:color="auto"/>
            </w:tcBorders>
            <w:shd w:val="clear" w:color="auto" w:fill="auto"/>
          </w:tcPr>
          <w:p w14:paraId="3E5BB2F8" w14:textId="77777777" w:rsidR="00C567E9" w:rsidRPr="00962E43" w:rsidRDefault="00C567E9" w:rsidP="002C5D77">
            <w:pPr>
              <w:rPr>
                <w:color w:val="000000"/>
                <w:sz w:val="14"/>
                <w:szCs w:val="16"/>
              </w:rPr>
            </w:pPr>
            <w:r>
              <w:rPr>
                <w:color w:val="000000"/>
                <w:sz w:val="14"/>
                <w:szCs w:val="16"/>
              </w:rPr>
              <w:t>MPatID value present in MIL tabl, but not in the DEL table</w:t>
            </w:r>
          </w:p>
        </w:tc>
        <w:tc>
          <w:tcPr>
            <w:tcW w:w="377" w:type="pct"/>
            <w:tcBorders>
              <w:top w:val="nil"/>
              <w:left w:val="nil"/>
              <w:bottom w:val="single" w:sz="4" w:space="0" w:color="auto"/>
              <w:right w:val="single" w:sz="4" w:space="0" w:color="auto"/>
            </w:tcBorders>
            <w:shd w:val="clear" w:color="auto" w:fill="auto"/>
          </w:tcPr>
          <w:p w14:paraId="5EED9A86" w14:textId="77777777" w:rsidR="00C567E9" w:rsidRPr="00962E43" w:rsidRDefault="00C567E9" w:rsidP="002C5D77">
            <w:pPr>
              <w:rPr>
                <w:color w:val="000000"/>
                <w:sz w:val="14"/>
                <w:szCs w:val="16"/>
              </w:rPr>
            </w:pPr>
            <w:r>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tcPr>
          <w:p w14:paraId="5C4DFCFD" w14:textId="77777777" w:rsidR="00C567E9" w:rsidRPr="00962E43" w:rsidRDefault="00C567E9" w:rsidP="002C5D77">
            <w:pPr>
              <w:rPr>
                <w:color w:val="000000"/>
                <w:sz w:val="14"/>
                <w:szCs w:val="16"/>
              </w:rPr>
            </w:pPr>
            <w:r>
              <w:rPr>
                <w:color w:val="000000"/>
                <w:sz w:val="14"/>
                <w:szCs w:val="16"/>
              </w:rPr>
              <w:t>NA</w:t>
            </w:r>
          </w:p>
        </w:tc>
        <w:tc>
          <w:tcPr>
            <w:tcW w:w="220" w:type="pct"/>
            <w:tcBorders>
              <w:top w:val="nil"/>
              <w:left w:val="nil"/>
              <w:bottom w:val="single" w:sz="4" w:space="0" w:color="auto"/>
              <w:right w:val="single" w:sz="4" w:space="0" w:color="auto"/>
            </w:tcBorders>
            <w:shd w:val="clear" w:color="auto" w:fill="auto"/>
          </w:tcPr>
          <w:p w14:paraId="36EF6ED8" w14:textId="77777777" w:rsidR="00C567E9" w:rsidRPr="00962E43" w:rsidRDefault="00C567E9" w:rsidP="002C5D77">
            <w:pPr>
              <w:rPr>
                <w:color w:val="000000"/>
                <w:sz w:val="14"/>
                <w:szCs w:val="16"/>
              </w:rPr>
            </w:pPr>
            <w:r>
              <w:rPr>
                <w:color w:val="000000"/>
                <w:sz w:val="14"/>
                <w:szCs w:val="16"/>
              </w:rPr>
              <w:t>Y</w:t>
            </w:r>
          </w:p>
        </w:tc>
        <w:tc>
          <w:tcPr>
            <w:tcW w:w="219" w:type="pct"/>
            <w:tcBorders>
              <w:top w:val="nil"/>
              <w:left w:val="nil"/>
              <w:bottom w:val="single" w:sz="4" w:space="0" w:color="auto"/>
              <w:right w:val="single" w:sz="4" w:space="0" w:color="auto"/>
            </w:tcBorders>
            <w:shd w:val="clear" w:color="auto" w:fill="auto"/>
          </w:tcPr>
          <w:p w14:paraId="1A7C34C1" w14:textId="77777777" w:rsidR="00C567E9" w:rsidRPr="00962E43" w:rsidRDefault="00C567E9" w:rsidP="002C5D77">
            <w:pPr>
              <w:rPr>
                <w:color w:val="000000"/>
                <w:sz w:val="14"/>
                <w:szCs w:val="16"/>
              </w:rPr>
            </w:pPr>
            <w:r>
              <w:rPr>
                <w:color w:val="000000"/>
                <w:sz w:val="14"/>
                <w:szCs w:val="16"/>
              </w:rPr>
              <w:t>NA</w:t>
            </w:r>
          </w:p>
        </w:tc>
      </w:tr>
      <w:tr w:rsidR="005C0C15" w:rsidRPr="00962E43" w14:paraId="10B0FFD9"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0A449EF4" w14:textId="77777777" w:rsidR="005C0C15" w:rsidRPr="00962E43" w:rsidRDefault="005C0C15" w:rsidP="008B5CB9">
            <w:pPr>
              <w:rPr>
                <w:color w:val="000000"/>
                <w:sz w:val="14"/>
                <w:szCs w:val="16"/>
              </w:rPr>
            </w:pPr>
            <w:r w:rsidRPr="00962E43">
              <w:rPr>
                <w:color w:val="000000"/>
                <w:sz w:val="14"/>
                <w:szCs w:val="16"/>
              </w:rPr>
              <w:t>MIL-ENR_2_07_00-0_201</w:t>
            </w:r>
          </w:p>
        </w:tc>
        <w:tc>
          <w:tcPr>
            <w:tcW w:w="222" w:type="pct"/>
            <w:tcBorders>
              <w:top w:val="nil"/>
              <w:left w:val="nil"/>
              <w:bottom w:val="single" w:sz="4" w:space="0" w:color="auto"/>
              <w:right w:val="single" w:sz="4" w:space="0" w:color="auto"/>
            </w:tcBorders>
            <w:shd w:val="clear" w:color="auto" w:fill="auto"/>
            <w:hideMark/>
          </w:tcPr>
          <w:p w14:paraId="0592B476"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6821C0B9"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71EB5956" w14:textId="77777777" w:rsidR="005C0C15" w:rsidRPr="00962E43" w:rsidRDefault="005C0C15" w:rsidP="008B5CB9">
            <w:pPr>
              <w:rPr>
                <w:color w:val="000000"/>
                <w:sz w:val="14"/>
                <w:szCs w:val="16"/>
              </w:rPr>
            </w:pPr>
            <w:r w:rsidRPr="00962E43">
              <w:rPr>
                <w:color w:val="000000"/>
                <w:sz w:val="14"/>
                <w:szCs w:val="16"/>
              </w:rPr>
              <w:t>MIL-ENR</w:t>
            </w:r>
          </w:p>
        </w:tc>
        <w:tc>
          <w:tcPr>
            <w:tcW w:w="181" w:type="pct"/>
            <w:tcBorders>
              <w:top w:val="nil"/>
              <w:left w:val="nil"/>
              <w:bottom w:val="single" w:sz="4" w:space="0" w:color="auto"/>
              <w:right w:val="single" w:sz="4" w:space="0" w:color="auto"/>
            </w:tcBorders>
            <w:shd w:val="clear" w:color="auto" w:fill="auto"/>
            <w:hideMark/>
          </w:tcPr>
          <w:p w14:paraId="6CCF3A2A"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64F75C42" w14:textId="77777777" w:rsidR="005C0C15" w:rsidRPr="00962E43" w:rsidRDefault="005C0C15" w:rsidP="008B5CB9">
            <w:pPr>
              <w:rPr>
                <w:color w:val="000000"/>
                <w:sz w:val="14"/>
                <w:szCs w:val="16"/>
              </w:rPr>
            </w:pPr>
            <w:r w:rsidRPr="00962E43">
              <w:rPr>
                <w:color w:val="000000"/>
                <w:sz w:val="14"/>
                <w:szCs w:val="16"/>
              </w:rPr>
              <w:t>07</w:t>
            </w:r>
          </w:p>
        </w:tc>
        <w:tc>
          <w:tcPr>
            <w:tcW w:w="189" w:type="pct"/>
            <w:tcBorders>
              <w:top w:val="nil"/>
              <w:left w:val="nil"/>
              <w:bottom w:val="single" w:sz="4" w:space="0" w:color="auto"/>
              <w:right w:val="single" w:sz="4" w:space="0" w:color="auto"/>
            </w:tcBorders>
            <w:shd w:val="clear" w:color="auto" w:fill="auto"/>
            <w:hideMark/>
          </w:tcPr>
          <w:p w14:paraId="009B4BB0"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60B34E24" w14:textId="77777777" w:rsidR="005C0C15" w:rsidRPr="00962E43" w:rsidRDefault="005C0C15" w:rsidP="008B5CB9">
            <w:pPr>
              <w:rPr>
                <w:color w:val="000000"/>
                <w:sz w:val="14"/>
                <w:szCs w:val="16"/>
              </w:rPr>
            </w:pPr>
            <w:r w:rsidRPr="00962E43">
              <w:rPr>
                <w:color w:val="000000"/>
                <w:sz w:val="14"/>
                <w:szCs w:val="16"/>
              </w:rPr>
              <w:t>201</w:t>
            </w:r>
          </w:p>
        </w:tc>
        <w:tc>
          <w:tcPr>
            <w:tcW w:w="283" w:type="pct"/>
            <w:tcBorders>
              <w:top w:val="nil"/>
              <w:left w:val="nil"/>
              <w:bottom w:val="single" w:sz="4" w:space="0" w:color="auto"/>
              <w:right w:val="single" w:sz="4" w:space="0" w:color="auto"/>
            </w:tcBorders>
            <w:shd w:val="clear" w:color="auto" w:fill="auto"/>
            <w:hideMark/>
          </w:tcPr>
          <w:p w14:paraId="59C9A58D" w14:textId="77777777" w:rsidR="005C0C15" w:rsidRPr="00962E43" w:rsidRDefault="005C0C15" w:rsidP="008B5CB9">
            <w:pPr>
              <w:rPr>
                <w:color w:val="000000"/>
                <w:sz w:val="14"/>
                <w:szCs w:val="16"/>
              </w:rPr>
            </w:pPr>
            <w:r w:rsidRPr="00962E43">
              <w:rPr>
                <w:color w:val="000000"/>
                <w:sz w:val="14"/>
                <w:szCs w:val="16"/>
              </w:rPr>
              <w:t>CPatID</w:t>
            </w:r>
          </w:p>
        </w:tc>
        <w:tc>
          <w:tcPr>
            <w:tcW w:w="283" w:type="pct"/>
            <w:tcBorders>
              <w:top w:val="nil"/>
              <w:left w:val="nil"/>
              <w:bottom w:val="single" w:sz="4" w:space="0" w:color="auto"/>
              <w:right w:val="single" w:sz="4" w:space="0" w:color="auto"/>
            </w:tcBorders>
            <w:shd w:val="clear" w:color="auto" w:fill="auto"/>
            <w:hideMark/>
          </w:tcPr>
          <w:p w14:paraId="27E0FBCC" w14:textId="77777777" w:rsidR="005C0C15" w:rsidRPr="00962E43" w:rsidRDefault="005C0C15" w:rsidP="008B5CB9">
            <w:pPr>
              <w:rPr>
                <w:color w:val="000000"/>
                <w:sz w:val="14"/>
                <w:szCs w:val="16"/>
              </w:rPr>
            </w:pPr>
            <w:r w:rsidRPr="00962E43">
              <w:rPr>
                <w:color w:val="000000"/>
                <w:sz w:val="14"/>
                <w:szCs w:val="16"/>
              </w:rPr>
              <w:t>PatID</w:t>
            </w:r>
          </w:p>
        </w:tc>
        <w:tc>
          <w:tcPr>
            <w:tcW w:w="283" w:type="pct"/>
            <w:tcBorders>
              <w:top w:val="nil"/>
              <w:left w:val="nil"/>
              <w:bottom w:val="single" w:sz="4" w:space="0" w:color="auto"/>
              <w:right w:val="single" w:sz="4" w:space="0" w:color="auto"/>
            </w:tcBorders>
            <w:shd w:val="clear" w:color="auto" w:fill="auto"/>
            <w:hideMark/>
          </w:tcPr>
          <w:p w14:paraId="7D289853"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968927A"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5BC82291"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27E3031F"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4AFB8C0F" w14:textId="48316376" w:rsidR="005C0C15" w:rsidRPr="00962E43" w:rsidRDefault="005C0C15" w:rsidP="000563A1">
            <w:pPr>
              <w:rPr>
                <w:color w:val="000000"/>
                <w:sz w:val="14"/>
                <w:szCs w:val="16"/>
              </w:rPr>
            </w:pPr>
            <w:r w:rsidRPr="00962E43">
              <w:rPr>
                <w:color w:val="000000"/>
                <w:sz w:val="14"/>
                <w:szCs w:val="16"/>
              </w:rPr>
              <w:t xml:space="preserve">CPatID value present in MIL table, but not in the </w:t>
            </w:r>
            <w:r>
              <w:rPr>
                <w:color w:val="000000"/>
                <w:sz w:val="14"/>
                <w:szCs w:val="16"/>
              </w:rPr>
              <w:t>DEM</w:t>
            </w:r>
            <w:r w:rsidRPr="00962E43">
              <w:rPr>
                <w:color w:val="000000"/>
                <w:sz w:val="14"/>
                <w:szCs w:val="16"/>
              </w:rPr>
              <w:t xml:space="preserve"> table</w:t>
            </w:r>
          </w:p>
        </w:tc>
        <w:tc>
          <w:tcPr>
            <w:tcW w:w="377" w:type="pct"/>
            <w:tcBorders>
              <w:top w:val="nil"/>
              <w:left w:val="nil"/>
              <w:bottom w:val="single" w:sz="4" w:space="0" w:color="auto"/>
              <w:right w:val="single" w:sz="4" w:space="0" w:color="auto"/>
            </w:tcBorders>
            <w:shd w:val="clear" w:color="auto" w:fill="auto"/>
            <w:hideMark/>
          </w:tcPr>
          <w:p w14:paraId="39B92BF1"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FD77EF1"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92D947A"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44A5FD9D" w14:textId="77777777" w:rsidR="005C0C15" w:rsidRPr="00962E43" w:rsidRDefault="005C0C15" w:rsidP="008B5CB9">
            <w:pPr>
              <w:rPr>
                <w:color w:val="000000"/>
                <w:sz w:val="14"/>
                <w:szCs w:val="16"/>
              </w:rPr>
            </w:pPr>
            <w:r w:rsidRPr="00962E43">
              <w:rPr>
                <w:color w:val="000000"/>
                <w:sz w:val="14"/>
                <w:szCs w:val="16"/>
              </w:rPr>
              <w:t>NA</w:t>
            </w:r>
          </w:p>
        </w:tc>
      </w:tr>
      <w:tr w:rsidR="00C567E9" w:rsidRPr="00962E43" w14:paraId="5D0E965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tcPr>
          <w:p w14:paraId="47E69B3B" w14:textId="32CE79D7" w:rsidR="00C567E9" w:rsidRPr="00962E43" w:rsidRDefault="00C567E9" w:rsidP="008B5CB9">
            <w:pPr>
              <w:rPr>
                <w:color w:val="000000"/>
                <w:sz w:val="14"/>
                <w:szCs w:val="16"/>
              </w:rPr>
            </w:pPr>
            <w:bookmarkStart w:id="58" w:name="_Hlk66789219"/>
            <w:r>
              <w:rPr>
                <w:color w:val="000000"/>
                <w:sz w:val="14"/>
                <w:szCs w:val="16"/>
              </w:rPr>
              <w:t xml:space="preserve">MIL- </w:t>
            </w:r>
            <w:r>
              <w:rPr>
                <w:color w:val="000000"/>
                <w:sz w:val="14"/>
                <w:szCs w:val="16"/>
              </w:rPr>
              <w:br/>
              <w:t>INF_2_08_00-0_201</w:t>
            </w:r>
          </w:p>
        </w:tc>
        <w:tc>
          <w:tcPr>
            <w:tcW w:w="222" w:type="pct"/>
            <w:tcBorders>
              <w:top w:val="nil"/>
              <w:left w:val="nil"/>
              <w:bottom w:val="single" w:sz="4" w:space="0" w:color="auto"/>
              <w:right w:val="single" w:sz="4" w:space="0" w:color="auto"/>
            </w:tcBorders>
            <w:shd w:val="clear" w:color="auto" w:fill="auto"/>
          </w:tcPr>
          <w:p w14:paraId="74DDEEE3" w14:textId="4463F5A0" w:rsidR="00C567E9" w:rsidRPr="00962E43" w:rsidRDefault="00C567E9" w:rsidP="008B5CB9">
            <w:pPr>
              <w:rPr>
                <w:color w:val="000000"/>
                <w:sz w:val="14"/>
                <w:szCs w:val="16"/>
              </w:rPr>
            </w:pPr>
            <w:r>
              <w:rPr>
                <w:color w:val="000000"/>
                <w:sz w:val="14"/>
                <w:szCs w:val="16"/>
              </w:rPr>
              <w:t>Fail</w:t>
            </w:r>
          </w:p>
        </w:tc>
        <w:tc>
          <w:tcPr>
            <w:tcW w:w="221" w:type="pct"/>
            <w:tcBorders>
              <w:top w:val="nil"/>
              <w:left w:val="nil"/>
              <w:bottom w:val="single" w:sz="4" w:space="0" w:color="auto"/>
              <w:right w:val="single" w:sz="4" w:space="0" w:color="auto"/>
            </w:tcBorders>
            <w:shd w:val="clear" w:color="auto" w:fill="auto"/>
          </w:tcPr>
          <w:p w14:paraId="01226D1C" w14:textId="49D2D45D" w:rsidR="00C567E9" w:rsidRPr="00962E43" w:rsidRDefault="00C567E9" w:rsidP="008B5CB9">
            <w:pPr>
              <w:rPr>
                <w:color w:val="000000"/>
                <w:sz w:val="14"/>
                <w:szCs w:val="16"/>
              </w:rPr>
            </w:pPr>
            <w:r>
              <w:rPr>
                <w:color w:val="000000"/>
                <w:sz w:val="14"/>
                <w:szCs w:val="16"/>
              </w:rPr>
              <w:t>Y</w:t>
            </w:r>
          </w:p>
        </w:tc>
        <w:tc>
          <w:tcPr>
            <w:tcW w:w="197" w:type="pct"/>
            <w:tcBorders>
              <w:top w:val="nil"/>
              <w:left w:val="nil"/>
              <w:bottom w:val="single" w:sz="4" w:space="0" w:color="auto"/>
              <w:right w:val="single" w:sz="4" w:space="0" w:color="auto"/>
            </w:tcBorders>
            <w:shd w:val="clear" w:color="auto" w:fill="auto"/>
          </w:tcPr>
          <w:p w14:paraId="20C07B5A" w14:textId="20384A2E" w:rsidR="00C567E9" w:rsidRPr="00962E43" w:rsidRDefault="00C567E9" w:rsidP="008B5CB9">
            <w:pPr>
              <w:rPr>
                <w:color w:val="000000"/>
                <w:sz w:val="14"/>
                <w:szCs w:val="16"/>
              </w:rPr>
            </w:pPr>
            <w:r>
              <w:rPr>
                <w:color w:val="000000"/>
                <w:sz w:val="14"/>
                <w:szCs w:val="16"/>
              </w:rPr>
              <w:t>MIL-INF</w:t>
            </w:r>
          </w:p>
        </w:tc>
        <w:tc>
          <w:tcPr>
            <w:tcW w:w="181" w:type="pct"/>
            <w:tcBorders>
              <w:top w:val="nil"/>
              <w:left w:val="nil"/>
              <w:bottom w:val="single" w:sz="4" w:space="0" w:color="auto"/>
              <w:right w:val="single" w:sz="4" w:space="0" w:color="auto"/>
            </w:tcBorders>
            <w:shd w:val="clear" w:color="auto" w:fill="auto"/>
          </w:tcPr>
          <w:p w14:paraId="1348FDAC" w14:textId="72973D95" w:rsidR="00C567E9" w:rsidRPr="00962E43" w:rsidRDefault="00C567E9" w:rsidP="008B5CB9">
            <w:pPr>
              <w:rPr>
                <w:color w:val="000000"/>
                <w:sz w:val="14"/>
                <w:szCs w:val="16"/>
              </w:rPr>
            </w:pPr>
            <w:r>
              <w:rPr>
                <w:color w:val="000000"/>
                <w:sz w:val="14"/>
                <w:szCs w:val="16"/>
              </w:rPr>
              <w:t>2</w:t>
            </w:r>
          </w:p>
        </w:tc>
        <w:tc>
          <w:tcPr>
            <w:tcW w:w="188" w:type="pct"/>
            <w:tcBorders>
              <w:top w:val="nil"/>
              <w:left w:val="nil"/>
              <w:bottom w:val="single" w:sz="4" w:space="0" w:color="auto"/>
              <w:right w:val="single" w:sz="4" w:space="0" w:color="auto"/>
            </w:tcBorders>
            <w:shd w:val="clear" w:color="auto" w:fill="auto"/>
          </w:tcPr>
          <w:p w14:paraId="72386385" w14:textId="02816A32" w:rsidR="00C567E9" w:rsidRPr="00962E43" w:rsidRDefault="00C567E9" w:rsidP="008B5CB9">
            <w:pPr>
              <w:rPr>
                <w:color w:val="000000"/>
                <w:sz w:val="14"/>
                <w:szCs w:val="16"/>
              </w:rPr>
            </w:pPr>
            <w:r>
              <w:rPr>
                <w:color w:val="000000"/>
                <w:sz w:val="14"/>
                <w:szCs w:val="16"/>
              </w:rPr>
              <w:t>08</w:t>
            </w:r>
          </w:p>
        </w:tc>
        <w:tc>
          <w:tcPr>
            <w:tcW w:w="189" w:type="pct"/>
            <w:tcBorders>
              <w:top w:val="nil"/>
              <w:left w:val="nil"/>
              <w:bottom w:val="single" w:sz="4" w:space="0" w:color="auto"/>
              <w:right w:val="single" w:sz="4" w:space="0" w:color="auto"/>
            </w:tcBorders>
            <w:shd w:val="clear" w:color="auto" w:fill="auto"/>
          </w:tcPr>
          <w:p w14:paraId="784ED811" w14:textId="67D9C0A5" w:rsidR="00C567E9" w:rsidRPr="00962E43" w:rsidRDefault="00C567E9" w:rsidP="008B5CB9">
            <w:pPr>
              <w:rPr>
                <w:color w:val="000000"/>
                <w:sz w:val="14"/>
                <w:szCs w:val="16"/>
              </w:rPr>
            </w:pPr>
            <w:r>
              <w:rPr>
                <w:color w:val="000000"/>
                <w:sz w:val="14"/>
                <w:szCs w:val="16"/>
              </w:rPr>
              <w:t>00-0</w:t>
            </w:r>
          </w:p>
        </w:tc>
        <w:tc>
          <w:tcPr>
            <w:tcW w:w="252" w:type="pct"/>
            <w:tcBorders>
              <w:top w:val="nil"/>
              <w:left w:val="nil"/>
              <w:bottom w:val="single" w:sz="4" w:space="0" w:color="auto"/>
              <w:right w:val="single" w:sz="4" w:space="0" w:color="auto"/>
            </w:tcBorders>
            <w:shd w:val="clear" w:color="auto" w:fill="auto"/>
          </w:tcPr>
          <w:p w14:paraId="03C3F83E" w14:textId="65428048" w:rsidR="00C567E9" w:rsidRPr="00962E43" w:rsidRDefault="00C567E9" w:rsidP="008B5CB9">
            <w:pPr>
              <w:rPr>
                <w:color w:val="000000"/>
                <w:sz w:val="14"/>
                <w:szCs w:val="16"/>
              </w:rPr>
            </w:pPr>
            <w:r>
              <w:rPr>
                <w:color w:val="000000"/>
                <w:sz w:val="14"/>
                <w:szCs w:val="16"/>
              </w:rPr>
              <w:t>201</w:t>
            </w:r>
          </w:p>
        </w:tc>
        <w:tc>
          <w:tcPr>
            <w:tcW w:w="283" w:type="pct"/>
            <w:tcBorders>
              <w:top w:val="nil"/>
              <w:left w:val="nil"/>
              <w:bottom w:val="single" w:sz="4" w:space="0" w:color="auto"/>
              <w:right w:val="single" w:sz="4" w:space="0" w:color="auto"/>
            </w:tcBorders>
            <w:shd w:val="clear" w:color="auto" w:fill="auto"/>
          </w:tcPr>
          <w:p w14:paraId="101723F0" w14:textId="37F121FF" w:rsidR="00C567E9" w:rsidRPr="00962E43" w:rsidRDefault="00C567E9" w:rsidP="008B5CB9">
            <w:pPr>
              <w:rPr>
                <w:color w:val="000000"/>
                <w:sz w:val="14"/>
                <w:szCs w:val="16"/>
              </w:rPr>
            </w:pPr>
            <w:r>
              <w:rPr>
                <w:color w:val="000000"/>
                <w:sz w:val="14"/>
                <w:szCs w:val="16"/>
              </w:rPr>
              <w:t>CPatID</w:t>
            </w:r>
          </w:p>
        </w:tc>
        <w:tc>
          <w:tcPr>
            <w:tcW w:w="283" w:type="pct"/>
            <w:tcBorders>
              <w:top w:val="nil"/>
              <w:left w:val="nil"/>
              <w:bottom w:val="single" w:sz="4" w:space="0" w:color="auto"/>
              <w:right w:val="single" w:sz="4" w:space="0" w:color="auto"/>
            </w:tcBorders>
            <w:shd w:val="clear" w:color="auto" w:fill="auto"/>
          </w:tcPr>
          <w:p w14:paraId="62CA779E" w14:textId="7FE28F83" w:rsidR="00C567E9" w:rsidRPr="00962E43" w:rsidRDefault="00C567E9" w:rsidP="008B5CB9">
            <w:pPr>
              <w:rPr>
                <w:color w:val="000000"/>
                <w:sz w:val="14"/>
                <w:szCs w:val="16"/>
              </w:rPr>
            </w:pPr>
            <w:r>
              <w:rPr>
                <w:color w:val="000000"/>
                <w:sz w:val="14"/>
                <w:szCs w:val="16"/>
              </w:rPr>
              <w:t>CPatID</w:t>
            </w:r>
          </w:p>
        </w:tc>
        <w:tc>
          <w:tcPr>
            <w:tcW w:w="283" w:type="pct"/>
            <w:tcBorders>
              <w:top w:val="nil"/>
              <w:left w:val="nil"/>
              <w:bottom w:val="single" w:sz="4" w:space="0" w:color="auto"/>
              <w:right w:val="single" w:sz="4" w:space="0" w:color="auto"/>
            </w:tcBorders>
            <w:shd w:val="clear" w:color="auto" w:fill="auto"/>
          </w:tcPr>
          <w:p w14:paraId="0C5BC28A" w14:textId="1C2DC570" w:rsidR="00C567E9" w:rsidRPr="00962E43" w:rsidRDefault="00C567E9" w:rsidP="008B5CB9">
            <w:pPr>
              <w:rPr>
                <w:color w:val="000000"/>
                <w:sz w:val="14"/>
                <w:szCs w:val="16"/>
              </w:rPr>
            </w:pPr>
            <w:r>
              <w:rPr>
                <w:color w:val="000000"/>
                <w:sz w:val="14"/>
                <w:szCs w:val="16"/>
              </w:rPr>
              <w:t>NA</w:t>
            </w:r>
          </w:p>
        </w:tc>
        <w:tc>
          <w:tcPr>
            <w:tcW w:w="283" w:type="pct"/>
            <w:tcBorders>
              <w:top w:val="nil"/>
              <w:left w:val="nil"/>
              <w:bottom w:val="single" w:sz="4" w:space="0" w:color="auto"/>
              <w:right w:val="single" w:sz="4" w:space="0" w:color="auto"/>
            </w:tcBorders>
            <w:shd w:val="clear" w:color="auto" w:fill="auto"/>
          </w:tcPr>
          <w:p w14:paraId="3742EF51" w14:textId="3A6997BE" w:rsidR="00C567E9" w:rsidRPr="00962E43" w:rsidRDefault="00C567E9" w:rsidP="008B5CB9">
            <w:pPr>
              <w:rPr>
                <w:color w:val="000000"/>
                <w:sz w:val="14"/>
                <w:szCs w:val="16"/>
              </w:rPr>
            </w:pPr>
            <w:r>
              <w:rPr>
                <w:color w:val="000000"/>
                <w:sz w:val="14"/>
                <w:szCs w:val="16"/>
              </w:rPr>
              <w:t>NA</w:t>
            </w:r>
          </w:p>
        </w:tc>
        <w:tc>
          <w:tcPr>
            <w:tcW w:w="265" w:type="pct"/>
            <w:tcBorders>
              <w:top w:val="nil"/>
              <w:left w:val="nil"/>
              <w:bottom w:val="single" w:sz="4" w:space="0" w:color="auto"/>
              <w:right w:val="single" w:sz="4" w:space="0" w:color="auto"/>
            </w:tcBorders>
            <w:shd w:val="clear" w:color="auto" w:fill="auto"/>
          </w:tcPr>
          <w:p w14:paraId="1DE3BF55" w14:textId="12D3EA96" w:rsidR="00C567E9" w:rsidRPr="00962E43" w:rsidRDefault="00C567E9" w:rsidP="008B5CB9">
            <w:pPr>
              <w:rPr>
                <w:color w:val="000000"/>
                <w:sz w:val="14"/>
                <w:szCs w:val="16"/>
              </w:rPr>
            </w:pPr>
            <w:r>
              <w:rPr>
                <w:color w:val="000000"/>
                <w:sz w:val="14"/>
                <w:szCs w:val="16"/>
              </w:rPr>
              <w:t>NA</w:t>
            </w:r>
          </w:p>
        </w:tc>
        <w:tc>
          <w:tcPr>
            <w:tcW w:w="224" w:type="pct"/>
            <w:tcBorders>
              <w:top w:val="nil"/>
              <w:left w:val="nil"/>
              <w:bottom w:val="single" w:sz="4" w:space="0" w:color="auto"/>
              <w:right w:val="single" w:sz="4" w:space="0" w:color="auto"/>
            </w:tcBorders>
            <w:shd w:val="clear" w:color="auto" w:fill="auto"/>
          </w:tcPr>
          <w:p w14:paraId="452FEF9A" w14:textId="015913F1" w:rsidR="00C567E9" w:rsidRPr="00962E43" w:rsidRDefault="00C567E9" w:rsidP="008B5CB9">
            <w:pPr>
              <w:rPr>
                <w:color w:val="000000"/>
                <w:sz w:val="14"/>
                <w:szCs w:val="16"/>
              </w:rPr>
            </w:pPr>
            <w:r>
              <w:rPr>
                <w:color w:val="000000"/>
                <w:sz w:val="14"/>
                <w:szCs w:val="16"/>
              </w:rPr>
              <w:t>NA</w:t>
            </w:r>
          </w:p>
        </w:tc>
        <w:tc>
          <w:tcPr>
            <w:tcW w:w="360" w:type="pct"/>
            <w:tcBorders>
              <w:top w:val="nil"/>
              <w:left w:val="nil"/>
              <w:bottom w:val="single" w:sz="4" w:space="0" w:color="auto"/>
              <w:right w:val="single" w:sz="4" w:space="0" w:color="auto"/>
            </w:tcBorders>
            <w:shd w:val="clear" w:color="auto" w:fill="auto"/>
          </w:tcPr>
          <w:p w14:paraId="5B07CAF9" w14:textId="3E5938BD" w:rsidR="00C567E9" w:rsidRPr="00962E43" w:rsidRDefault="00C567E9" w:rsidP="000563A1">
            <w:pPr>
              <w:rPr>
                <w:color w:val="000000"/>
                <w:sz w:val="14"/>
                <w:szCs w:val="16"/>
              </w:rPr>
            </w:pPr>
            <w:r>
              <w:rPr>
                <w:color w:val="000000"/>
                <w:sz w:val="14"/>
                <w:szCs w:val="16"/>
              </w:rPr>
              <w:t>CPatID value present in MIL tabl, but not in the INF table</w:t>
            </w:r>
          </w:p>
        </w:tc>
        <w:tc>
          <w:tcPr>
            <w:tcW w:w="377" w:type="pct"/>
            <w:tcBorders>
              <w:top w:val="nil"/>
              <w:left w:val="nil"/>
              <w:bottom w:val="single" w:sz="4" w:space="0" w:color="auto"/>
              <w:right w:val="single" w:sz="4" w:space="0" w:color="auto"/>
            </w:tcBorders>
            <w:shd w:val="clear" w:color="auto" w:fill="auto"/>
          </w:tcPr>
          <w:p w14:paraId="55029F1A" w14:textId="0B1CD95E" w:rsidR="00C567E9" w:rsidRPr="00962E43" w:rsidRDefault="00C567E9" w:rsidP="008B5CB9">
            <w:pPr>
              <w:rPr>
                <w:color w:val="000000"/>
                <w:sz w:val="14"/>
                <w:szCs w:val="16"/>
              </w:rPr>
            </w:pPr>
            <w:r>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tcPr>
          <w:p w14:paraId="609E90D2" w14:textId="5C1DF6F1" w:rsidR="00C567E9" w:rsidRPr="00962E43" w:rsidRDefault="00C567E9" w:rsidP="008B5CB9">
            <w:pPr>
              <w:rPr>
                <w:color w:val="000000"/>
                <w:sz w:val="14"/>
                <w:szCs w:val="16"/>
              </w:rPr>
            </w:pPr>
            <w:r>
              <w:rPr>
                <w:color w:val="000000"/>
                <w:sz w:val="14"/>
                <w:szCs w:val="16"/>
              </w:rPr>
              <w:t>NA</w:t>
            </w:r>
          </w:p>
        </w:tc>
        <w:tc>
          <w:tcPr>
            <w:tcW w:w="220" w:type="pct"/>
            <w:tcBorders>
              <w:top w:val="nil"/>
              <w:left w:val="nil"/>
              <w:bottom w:val="single" w:sz="4" w:space="0" w:color="auto"/>
              <w:right w:val="single" w:sz="4" w:space="0" w:color="auto"/>
            </w:tcBorders>
            <w:shd w:val="clear" w:color="auto" w:fill="auto"/>
          </w:tcPr>
          <w:p w14:paraId="3E26A31A" w14:textId="049769C6" w:rsidR="00C567E9" w:rsidRPr="00962E43" w:rsidRDefault="00C567E9" w:rsidP="008B5CB9">
            <w:pPr>
              <w:rPr>
                <w:color w:val="000000"/>
                <w:sz w:val="14"/>
                <w:szCs w:val="16"/>
              </w:rPr>
            </w:pPr>
            <w:r>
              <w:rPr>
                <w:color w:val="000000"/>
                <w:sz w:val="14"/>
                <w:szCs w:val="16"/>
              </w:rPr>
              <w:t>Y</w:t>
            </w:r>
          </w:p>
        </w:tc>
        <w:tc>
          <w:tcPr>
            <w:tcW w:w="219" w:type="pct"/>
            <w:tcBorders>
              <w:top w:val="nil"/>
              <w:left w:val="nil"/>
              <w:bottom w:val="single" w:sz="4" w:space="0" w:color="auto"/>
              <w:right w:val="single" w:sz="4" w:space="0" w:color="auto"/>
            </w:tcBorders>
            <w:shd w:val="clear" w:color="auto" w:fill="auto"/>
          </w:tcPr>
          <w:p w14:paraId="6B4BFBFA" w14:textId="7F1DEEA5" w:rsidR="00C567E9" w:rsidRPr="00962E43" w:rsidRDefault="00C567E9" w:rsidP="008B5CB9">
            <w:pPr>
              <w:rPr>
                <w:color w:val="000000"/>
                <w:sz w:val="14"/>
                <w:szCs w:val="16"/>
              </w:rPr>
            </w:pPr>
            <w:r>
              <w:rPr>
                <w:color w:val="000000"/>
                <w:sz w:val="14"/>
                <w:szCs w:val="16"/>
              </w:rPr>
              <w:t>NA</w:t>
            </w:r>
          </w:p>
        </w:tc>
      </w:tr>
      <w:bookmarkEnd w:id="58"/>
      <w:tr w:rsidR="005C0C15" w:rsidRPr="00962E43" w14:paraId="4FD4A25C"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30D11A89" w14:textId="77777777" w:rsidR="005C0C15" w:rsidRPr="00962E43" w:rsidRDefault="005C0C15" w:rsidP="008B5CB9">
            <w:pPr>
              <w:rPr>
                <w:color w:val="000000"/>
                <w:sz w:val="14"/>
                <w:szCs w:val="16"/>
              </w:rPr>
            </w:pPr>
            <w:r w:rsidRPr="00962E43">
              <w:rPr>
                <w:color w:val="000000"/>
                <w:sz w:val="14"/>
                <w:szCs w:val="16"/>
              </w:rPr>
              <w:t>MIL_2_12_00-0_274</w:t>
            </w:r>
          </w:p>
        </w:tc>
        <w:tc>
          <w:tcPr>
            <w:tcW w:w="222" w:type="pct"/>
            <w:tcBorders>
              <w:top w:val="nil"/>
              <w:left w:val="nil"/>
              <w:bottom w:val="single" w:sz="4" w:space="0" w:color="auto"/>
              <w:right w:val="single" w:sz="4" w:space="0" w:color="auto"/>
            </w:tcBorders>
            <w:shd w:val="clear" w:color="auto" w:fill="auto"/>
            <w:hideMark/>
          </w:tcPr>
          <w:p w14:paraId="60F3BCFB"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1A5C067"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4ED2F361"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0DCFA06B"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7149CF15" w14:textId="77777777" w:rsidR="005C0C15" w:rsidRPr="00962E43" w:rsidRDefault="005C0C15" w:rsidP="008B5CB9">
            <w:pPr>
              <w:rPr>
                <w:color w:val="000000"/>
                <w:sz w:val="14"/>
                <w:szCs w:val="16"/>
              </w:rPr>
            </w:pPr>
            <w:r w:rsidRPr="00962E43">
              <w:rPr>
                <w:color w:val="000000"/>
                <w:sz w:val="14"/>
                <w:szCs w:val="16"/>
              </w:rPr>
              <w:t>12</w:t>
            </w:r>
          </w:p>
        </w:tc>
        <w:tc>
          <w:tcPr>
            <w:tcW w:w="189" w:type="pct"/>
            <w:tcBorders>
              <w:top w:val="nil"/>
              <w:left w:val="nil"/>
              <w:bottom w:val="single" w:sz="4" w:space="0" w:color="auto"/>
              <w:right w:val="single" w:sz="4" w:space="0" w:color="auto"/>
            </w:tcBorders>
            <w:shd w:val="clear" w:color="auto" w:fill="auto"/>
            <w:hideMark/>
          </w:tcPr>
          <w:p w14:paraId="379A4AE5"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35380D2E" w14:textId="77777777" w:rsidR="005C0C15" w:rsidRPr="00962E43" w:rsidRDefault="005C0C15" w:rsidP="008B5CB9">
            <w:pPr>
              <w:rPr>
                <w:color w:val="000000"/>
                <w:sz w:val="14"/>
                <w:szCs w:val="16"/>
              </w:rPr>
            </w:pPr>
            <w:r w:rsidRPr="00962E43">
              <w:rPr>
                <w:color w:val="000000"/>
                <w:sz w:val="14"/>
                <w:szCs w:val="16"/>
              </w:rPr>
              <w:t>274</w:t>
            </w:r>
          </w:p>
        </w:tc>
        <w:tc>
          <w:tcPr>
            <w:tcW w:w="283" w:type="pct"/>
            <w:tcBorders>
              <w:top w:val="nil"/>
              <w:left w:val="nil"/>
              <w:bottom w:val="single" w:sz="4" w:space="0" w:color="auto"/>
              <w:right w:val="single" w:sz="4" w:space="0" w:color="auto"/>
            </w:tcBorders>
            <w:shd w:val="clear" w:color="auto" w:fill="auto"/>
            <w:hideMark/>
          </w:tcPr>
          <w:p w14:paraId="425E7D52" w14:textId="77777777" w:rsidR="005C0C15" w:rsidRPr="00962E43" w:rsidRDefault="005C0C15" w:rsidP="008B5CB9">
            <w:pPr>
              <w:rPr>
                <w:color w:val="000000"/>
                <w:sz w:val="14"/>
                <w:szCs w:val="16"/>
              </w:rPr>
            </w:pPr>
            <w:r w:rsidRPr="00962E43">
              <w:rPr>
                <w:color w:val="000000"/>
                <w:sz w:val="14"/>
                <w:szCs w:val="16"/>
              </w:rPr>
              <w:t>MatchMethod</w:t>
            </w:r>
          </w:p>
        </w:tc>
        <w:tc>
          <w:tcPr>
            <w:tcW w:w="283" w:type="pct"/>
            <w:tcBorders>
              <w:top w:val="nil"/>
              <w:left w:val="nil"/>
              <w:bottom w:val="single" w:sz="4" w:space="0" w:color="auto"/>
              <w:right w:val="single" w:sz="4" w:space="0" w:color="auto"/>
            </w:tcBorders>
            <w:shd w:val="clear" w:color="auto" w:fill="auto"/>
            <w:hideMark/>
          </w:tcPr>
          <w:p w14:paraId="3DFA83F0"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4EA45D29"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296D8F8"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00E6B39"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04344E57"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65AE10E8" w14:textId="69773698" w:rsidR="005C0C15" w:rsidRPr="00962E43" w:rsidRDefault="005C0C15" w:rsidP="008B5CB9">
            <w:pPr>
              <w:rPr>
                <w:color w:val="000000"/>
                <w:sz w:val="14"/>
                <w:szCs w:val="16"/>
              </w:rPr>
            </w:pPr>
            <w:r w:rsidRPr="00962E43">
              <w:rPr>
                <w:color w:val="000000"/>
                <w:sz w:val="14"/>
                <w:szCs w:val="16"/>
              </w:rPr>
              <w:t>For linked records,</w:t>
            </w:r>
            <w:r>
              <w:rPr>
                <w:color w:val="000000"/>
                <w:sz w:val="14"/>
                <w:szCs w:val="16"/>
              </w:rPr>
              <w:t xml:space="preserve"> </w:t>
            </w:r>
            <w:r w:rsidRPr="00962E43">
              <w:rPr>
                <w:color w:val="000000"/>
                <w:sz w:val="14"/>
                <w:szCs w:val="16"/>
              </w:rPr>
              <w:t>MatchMethod contains invalid non-missing values</w:t>
            </w:r>
          </w:p>
        </w:tc>
        <w:tc>
          <w:tcPr>
            <w:tcW w:w="377" w:type="pct"/>
            <w:tcBorders>
              <w:top w:val="nil"/>
              <w:left w:val="nil"/>
              <w:bottom w:val="single" w:sz="4" w:space="0" w:color="auto"/>
              <w:right w:val="single" w:sz="4" w:space="0" w:color="auto"/>
            </w:tcBorders>
            <w:shd w:val="clear" w:color="auto" w:fill="auto"/>
            <w:hideMark/>
          </w:tcPr>
          <w:p w14:paraId="57490A88"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2825ED22"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5206F024"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F377728" w14:textId="77777777" w:rsidR="005C0C15" w:rsidRPr="00962E43" w:rsidRDefault="005C0C15" w:rsidP="008B5CB9">
            <w:pPr>
              <w:rPr>
                <w:color w:val="000000"/>
                <w:sz w:val="14"/>
                <w:szCs w:val="16"/>
              </w:rPr>
            </w:pPr>
            <w:r w:rsidRPr="00962E43">
              <w:rPr>
                <w:color w:val="000000"/>
                <w:sz w:val="14"/>
                <w:szCs w:val="16"/>
              </w:rPr>
              <w:t>Y</w:t>
            </w:r>
          </w:p>
        </w:tc>
      </w:tr>
      <w:tr w:rsidR="005C0C15" w:rsidRPr="00962E43" w14:paraId="274CDC4F" w14:textId="77777777" w:rsidTr="006A1323">
        <w:trPr>
          <w:cantSplit/>
          <w:trHeight w:val="465"/>
        </w:trPr>
        <w:tc>
          <w:tcPr>
            <w:tcW w:w="376" w:type="pct"/>
            <w:tcBorders>
              <w:top w:val="nil"/>
              <w:left w:val="single" w:sz="4" w:space="0" w:color="auto"/>
              <w:bottom w:val="single" w:sz="4" w:space="0" w:color="auto"/>
              <w:right w:val="single" w:sz="4" w:space="0" w:color="auto"/>
            </w:tcBorders>
            <w:shd w:val="clear" w:color="auto" w:fill="auto"/>
            <w:hideMark/>
          </w:tcPr>
          <w:p w14:paraId="7576ED95" w14:textId="77777777" w:rsidR="005C0C15" w:rsidRPr="00962E43" w:rsidRDefault="005C0C15" w:rsidP="008B5CB9">
            <w:pPr>
              <w:rPr>
                <w:color w:val="000000"/>
                <w:sz w:val="14"/>
                <w:szCs w:val="16"/>
              </w:rPr>
            </w:pPr>
            <w:r w:rsidRPr="00962E43">
              <w:rPr>
                <w:color w:val="000000"/>
                <w:sz w:val="14"/>
                <w:szCs w:val="16"/>
              </w:rPr>
              <w:t>MIL_2_12_00-0_275</w:t>
            </w:r>
          </w:p>
        </w:tc>
        <w:tc>
          <w:tcPr>
            <w:tcW w:w="222" w:type="pct"/>
            <w:tcBorders>
              <w:top w:val="nil"/>
              <w:left w:val="nil"/>
              <w:bottom w:val="single" w:sz="4" w:space="0" w:color="auto"/>
              <w:right w:val="single" w:sz="4" w:space="0" w:color="auto"/>
            </w:tcBorders>
            <w:shd w:val="clear" w:color="auto" w:fill="auto"/>
            <w:hideMark/>
          </w:tcPr>
          <w:p w14:paraId="6E856E61" w14:textId="77777777" w:rsidR="005C0C15" w:rsidRPr="00962E43" w:rsidRDefault="005C0C15" w:rsidP="008B5CB9">
            <w:pPr>
              <w:rPr>
                <w:color w:val="000000"/>
                <w:sz w:val="14"/>
                <w:szCs w:val="16"/>
              </w:rPr>
            </w:pPr>
            <w:r w:rsidRPr="00962E43">
              <w:rPr>
                <w:color w:val="000000"/>
                <w:sz w:val="14"/>
                <w:szCs w:val="16"/>
              </w:rPr>
              <w:t>Fail</w:t>
            </w:r>
          </w:p>
        </w:tc>
        <w:tc>
          <w:tcPr>
            <w:tcW w:w="221" w:type="pct"/>
            <w:tcBorders>
              <w:top w:val="nil"/>
              <w:left w:val="nil"/>
              <w:bottom w:val="single" w:sz="4" w:space="0" w:color="auto"/>
              <w:right w:val="single" w:sz="4" w:space="0" w:color="auto"/>
            </w:tcBorders>
            <w:shd w:val="clear" w:color="auto" w:fill="auto"/>
            <w:hideMark/>
          </w:tcPr>
          <w:p w14:paraId="0FE865D2" w14:textId="77777777" w:rsidR="005C0C15" w:rsidRPr="00962E43" w:rsidRDefault="005C0C15" w:rsidP="008B5CB9">
            <w:pPr>
              <w:rPr>
                <w:color w:val="000000"/>
                <w:sz w:val="14"/>
                <w:szCs w:val="16"/>
              </w:rPr>
            </w:pPr>
            <w:r w:rsidRPr="00962E43">
              <w:rPr>
                <w:color w:val="000000"/>
                <w:sz w:val="14"/>
                <w:szCs w:val="16"/>
              </w:rPr>
              <w:t>Y</w:t>
            </w:r>
          </w:p>
        </w:tc>
        <w:tc>
          <w:tcPr>
            <w:tcW w:w="197" w:type="pct"/>
            <w:tcBorders>
              <w:top w:val="nil"/>
              <w:left w:val="nil"/>
              <w:bottom w:val="single" w:sz="4" w:space="0" w:color="auto"/>
              <w:right w:val="single" w:sz="4" w:space="0" w:color="auto"/>
            </w:tcBorders>
            <w:shd w:val="clear" w:color="auto" w:fill="auto"/>
            <w:hideMark/>
          </w:tcPr>
          <w:p w14:paraId="6196D006" w14:textId="77777777" w:rsidR="005C0C15" w:rsidRPr="00962E43" w:rsidRDefault="005C0C15" w:rsidP="008B5CB9">
            <w:pPr>
              <w:rPr>
                <w:color w:val="000000"/>
                <w:sz w:val="14"/>
                <w:szCs w:val="16"/>
              </w:rPr>
            </w:pPr>
            <w:r w:rsidRPr="00962E43">
              <w:rPr>
                <w:color w:val="000000"/>
                <w:sz w:val="14"/>
                <w:szCs w:val="16"/>
              </w:rPr>
              <w:t>MIL</w:t>
            </w:r>
          </w:p>
        </w:tc>
        <w:tc>
          <w:tcPr>
            <w:tcW w:w="181" w:type="pct"/>
            <w:tcBorders>
              <w:top w:val="nil"/>
              <w:left w:val="nil"/>
              <w:bottom w:val="single" w:sz="4" w:space="0" w:color="auto"/>
              <w:right w:val="single" w:sz="4" w:space="0" w:color="auto"/>
            </w:tcBorders>
            <w:shd w:val="clear" w:color="auto" w:fill="auto"/>
            <w:hideMark/>
          </w:tcPr>
          <w:p w14:paraId="71B772DC" w14:textId="77777777" w:rsidR="005C0C15" w:rsidRPr="00962E43" w:rsidRDefault="005C0C15" w:rsidP="008B5CB9">
            <w:pPr>
              <w:rPr>
                <w:color w:val="000000"/>
                <w:sz w:val="14"/>
                <w:szCs w:val="16"/>
              </w:rPr>
            </w:pPr>
            <w:r w:rsidRPr="00962E43">
              <w:rPr>
                <w:color w:val="000000"/>
                <w:sz w:val="14"/>
                <w:szCs w:val="16"/>
              </w:rPr>
              <w:t>2</w:t>
            </w:r>
          </w:p>
        </w:tc>
        <w:tc>
          <w:tcPr>
            <w:tcW w:w="188" w:type="pct"/>
            <w:tcBorders>
              <w:top w:val="nil"/>
              <w:left w:val="nil"/>
              <w:bottom w:val="single" w:sz="4" w:space="0" w:color="auto"/>
              <w:right w:val="single" w:sz="4" w:space="0" w:color="auto"/>
            </w:tcBorders>
            <w:shd w:val="clear" w:color="auto" w:fill="auto"/>
            <w:hideMark/>
          </w:tcPr>
          <w:p w14:paraId="25BE455B" w14:textId="77777777" w:rsidR="005C0C15" w:rsidRPr="00962E43" w:rsidRDefault="005C0C15" w:rsidP="008B5CB9">
            <w:pPr>
              <w:rPr>
                <w:color w:val="000000"/>
                <w:sz w:val="14"/>
                <w:szCs w:val="16"/>
              </w:rPr>
            </w:pPr>
            <w:r w:rsidRPr="00962E43">
              <w:rPr>
                <w:color w:val="000000"/>
                <w:sz w:val="14"/>
                <w:szCs w:val="16"/>
              </w:rPr>
              <w:t>12</w:t>
            </w:r>
          </w:p>
        </w:tc>
        <w:tc>
          <w:tcPr>
            <w:tcW w:w="189" w:type="pct"/>
            <w:tcBorders>
              <w:top w:val="nil"/>
              <w:left w:val="nil"/>
              <w:bottom w:val="single" w:sz="4" w:space="0" w:color="auto"/>
              <w:right w:val="single" w:sz="4" w:space="0" w:color="auto"/>
            </w:tcBorders>
            <w:shd w:val="clear" w:color="auto" w:fill="auto"/>
            <w:hideMark/>
          </w:tcPr>
          <w:p w14:paraId="0F776909" w14:textId="77777777" w:rsidR="005C0C15" w:rsidRPr="00962E43" w:rsidRDefault="005C0C15" w:rsidP="008B5CB9">
            <w:pPr>
              <w:rPr>
                <w:color w:val="000000"/>
                <w:sz w:val="14"/>
                <w:szCs w:val="16"/>
              </w:rPr>
            </w:pPr>
            <w:r w:rsidRPr="00962E43">
              <w:rPr>
                <w:color w:val="000000"/>
                <w:sz w:val="14"/>
                <w:szCs w:val="16"/>
              </w:rPr>
              <w:t>00-0</w:t>
            </w:r>
          </w:p>
        </w:tc>
        <w:tc>
          <w:tcPr>
            <w:tcW w:w="252" w:type="pct"/>
            <w:tcBorders>
              <w:top w:val="nil"/>
              <w:left w:val="nil"/>
              <w:bottom w:val="single" w:sz="4" w:space="0" w:color="auto"/>
              <w:right w:val="single" w:sz="4" w:space="0" w:color="auto"/>
            </w:tcBorders>
            <w:shd w:val="clear" w:color="auto" w:fill="auto"/>
            <w:hideMark/>
          </w:tcPr>
          <w:p w14:paraId="730541DA" w14:textId="77777777" w:rsidR="005C0C15" w:rsidRPr="00962E43" w:rsidRDefault="005C0C15" w:rsidP="008B5CB9">
            <w:pPr>
              <w:rPr>
                <w:color w:val="000000"/>
                <w:sz w:val="14"/>
                <w:szCs w:val="16"/>
              </w:rPr>
            </w:pPr>
            <w:r w:rsidRPr="00962E43">
              <w:rPr>
                <w:color w:val="000000"/>
                <w:sz w:val="14"/>
                <w:szCs w:val="16"/>
              </w:rPr>
              <w:t>275</w:t>
            </w:r>
          </w:p>
        </w:tc>
        <w:tc>
          <w:tcPr>
            <w:tcW w:w="283" w:type="pct"/>
            <w:tcBorders>
              <w:top w:val="nil"/>
              <w:left w:val="nil"/>
              <w:bottom w:val="single" w:sz="4" w:space="0" w:color="auto"/>
              <w:right w:val="single" w:sz="4" w:space="0" w:color="auto"/>
            </w:tcBorders>
            <w:shd w:val="clear" w:color="auto" w:fill="auto"/>
            <w:hideMark/>
          </w:tcPr>
          <w:p w14:paraId="2BBC4241" w14:textId="77777777" w:rsidR="005C0C15" w:rsidRPr="00962E43" w:rsidRDefault="005C0C15" w:rsidP="008B5CB9">
            <w:pPr>
              <w:rPr>
                <w:color w:val="000000"/>
                <w:sz w:val="14"/>
                <w:szCs w:val="16"/>
              </w:rPr>
            </w:pPr>
            <w:r w:rsidRPr="00962E43">
              <w:rPr>
                <w:color w:val="000000"/>
                <w:sz w:val="14"/>
                <w:szCs w:val="16"/>
              </w:rPr>
              <w:t>MatchMethod</w:t>
            </w:r>
          </w:p>
        </w:tc>
        <w:tc>
          <w:tcPr>
            <w:tcW w:w="283" w:type="pct"/>
            <w:tcBorders>
              <w:top w:val="nil"/>
              <w:left w:val="nil"/>
              <w:bottom w:val="single" w:sz="4" w:space="0" w:color="auto"/>
              <w:right w:val="single" w:sz="4" w:space="0" w:color="auto"/>
            </w:tcBorders>
            <w:shd w:val="clear" w:color="auto" w:fill="auto"/>
            <w:hideMark/>
          </w:tcPr>
          <w:p w14:paraId="70468D67"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5DABA7CB" w14:textId="77777777" w:rsidR="005C0C15" w:rsidRPr="00962E43" w:rsidRDefault="005C0C15" w:rsidP="008B5CB9">
            <w:pPr>
              <w:rPr>
                <w:color w:val="000000"/>
                <w:sz w:val="14"/>
                <w:szCs w:val="16"/>
              </w:rPr>
            </w:pPr>
            <w:r w:rsidRPr="00962E43">
              <w:rPr>
                <w:color w:val="000000"/>
                <w:sz w:val="14"/>
                <w:szCs w:val="16"/>
              </w:rPr>
              <w:t>NA</w:t>
            </w:r>
          </w:p>
        </w:tc>
        <w:tc>
          <w:tcPr>
            <w:tcW w:w="283" w:type="pct"/>
            <w:tcBorders>
              <w:top w:val="nil"/>
              <w:left w:val="nil"/>
              <w:bottom w:val="single" w:sz="4" w:space="0" w:color="auto"/>
              <w:right w:val="single" w:sz="4" w:space="0" w:color="auto"/>
            </w:tcBorders>
            <w:shd w:val="clear" w:color="auto" w:fill="auto"/>
            <w:hideMark/>
          </w:tcPr>
          <w:p w14:paraId="1D510EDC" w14:textId="77777777" w:rsidR="005C0C15" w:rsidRPr="00962E43" w:rsidRDefault="005C0C15" w:rsidP="008B5CB9">
            <w:pPr>
              <w:rPr>
                <w:color w:val="000000"/>
                <w:sz w:val="14"/>
                <w:szCs w:val="16"/>
              </w:rPr>
            </w:pPr>
            <w:r w:rsidRPr="00962E43">
              <w:rPr>
                <w:color w:val="000000"/>
                <w:sz w:val="14"/>
                <w:szCs w:val="16"/>
              </w:rPr>
              <w:t>NA</w:t>
            </w:r>
          </w:p>
        </w:tc>
        <w:tc>
          <w:tcPr>
            <w:tcW w:w="265" w:type="pct"/>
            <w:tcBorders>
              <w:top w:val="nil"/>
              <w:left w:val="nil"/>
              <w:bottom w:val="single" w:sz="4" w:space="0" w:color="auto"/>
              <w:right w:val="single" w:sz="4" w:space="0" w:color="auto"/>
            </w:tcBorders>
            <w:shd w:val="clear" w:color="auto" w:fill="auto"/>
            <w:hideMark/>
          </w:tcPr>
          <w:p w14:paraId="49B3C7EB" w14:textId="77777777" w:rsidR="005C0C15" w:rsidRPr="00962E43" w:rsidRDefault="005C0C15" w:rsidP="008B5CB9">
            <w:pPr>
              <w:rPr>
                <w:color w:val="000000"/>
                <w:sz w:val="14"/>
                <w:szCs w:val="16"/>
              </w:rPr>
            </w:pPr>
            <w:r w:rsidRPr="00962E43">
              <w:rPr>
                <w:color w:val="000000"/>
                <w:sz w:val="14"/>
                <w:szCs w:val="16"/>
              </w:rPr>
              <w:t>NA</w:t>
            </w:r>
          </w:p>
        </w:tc>
        <w:tc>
          <w:tcPr>
            <w:tcW w:w="224" w:type="pct"/>
            <w:tcBorders>
              <w:top w:val="nil"/>
              <w:left w:val="nil"/>
              <w:bottom w:val="single" w:sz="4" w:space="0" w:color="auto"/>
              <w:right w:val="single" w:sz="4" w:space="0" w:color="auto"/>
            </w:tcBorders>
            <w:shd w:val="clear" w:color="auto" w:fill="auto"/>
            <w:hideMark/>
          </w:tcPr>
          <w:p w14:paraId="11094C7A" w14:textId="77777777" w:rsidR="005C0C15" w:rsidRPr="00962E43" w:rsidRDefault="005C0C15" w:rsidP="008B5CB9">
            <w:pPr>
              <w:rPr>
                <w:color w:val="000000"/>
                <w:sz w:val="14"/>
                <w:szCs w:val="16"/>
              </w:rPr>
            </w:pPr>
            <w:r w:rsidRPr="00962E43">
              <w:rPr>
                <w:color w:val="000000"/>
                <w:sz w:val="14"/>
                <w:szCs w:val="16"/>
              </w:rPr>
              <w:t>0</w:t>
            </w:r>
          </w:p>
        </w:tc>
        <w:tc>
          <w:tcPr>
            <w:tcW w:w="360" w:type="pct"/>
            <w:tcBorders>
              <w:top w:val="nil"/>
              <w:left w:val="nil"/>
              <w:bottom w:val="single" w:sz="4" w:space="0" w:color="auto"/>
              <w:right w:val="single" w:sz="4" w:space="0" w:color="auto"/>
            </w:tcBorders>
            <w:shd w:val="clear" w:color="auto" w:fill="auto"/>
            <w:hideMark/>
          </w:tcPr>
          <w:p w14:paraId="2CC7B073" w14:textId="09A55485" w:rsidR="005C0C15" w:rsidRPr="00962E43" w:rsidRDefault="005C0C15" w:rsidP="008B5CB9">
            <w:pPr>
              <w:rPr>
                <w:color w:val="000000"/>
                <w:sz w:val="14"/>
                <w:szCs w:val="16"/>
              </w:rPr>
            </w:pPr>
            <w:r>
              <w:rPr>
                <w:color w:val="000000"/>
                <w:sz w:val="14"/>
                <w:szCs w:val="16"/>
              </w:rPr>
              <w:t xml:space="preserve">For non-linked records, </w:t>
            </w:r>
            <w:r w:rsidRPr="00962E43">
              <w:rPr>
                <w:color w:val="000000"/>
                <w:sz w:val="14"/>
                <w:szCs w:val="16"/>
              </w:rPr>
              <w:t>MatchMethod contains invalid non-missing values</w:t>
            </w:r>
          </w:p>
        </w:tc>
        <w:tc>
          <w:tcPr>
            <w:tcW w:w="377" w:type="pct"/>
            <w:tcBorders>
              <w:top w:val="nil"/>
              <w:left w:val="nil"/>
              <w:bottom w:val="single" w:sz="4" w:space="0" w:color="auto"/>
              <w:right w:val="single" w:sz="4" w:space="0" w:color="auto"/>
            </w:tcBorders>
            <w:shd w:val="clear" w:color="auto" w:fill="auto"/>
            <w:hideMark/>
          </w:tcPr>
          <w:p w14:paraId="4F4E6E13" w14:textId="77777777" w:rsidR="005C0C15" w:rsidRPr="00962E43" w:rsidRDefault="005C0C15" w:rsidP="008B5CB9">
            <w:pPr>
              <w:rPr>
                <w:color w:val="000000"/>
                <w:sz w:val="14"/>
                <w:szCs w:val="16"/>
              </w:rPr>
            </w:pPr>
            <w:r w:rsidRPr="00962E43">
              <w:rPr>
                <w:color w:val="000000"/>
                <w:sz w:val="14"/>
                <w:szCs w:val="16"/>
              </w:rPr>
              <w:t>dplocal.all_l2_flags</w:t>
            </w:r>
          </w:p>
        </w:tc>
        <w:tc>
          <w:tcPr>
            <w:tcW w:w="377" w:type="pct"/>
            <w:tcBorders>
              <w:top w:val="nil"/>
              <w:left w:val="nil"/>
              <w:bottom w:val="single" w:sz="4" w:space="0" w:color="auto"/>
              <w:right w:val="single" w:sz="4" w:space="0" w:color="auto"/>
            </w:tcBorders>
            <w:shd w:val="clear" w:color="auto" w:fill="auto"/>
            <w:hideMark/>
          </w:tcPr>
          <w:p w14:paraId="0EE1A54C" w14:textId="77777777" w:rsidR="005C0C15" w:rsidRPr="00962E43" w:rsidRDefault="005C0C15" w:rsidP="008B5CB9">
            <w:pPr>
              <w:rPr>
                <w:color w:val="000000"/>
                <w:sz w:val="14"/>
                <w:szCs w:val="16"/>
              </w:rPr>
            </w:pPr>
            <w:r w:rsidRPr="00962E43">
              <w:rPr>
                <w:color w:val="000000"/>
                <w:sz w:val="14"/>
                <w:szCs w:val="16"/>
              </w:rPr>
              <w:t>NA</w:t>
            </w:r>
          </w:p>
        </w:tc>
        <w:tc>
          <w:tcPr>
            <w:tcW w:w="220" w:type="pct"/>
            <w:tcBorders>
              <w:top w:val="nil"/>
              <w:left w:val="nil"/>
              <w:bottom w:val="single" w:sz="4" w:space="0" w:color="auto"/>
              <w:right w:val="single" w:sz="4" w:space="0" w:color="auto"/>
            </w:tcBorders>
            <w:shd w:val="clear" w:color="auto" w:fill="auto"/>
            <w:hideMark/>
          </w:tcPr>
          <w:p w14:paraId="018F18A6" w14:textId="77777777" w:rsidR="005C0C15" w:rsidRPr="00962E43" w:rsidRDefault="005C0C15" w:rsidP="008B5CB9">
            <w:pPr>
              <w:rPr>
                <w:color w:val="000000"/>
                <w:sz w:val="14"/>
                <w:szCs w:val="16"/>
              </w:rPr>
            </w:pPr>
            <w:r w:rsidRPr="00962E43">
              <w:rPr>
                <w:color w:val="000000"/>
                <w:sz w:val="14"/>
                <w:szCs w:val="16"/>
              </w:rPr>
              <w:t>Y</w:t>
            </w:r>
          </w:p>
        </w:tc>
        <w:tc>
          <w:tcPr>
            <w:tcW w:w="219" w:type="pct"/>
            <w:tcBorders>
              <w:top w:val="nil"/>
              <w:left w:val="nil"/>
              <w:bottom w:val="single" w:sz="4" w:space="0" w:color="auto"/>
              <w:right w:val="single" w:sz="4" w:space="0" w:color="auto"/>
            </w:tcBorders>
            <w:shd w:val="clear" w:color="auto" w:fill="auto"/>
            <w:hideMark/>
          </w:tcPr>
          <w:p w14:paraId="69B14915" w14:textId="77777777" w:rsidR="005C0C15" w:rsidRPr="00962E43" w:rsidRDefault="005C0C15" w:rsidP="008B5CB9">
            <w:pPr>
              <w:rPr>
                <w:color w:val="000000"/>
                <w:sz w:val="14"/>
                <w:szCs w:val="16"/>
              </w:rPr>
            </w:pPr>
            <w:r w:rsidRPr="00962E43">
              <w:rPr>
                <w:color w:val="000000"/>
                <w:sz w:val="14"/>
                <w:szCs w:val="16"/>
              </w:rPr>
              <w:t>N</w:t>
            </w:r>
          </w:p>
        </w:tc>
      </w:tr>
    </w:tbl>
    <w:p w14:paraId="1264ED85" w14:textId="5A3D2B65" w:rsidR="00A720FF" w:rsidRDefault="00A720FF" w:rsidP="00A720FF"/>
    <w:p w14:paraId="77B6A15F" w14:textId="3459B7FE" w:rsidR="001A10DF" w:rsidRDefault="001A10DF" w:rsidP="00A720FF"/>
    <w:p w14:paraId="70F45620" w14:textId="77777777" w:rsidR="001A10DF" w:rsidRPr="000563A1" w:rsidRDefault="001A10DF" w:rsidP="00A720FF"/>
    <w:p w14:paraId="65C7B648" w14:textId="7D8E4417" w:rsidR="00A720FF" w:rsidRDefault="00A720FF" w:rsidP="00A720FF">
      <w:pPr>
        <w:pStyle w:val="Heading2"/>
      </w:pPr>
      <w:bookmarkStart w:id="59" w:name="_Toc66377177"/>
      <w:r>
        <w:t>Level 1 Flags</w:t>
      </w:r>
      <w:bookmarkEnd w:id="59"/>
    </w:p>
    <w:p w14:paraId="13FF130E" w14:textId="77777777" w:rsidR="008C29D9" w:rsidRPr="00773417" w:rsidRDefault="008C29D9" w:rsidP="008C29D9">
      <w:r w:rsidRPr="00773417">
        <w:t>This lookup file includes additional detail required to execute a subset of level 1 checks included in this process.</w:t>
      </w:r>
    </w:p>
    <w:p w14:paraId="3B8AB80F" w14:textId="77777777" w:rsidR="008C29D9" w:rsidRPr="00773417" w:rsidRDefault="008C29D9" w:rsidP="008C29D9"/>
    <w:p w14:paraId="53C3E539" w14:textId="77777777" w:rsidR="008C29D9" w:rsidRPr="00773417" w:rsidRDefault="008C29D9" w:rsidP="008C29D9">
      <w:pPr>
        <w:rPr>
          <w:b/>
        </w:rPr>
      </w:pPr>
      <w:r w:rsidRPr="00773417">
        <w:t xml:space="preserve">Filename: </w:t>
      </w:r>
      <w:r w:rsidRPr="00773417">
        <w:rPr>
          <w:b/>
        </w:rPr>
        <w:t>lkp_all_l1.sas7bdat</w:t>
      </w:r>
    </w:p>
    <w:tbl>
      <w:tblPr>
        <w:tblW w:w="13590" w:type="dxa"/>
        <w:tblInd w:w="-5" w:type="dxa"/>
        <w:tblLayout w:type="fixed"/>
        <w:tblLook w:val="04A0" w:firstRow="1" w:lastRow="0" w:firstColumn="1" w:lastColumn="0" w:noHBand="0" w:noVBand="1"/>
      </w:tblPr>
      <w:tblGrid>
        <w:gridCol w:w="780"/>
        <w:gridCol w:w="604"/>
        <w:gridCol w:w="590"/>
        <w:gridCol w:w="1452"/>
        <w:gridCol w:w="768"/>
        <w:gridCol w:w="936"/>
        <w:gridCol w:w="773"/>
        <w:gridCol w:w="487"/>
        <w:gridCol w:w="630"/>
        <w:gridCol w:w="810"/>
        <w:gridCol w:w="990"/>
        <w:gridCol w:w="1890"/>
        <w:gridCol w:w="2880"/>
      </w:tblGrid>
      <w:tr w:rsidR="007B2FB0" w:rsidRPr="00773417" w14:paraId="0383DAAD" w14:textId="77777777" w:rsidTr="002823C0">
        <w:trPr>
          <w:cantSplit/>
          <w:tblHeader/>
        </w:trPr>
        <w:tc>
          <w:tcPr>
            <w:tcW w:w="780" w:type="dxa"/>
            <w:tcBorders>
              <w:top w:val="single" w:sz="4" w:space="0" w:color="auto"/>
              <w:left w:val="single" w:sz="4" w:space="0" w:color="auto"/>
              <w:bottom w:val="single" w:sz="4" w:space="0" w:color="auto"/>
              <w:right w:val="single" w:sz="4" w:space="0" w:color="auto"/>
            </w:tcBorders>
          </w:tcPr>
          <w:p w14:paraId="56104EAF" w14:textId="169C6813" w:rsidR="007B2FB0" w:rsidRPr="00773417" w:rsidRDefault="007B2FB0" w:rsidP="002823C0">
            <w:pPr>
              <w:keepNext/>
              <w:ind w:right="-198"/>
              <w:jc w:val="both"/>
              <w:rPr>
                <w:b/>
                <w:color w:val="000000"/>
                <w:sz w:val="16"/>
                <w:szCs w:val="16"/>
              </w:rPr>
            </w:pPr>
            <w:r>
              <w:rPr>
                <w:b/>
                <w:color w:val="000000"/>
                <w:sz w:val="16"/>
                <w:szCs w:val="16"/>
              </w:rPr>
              <w:t>SCDMID</w:t>
            </w:r>
          </w:p>
        </w:tc>
        <w:tc>
          <w:tcPr>
            <w:tcW w:w="6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14546C" w14:textId="03FE83BB" w:rsidR="007B2FB0" w:rsidRPr="00773417" w:rsidRDefault="007B2FB0" w:rsidP="00932022">
            <w:pPr>
              <w:keepNext/>
              <w:jc w:val="center"/>
              <w:rPr>
                <w:b/>
                <w:color w:val="000000"/>
                <w:sz w:val="16"/>
                <w:szCs w:val="16"/>
              </w:rPr>
            </w:pPr>
            <w:r w:rsidRPr="00773417">
              <w:rPr>
                <w:b/>
                <w:color w:val="000000"/>
                <w:sz w:val="16"/>
                <w:szCs w:val="16"/>
              </w:rPr>
              <w:t>TabID</w:t>
            </w:r>
          </w:p>
        </w:tc>
        <w:tc>
          <w:tcPr>
            <w:tcW w:w="590" w:type="dxa"/>
            <w:tcBorders>
              <w:top w:val="single" w:sz="4" w:space="0" w:color="auto"/>
              <w:left w:val="nil"/>
              <w:bottom w:val="single" w:sz="4" w:space="0" w:color="auto"/>
              <w:right w:val="single" w:sz="4" w:space="0" w:color="auto"/>
            </w:tcBorders>
            <w:shd w:val="clear" w:color="auto" w:fill="auto"/>
            <w:vAlign w:val="center"/>
            <w:hideMark/>
          </w:tcPr>
          <w:p w14:paraId="5EF76E0D" w14:textId="77777777" w:rsidR="007B2FB0" w:rsidRPr="00773417" w:rsidRDefault="007B2FB0" w:rsidP="00932022">
            <w:pPr>
              <w:keepNext/>
              <w:jc w:val="center"/>
              <w:rPr>
                <w:b/>
                <w:color w:val="000000"/>
                <w:sz w:val="16"/>
                <w:szCs w:val="16"/>
              </w:rPr>
            </w:pPr>
            <w:r w:rsidRPr="00773417">
              <w:rPr>
                <w:b/>
                <w:color w:val="000000"/>
                <w:sz w:val="16"/>
                <w:szCs w:val="16"/>
              </w:rPr>
              <w:t>VarID</w:t>
            </w:r>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5545D91D" w14:textId="77777777" w:rsidR="007B2FB0" w:rsidRPr="00773417" w:rsidRDefault="007B2FB0" w:rsidP="00932022">
            <w:pPr>
              <w:keepNext/>
              <w:jc w:val="center"/>
              <w:rPr>
                <w:b/>
                <w:color w:val="000000"/>
                <w:sz w:val="16"/>
                <w:szCs w:val="16"/>
              </w:rPr>
            </w:pPr>
            <w:r w:rsidRPr="00773417">
              <w:rPr>
                <w:b/>
                <w:color w:val="000000"/>
                <w:sz w:val="16"/>
                <w:szCs w:val="16"/>
              </w:rPr>
              <w:t>Variable</w:t>
            </w:r>
          </w:p>
        </w:tc>
        <w:tc>
          <w:tcPr>
            <w:tcW w:w="768" w:type="dxa"/>
            <w:tcBorders>
              <w:top w:val="single" w:sz="4" w:space="0" w:color="auto"/>
              <w:left w:val="nil"/>
              <w:bottom w:val="single" w:sz="4" w:space="0" w:color="auto"/>
              <w:right w:val="single" w:sz="4" w:space="0" w:color="auto"/>
            </w:tcBorders>
            <w:shd w:val="clear" w:color="auto" w:fill="auto"/>
            <w:vAlign w:val="center"/>
            <w:hideMark/>
          </w:tcPr>
          <w:p w14:paraId="73A7190E" w14:textId="77777777" w:rsidR="007B2FB0" w:rsidRPr="00773417" w:rsidRDefault="007B2FB0" w:rsidP="00932022">
            <w:pPr>
              <w:keepNext/>
              <w:jc w:val="center"/>
              <w:rPr>
                <w:b/>
                <w:color w:val="000000"/>
                <w:sz w:val="16"/>
                <w:szCs w:val="16"/>
              </w:rPr>
            </w:pPr>
            <w:r w:rsidRPr="00773417">
              <w:rPr>
                <w:b/>
                <w:color w:val="000000"/>
                <w:sz w:val="16"/>
                <w:szCs w:val="16"/>
              </w:rPr>
              <w:t>VarType</w:t>
            </w:r>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6C792106" w14:textId="77777777" w:rsidR="007B2FB0" w:rsidRPr="00773417" w:rsidRDefault="007B2FB0" w:rsidP="00932022">
            <w:pPr>
              <w:keepNext/>
              <w:jc w:val="center"/>
              <w:rPr>
                <w:b/>
                <w:color w:val="000000"/>
                <w:sz w:val="16"/>
                <w:szCs w:val="16"/>
              </w:rPr>
            </w:pPr>
            <w:r w:rsidRPr="00773417">
              <w:rPr>
                <w:b/>
                <w:color w:val="000000"/>
                <w:sz w:val="16"/>
                <w:szCs w:val="16"/>
              </w:rPr>
              <w:t>VarLength</w:t>
            </w:r>
          </w:p>
        </w:tc>
        <w:tc>
          <w:tcPr>
            <w:tcW w:w="773" w:type="dxa"/>
            <w:tcBorders>
              <w:top w:val="single" w:sz="4" w:space="0" w:color="auto"/>
              <w:left w:val="nil"/>
              <w:bottom w:val="single" w:sz="4" w:space="0" w:color="auto"/>
              <w:right w:val="single" w:sz="4" w:space="0" w:color="auto"/>
            </w:tcBorders>
          </w:tcPr>
          <w:p w14:paraId="3C4B1020" w14:textId="6A659AAE" w:rsidR="007B2FB0" w:rsidRPr="00773417" w:rsidRDefault="007B2FB0" w:rsidP="00932022">
            <w:pPr>
              <w:keepNext/>
              <w:jc w:val="center"/>
              <w:rPr>
                <w:b/>
                <w:color w:val="000000"/>
                <w:sz w:val="16"/>
                <w:szCs w:val="16"/>
              </w:rPr>
            </w:pPr>
            <w:r>
              <w:rPr>
                <w:b/>
                <w:color w:val="000000"/>
                <w:sz w:val="16"/>
                <w:szCs w:val="16"/>
              </w:rPr>
              <w:t>Sort</w:t>
            </w:r>
            <w:r>
              <w:rPr>
                <w:b/>
                <w:color w:val="000000"/>
                <w:sz w:val="16"/>
                <w:szCs w:val="16"/>
              </w:rPr>
              <w:br/>
              <w:t>Order</w:t>
            </w:r>
          </w:p>
        </w:tc>
        <w:tc>
          <w:tcPr>
            <w:tcW w:w="4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4D597" w14:textId="35634496" w:rsidR="007B2FB0" w:rsidRPr="00773417" w:rsidRDefault="007B2FB0" w:rsidP="00932022">
            <w:pPr>
              <w:keepNext/>
              <w:jc w:val="center"/>
              <w:rPr>
                <w:b/>
                <w:color w:val="000000"/>
                <w:sz w:val="16"/>
                <w:szCs w:val="16"/>
              </w:rPr>
            </w:pPr>
            <w:r w:rsidRPr="00773417">
              <w:rPr>
                <w:b/>
                <w:color w:val="000000"/>
                <w:sz w:val="16"/>
                <w:szCs w:val="16"/>
              </w:rPr>
              <w:t>KeyVar</w:t>
            </w:r>
          </w:p>
        </w:tc>
        <w:tc>
          <w:tcPr>
            <w:tcW w:w="630" w:type="dxa"/>
            <w:tcBorders>
              <w:top w:val="single" w:sz="4" w:space="0" w:color="auto"/>
              <w:left w:val="nil"/>
              <w:bottom w:val="single" w:sz="4" w:space="0" w:color="auto"/>
              <w:right w:val="single" w:sz="4" w:space="0" w:color="auto"/>
            </w:tcBorders>
            <w:shd w:val="clear" w:color="auto" w:fill="auto"/>
            <w:vAlign w:val="center"/>
            <w:hideMark/>
          </w:tcPr>
          <w:p w14:paraId="34B31025" w14:textId="77777777" w:rsidR="007B2FB0" w:rsidRPr="00773417" w:rsidRDefault="007B2FB0" w:rsidP="00932022">
            <w:pPr>
              <w:keepNext/>
              <w:jc w:val="center"/>
              <w:rPr>
                <w:b/>
                <w:color w:val="000000"/>
                <w:sz w:val="16"/>
                <w:szCs w:val="16"/>
              </w:rPr>
            </w:pPr>
            <w:r w:rsidRPr="00773417">
              <w:rPr>
                <w:b/>
                <w:color w:val="000000"/>
                <w:sz w:val="16"/>
                <w:szCs w:val="16"/>
              </w:rPr>
              <w:t>CrossVar</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547F32E2" w14:textId="77777777" w:rsidR="007B2FB0" w:rsidRPr="00773417" w:rsidRDefault="007B2FB0" w:rsidP="00932022">
            <w:pPr>
              <w:keepNext/>
              <w:jc w:val="center"/>
              <w:rPr>
                <w:b/>
                <w:color w:val="000000"/>
                <w:sz w:val="16"/>
                <w:szCs w:val="16"/>
              </w:rPr>
            </w:pPr>
            <w:r w:rsidRPr="00773417">
              <w:rPr>
                <w:b/>
                <w:color w:val="000000"/>
                <w:sz w:val="16"/>
                <w:szCs w:val="16"/>
              </w:rPr>
              <w:t>ObsReq</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ECFE0F8" w14:textId="77777777" w:rsidR="007B2FB0" w:rsidRPr="00773417" w:rsidRDefault="007B2FB0" w:rsidP="00932022">
            <w:pPr>
              <w:keepNext/>
              <w:jc w:val="center"/>
              <w:rPr>
                <w:b/>
                <w:color w:val="000000"/>
                <w:sz w:val="16"/>
                <w:szCs w:val="16"/>
              </w:rPr>
            </w:pPr>
            <w:r w:rsidRPr="00773417">
              <w:rPr>
                <w:b/>
                <w:color w:val="000000"/>
                <w:sz w:val="16"/>
                <w:szCs w:val="16"/>
              </w:rPr>
              <w:t>ValidValueType</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77F64DE7" w14:textId="77777777" w:rsidR="007B2FB0" w:rsidRPr="00773417" w:rsidRDefault="007B2FB0" w:rsidP="00932022">
            <w:pPr>
              <w:keepNext/>
              <w:jc w:val="center"/>
              <w:rPr>
                <w:b/>
                <w:color w:val="000000"/>
                <w:sz w:val="16"/>
                <w:szCs w:val="16"/>
              </w:rPr>
            </w:pPr>
            <w:r w:rsidRPr="00773417">
              <w:rPr>
                <w:b/>
                <w:color w:val="000000"/>
                <w:sz w:val="16"/>
                <w:szCs w:val="16"/>
              </w:rPr>
              <w:t>ValidValue</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3F177F85" w14:textId="77777777" w:rsidR="007B2FB0" w:rsidRPr="00773417" w:rsidRDefault="007B2FB0" w:rsidP="00932022">
            <w:pPr>
              <w:keepNext/>
              <w:jc w:val="center"/>
              <w:rPr>
                <w:b/>
                <w:color w:val="000000"/>
                <w:sz w:val="16"/>
                <w:szCs w:val="16"/>
              </w:rPr>
            </w:pPr>
            <w:r w:rsidRPr="00773417">
              <w:rPr>
                <w:b/>
                <w:color w:val="000000"/>
                <w:sz w:val="16"/>
                <w:szCs w:val="16"/>
              </w:rPr>
              <w:t>FlagCondition</w:t>
            </w:r>
          </w:p>
        </w:tc>
      </w:tr>
      <w:tr w:rsidR="007B2FB0" w:rsidRPr="00773417" w14:paraId="4FFF5F62" w14:textId="77777777" w:rsidTr="002823C0">
        <w:trPr>
          <w:cantSplit/>
        </w:trPr>
        <w:tc>
          <w:tcPr>
            <w:tcW w:w="780" w:type="dxa"/>
            <w:tcBorders>
              <w:top w:val="nil"/>
              <w:left w:val="single" w:sz="4" w:space="0" w:color="auto"/>
              <w:bottom w:val="single" w:sz="4" w:space="0" w:color="auto"/>
              <w:right w:val="single" w:sz="4" w:space="0" w:color="auto"/>
            </w:tcBorders>
          </w:tcPr>
          <w:p w14:paraId="1704B0D5" w14:textId="2FD89195" w:rsidR="007B2FB0" w:rsidRPr="00773417" w:rsidRDefault="007B2FB0" w:rsidP="002823C0">
            <w:pPr>
              <w:keepNext/>
              <w:jc w:val="both"/>
              <w:rPr>
                <w:color w:val="000000"/>
                <w:sz w:val="16"/>
                <w:szCs w:val="16"/>
              </w:rPr>
            </w:pPr>
            <w:r>
              <w:rPr>
                <w:color w:val="000000"/>
                <w:sz w:val="16"/>
                <w:szCs w:val="16"/>
              </w:rPr>
              <w:t>1.1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7468CBA7" w14:textId="7E14F76E" w:rsidR="007B2FB0" w:rsidRPr="00773417" w:rsidRDefault="007B2FB0" w:rsidP="00932022">
            <w:pPr>
              <w:keepNext/>
              <w:rPr>
                <w:color w:val="000000"/>
                <w:sz w:val="16"/>
                <w:szCs w:val="16"/>
              </w:rPr>
            </w:pPr>
            <w:r>
              <w:rPr>
                <w:color w:val="000000"/>
                <w:sz w:val="16"/>
                <w:szCs w:val="16"/>
              </w:rPr>
              <w:t>ENR</w:t>
            </w:r>
          </w:p>
        </w:tc>
        <w:tc>
          <w:tcPr>
            <w:tcW w:w="590" w:type="dxa"/>
            <w:tcBorders>
              <w:top w:val="nil"/>
              <w:left w:val="nil"/>
              <w:bottom w:val="single" w:sz="4" w:space="0" w:color="auto"/>
              <w:right w:val="single" w:sz="4" w:space="0" w:color="auto"/>
            </w:tcBorders>
            <w:shd w:val="clear" w:color="auto" w:fill="auto"/>
            <w:vAlign w:val="bottom"/>
            <w:hideMark/>
          </w:tcPr>
          <w:p w14:paraId="7359B755" w14:textId="77777777" w:rsidR="007B2FB0" w:rsidRPr="00773417" w:rsidRDefault="007B2FB0" w:rsidP="00932022">
            <w:pPr>
              <w:keepNext/>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53DB26D9" w14:textId="77777777" w:rsidR="007B2FB0" w:rsidRPr="00773417" w:rsidRDefault="007B2FB0" w:rsidP="00932022">
            <w:pPr>
              <w:keepNext/>
              <w:rPr>
                <w:color w:val="000000"/>
                <w:sz w:val="16"/>
                <w:szCs w:val="16"/>
              </w:rPr>
            </w:pPr>
            <w:r w:rsidRPr="00773417">
              <w:rPr>
                <w:color w:val="000000"/>
                <w:sz w:val="16"/>
                <w:szCs w:val="16"/>
              </w:rPr>
              <w:t>PatID</w:t>
            </w:r>
          </w:p>
        </w:tc>
        <w:tc>
          <w:tcPr>
            <w:tcW w:w="768" w:type="dxa"/>
            <w:tcBorders>
              <w:top w:val="nil"/>
              <w:left w:val="nil"/>
              <w:bottom w:val="single" w:sz="4" w:space="0" w:color="auto"/>
              <w:right w:val="single" w:sz="4" w:space="0" w:color="auto"/>
            </w:tcBorders>
            <w:shd w:val="clear" w:color="auto" w:fill="auto"/>
            <w:vAlign w:val="bottom"/>
            <w:hideMark/>
          </w:tcPr>
          <w:p w14:paraId="196E2D20" w14:textId="7A82BE3B" w:rsidR="007B2FB0" w:rsidRPr="00773417" w:rsidRDefault="007B2FB0" w:rsidP="00932022">
            <w:pPr>
              <w:keepNext/>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2C5D362" w14:textId="04C8C9B5" w:rsidR="007B2FB0" w:rsidRPr="00773417" w:rsidRDefault="007B2FB0" w:rsidP="00932022">
            <w:pPr>
              <w:keepNext/>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3EEADD3E" w14:textId="77777777" w:rsidR="007B2FB0" w:rsidRPr="00773417" w:rsidRDefault="007B2FB0" w:rsidP="00932022">
            <w:pPr>
              <w:keepNext/>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A4B1743" w14:textId="26B6691A" w:rsidR="007B2FB0" w:rsidRPr="00773417" w:rsidRDefault="007B2FB0" w:rsidP="00932022">
            <w:pPr>
              <w:keepNext/>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5DC85C2D" w14:textId="77777777" w:rsidR="007B2FB0" w:rsidRPr="00773417" w:rsidRDefault="007B2FB0" w:rsidP="00932022">
            <w:pPr>
              <w:keepNext/>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6A850755" w14:textId="77777777" w:rsidR="007B2FB0" w:rsidRPr="00773417" w:rsidRDefault="007B2FB0" w:rsidP="00932022">
            <w:pPr>
              <w:keepNext/>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0C7731AE" w14:textId="77777777" w:rsidR="007B2FB0" w:rsidRPr="00773417" w:rsidRDefault="007B2FB0" w:rsidP="00932022">
            <w:pPr>
              <w:keepNext/>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3B9A5F8" w14:textId="77777777" w:rsidR="007B2FB0" w:rsidRPr="00773417" w:rsidRDefault="007B2FB0" w:rsidP="00932022">
            <w:pPr>
              <w:keepNext/>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420F90F" w14:textId="77777777" w:rsidR="007B2FB0" w:rsidRPr="00773417" w:rsidRDefault="007B2FB0" w:rsidP="00932022">
            <w:pPr>
              <w:keepNext/>
              <w:rPr>
                <w:color w:val="000000"/>
                <w:sz w:val="16"/>
                <w:szCs w:val="16"/>
              </w:rPr>
            </w:pPr>
          </w:p>
        </w:tc>
      </w:tr>
      <w:tr w:rsidR="007B2FB0" w:rsidRPr="00773417" w14:paraId="3AF738B1" w14:textId="77777777" w:rsidTr="002823C0">
        <w:trPr>
          <w:cantSplit/>
        </w:trPr>
        <w:tc>
          <w:tcPr>
            <w:tcW w:w="780" w:type="dxa"/>
            <w:tcBorders>
              <w:top w:val="nil"/>
              <w:left w:val="single" w:sz="4" w:space="0" w:color="auto"/>
              <w:bottom w:val="single" w:sz="4" w:space="0" w:color="auto"/>
              <w:right w:val="single" w:sz="4" w:space="0" w:color="auto"/>
            </w:tcBorders>
          </w:tcPr>
          <w:p w14:paraId="752CD9EE" w14:textId="6C1F5FA3" w:rsidR="007B2FB0" w:rsidRPr="00773417" w:rsidRDefault="007B2FB0" w:rsidP="002823C0">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12FB0F84" w14:textId="2A00A0FD" w:rsidR="007B2FB0" w:rsidRPr="00773417" w:rsidRDefault="007B2FB0" w:rsidP="000B5956">
            <w:pPr>
              <w:rPr>
                <w:color w:val="000000"/>
                <w:sz w:val="16"/>
                <w:szCs w:val="16"/>
              </w:rPr>
            </w:pPr>
            <w:r w:rsidRPr="00773417">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hideMark/>
          </w:tcPr>
          <w:p w14:paraId="448EF76C" w14:textId="336513AA" w:rsidR="007B2FB0" w:rsidRPr="00773417" w:rsidRDefault="007B2FB0" w:rsidP="000B5956">
            <w:pPr>
              <w:rPr>
                <w:color w:val="000000"/>
                <w:sz w:val="16"/>
                <w:szCs w:val="16"/>
              </w:rPr>
            </w:pPr>
            <w:r w:rsidRPr="00773417">
              <w:rPr>
                <w:color w:val="000000"/>
                <w:sz w:val="16"/>
                <w:szCs w:val="16"/>
              </w:rPr>
              <w:t>0</w:t>
            </w:r>
            <w:r>
              <w:rPr>
                <w:color w:val="000000"/>
                <w:sz w:val="16"/>
                <w:szCs w:val="16"/>
              </w:rPr>
              <w:t>1</w:t>
            </w:r>
          </w:p>
        </w:tc>
        <w:tc>
          <w:tcPr>
            <w:tcW w:w="1452" w:type="dxa"/>
            <w:tcBorders>
              <w:top w:val="nil"/>
              <w:left w:val="nil"/>
              <w:bottom w:val="single" w:sz="4" w:space="0" w:color="auto"/>
              <w:right w:val="single" w:sz="4" w:space="0" w:color="auto"/>
            </w:tcBorders>
            <w:shd w:val="clear" w:color="auto" w:fill="auto"/>
            <w:vAlign w:val="bottom"/>
            <w:hideMark/>
          </w:tcPr>
          <w:p w14:paraId="3BB6B41D" w14:textId="39949C3C" w:rsidR="007B2FB0" w:rsidRPr="00773417" w:rsidRDefault="007B2FB0" w:rsidP="000B5956">
            <w:pPr>
              <w:rPr>
                <w:color w:val="000000"/>
                <w:sz w:val="16"/>
                <w:szCs w:val="16"/>
              </w:rPr>
            </w:pPr>
            <w:r>
              <w:rPr>
                <w:color w:val="000000"/>
                <w:sz w:val="16"/>
                <w:szCs w:val="16"/>
              </w:rPr>
              <w:t>PatID</w:t>
            </w:r>
          </w:p>
        </w:tc>
        <w:tc>
          <w:tcPr>
            <w:tcW w:w="768" w:type="dxa"/>
            <w:tcBorders>
              <w:top w:val="nil"/>
              <w:left w:val="nil"/>
              <w:bottom w:val="single" w:sz="4" w:space="0" w:color="auto"/>
              <w:right w:val="single" w:sz="4" w:space="0" w:color="auto"/>
            </w:tcBorders>
            <w:shd w:val="clear" w:color="auto" w:fill="auto"/>
            <w:vAlign w:val="bottom"/>
            <w:hideMark/>
          </w:tcPr>
          <w:p w14:paraId="6B289A1E" w14:textId="77777777" w:rsidR="007B2FB0" w:rsidRPr="00773417" w:rsidRDefault="007B2FB0" w:rsidP="000B5956">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FAD6C15" w14:textId="77777777" w:rsidR="007B2FB0" w:rsidRPr="00773417" w:rsidRDefault="007B2FB0" w:rsidP="000B5956">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6867CD77" w14:textId="77777777" w:rsidR="007B2FB0" w:rsidRPr="00773417" w:rsidRDefault="007B2FB0" w:rsidP="000B5956">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B182CC9" w14:textId="646F531B" w:rsidR="007B2FB0" w:rsidRPr="00773417" w:rsidRDefault="00BB03D5" w:rsidP="000B5956">
            <w:pPr>
              <w:rPr>
                <w:color w:val="000000"/>
                <w:sz w:val="16"/>
                <w:szCs w:val="16"/>
              </w:rPr>
            </w:pPr>
            <w:r>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397AD59D" w14:textId="1DD41771" w:rsidR="007B2FB0" w:rsidRPr="00773417" w:rsidRDefault="00BB03D5" w:rsidP="000B5956">
            <w:pPr>
              <w:rPr>
                <w:color w:val="000000"/>
                <w:sz w:val="16"/>
                <w:szCs w:val="16"/>
              </w:rPr>
            </w:pPr>
            <w:r>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3861C386" w14:textId="7DC57139" w:rsidR="007B2FB0" w:rsidRPr="00773417" w:rsidRDefault="00BB03D5" w:rsidP="000B5956">
            <w:pPr>
              <w:rPr>
                <w:color w:val="000000"/>
                <w:sz w:val="16"/>
                <w:szCs w:val="16"/>
              </w:rPr>
            </w:pPr>
            <w:r>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1996BD34" w14:textId="77777777" w:rsidR="007B2FB0" w:rsidRPr="00773417" w:rsidRDefault="007B2FB0" w:rsidP="000B5956">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6E53F58" w14:textId="77777777" w:rsidR="007B2FB0" w:rsidRPr="00773417" w:rsidRDefault="007B2FB0" w:rsidP="000B5956">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63BBE96F" w14:textId="77777777" w:rsidR="007B2FB0" w:rsidRPr="00773417" w:rsidRDefault="007B2FB0" w:rsidP="000B5956">
            <w:pPr>
              <w:rPr>
                <w:color w:val="000000"/>
                <w:sz w:val="16"/>
                <w:szCs w:val="16"/>
              </w:rPr>
            </w:pPr>
          </w:p>
        </w:tc>
      </w:tr>
      <w:tr w:rsidR="007B2FB0" w:rsidRPr="00773417" w14:paraId="418777AA" w14:textId="77777777" w:rsidTr="002823C0">
        <w:trPr>
          <w:cantSplit/>
        </w:trPr>
        <w:tc>
          <w:tcPr>
            <w:tcW w:w="780" w:type="dxa"/>
            <w:tcBorders>
              <w:top w:val="nil"/>
              <w:left w:val="single" w:sz="4" w:space="0" w:color="auto"/>
              <w:bottom w:val="single" w:sz="4" w:space="0" w:color="auto"/>
              <w:right w:val="single" w:sz="4" w:space="0" w:color="auto"/>
            </w:tcBorders>
          </w:tcPr>
          <w:p w14:paraId="386FEF06" w14:textId="3EB36DEB" w:rsidR="007B2FB0" w:rsidRPr="00773417" w:rsidRDefault="007B2FB0" w:rsidP="002823C0">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946B152" w14:textId="54B17F5D" w:rsidR="007B2FB0" w:rsidRPr="00773417" w:rsidRDefault="007B2FB0" w:rsidP="000B5956">
            <w:pPr>
              <w:rPr>
                <w:color w:val="000000"/>
                <w:sz w:val="16"/>
                <w:szCs w:val="16"/>
              </w:rPr>
            </w:pPr>
            <w:r w:rsidRPr="00773417">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hideMark/>
          </w:tcPr>
          <w:p w14:paraId="680D7A84" w14:textId="4BBF940B" w:rsidR="007B2FB0" w:rsidRPr="00773417" w:rsidRDefault="007B2FB0" w:rsidP="000B5956">
            <w:pPr>
              <w:rPr>
                <w:color w:val="000000"/>
                <w:sz w:val="16"/>
                <w:szCs w:val="16"/>
              </w:rPr>
            </w:pPr>
            <w:r w:rsidRPr="00773417">
              <w:rPr>
                <w:color w:val="000000"/>
                <w:sz w:val="16"/>
                <w:szCs w:val="16"/>
              </w:rPr>
              <w:t>0</w:t>
            </w:r>
            <w:r>
              <w:rPr>
                <w:color w:val="000000"/>
                <w:sz w:val="16"/>
                <w:szCs w:val="16"/>
              </w:rPr>
              <w:t>2</w:t>
            </w:r>
          </w:p>
        </w:tc>
        <w:tc>
          <w:tcPr>
            <w:tcW w:w="1452" w:type="dxa"/>
            <w:tcBorders>
              <w:top w:val="nil"/>
              <w:left w:val="nil"/>
              <w:bottom w:val="single" w:sz="4" w:space="0" w:color="auto"/>
              <w:right w:val="single" w:sz="4" w:space="0" w:color="auto"/>
            </w:tcBorders>
            <w:shd w:val="clear" w:color="auto" w:fill="auto"/>
            <w:vAlign w:val="bottom"/>
            <w:hideMark/>
          </w:tcPr>
          <w:p w14:paraId="68221116" w14:textId="3103A1A1" w:rsidR="007B2FB0" w:rsidRPr="00773417" w:rsidRDefault="007B2FB0" w:rsidP="000B5956">
            <w:pPr>
              <w:rPr>
                <w:color w:val="000000"/>
                <w:sz w:val="16"/>
                <w:szCs w:val="16"/>
              </w:rPr>
            </w:pPr>
            <w:r>
              <w:rPr>
                <w:color w:val="000000"/>
                <w:sz w:val="16"/>
                <w:szCs w:val="16"/>
              </w:rPr>
              <w:t>Birth_Date</w:t>
            </w:r>
          </w:p>
        </w:tc>
        <w:tc>
          <w:tcPr>
            <w:tcW w:w="768" w:type="dxa"/>
            <w:tcBorders>
              <w:top w:val="nil"/>
              <w:left w:val="nil"/>
              <w:bottom w:val="single" w:sz="4" w:space="0" w:color="auto"/>
              <w:right w:val="single" w:sz="4" w:space="0" w:color="auto"/>
            </w:tcBorders>
            <w:shd w:val="clear" w:color="auto" w:fill="auto"/>
            <w:vAlign w:val="bottom"/>
            <w:hideMark/>
          </w:tcPr>
          <w:p w14:paraId="7DF671D9" w14:textId="4D674FD8" w:rsidR="007B2FB0" w:rsidRPr="00773417" w:rsidRDefault="00BB03D5" w:rsidP="000B5956">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27A9182" w14:textId="7BFAED52" w:rsidR="007B2FB0" w:rsidRPr="00773417" w:rsidRDefault="00BB03D5" w:rsidP="000B5956">
            <w:pPr>
              <w:jc w:val="right"/>
              <w:rPr>
                <w:color w:val="000000"/>
                <w:sz w:val="16"/>
                <w:szCs w:val="16"/>
              </w:rPr>
            </w:pPr>
            <w:r>
              <w:rPr>
                <w:color w:val="000000"/>
                <w:sz w:val="16"/>
                <w:szCs w:val="16"/>
              </w:rPr>
              <w:t>4</w:t>
            </w:r>
          </w:p>
        </w:tc>
        <w:tc>
          <w:tcPr>
            <w:tcW w:w="773" w:type="dxa"/>
            <w:tcBorders>
              <w:top w:val="single" w:sz="4" w:space="0" w:color="auto"/>
              <w:left w:val="nil"/>
              <w:bottom w:val="single" w:sz="4" w:space="0" w:color="auto"/>
              <w:right w:val="single" w:sz="4" w:space="0" w:color="auto"/>
            </w:tcBorders>
          </w:tcPr>
          <w:p w14:paraId="1682F89D" w14:textId="77777777" w:rsidR="007B2FB0" w:rsidRPr="00773417" w:rsidRDefault="007B2FB0" w:rsidP="000B5956">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32D15D8" w14:textId="714245F7" w:rsidR="007B2FB0" w:rsidRPr="00773417" w:rsidRDefault="007B2FB0" w:rsidP="000B5956">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3ABF5C8" w14:textId="77777777" w:rsidR="007B2FB0" w:rsidRPr="00773417" w:rsidRDefault="007B2FB0" w:rsidP="000B5956">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0700CC3B" w14:textId="18EE7F66" w:rsidR="007B2FB0" w:rsidRPr="00773417" w:rsidRDefault="00BB03D5" w:rsidP="000B5956">
            <w:pPr>
              <w:rPr>
                <w:color w:val="000000"/>
                <w:sz w:val="16"/>
                <w:szCs w:val="16"/>
              </w:rPr>
            </w:pPr>
            <w:r>
              <w:rPr>
                <w:color w:val="000000"/>
                <w:sz w:val="16"/>
                <w:szCs w:val="16"/>
              </w:rPr>
              <w:t>SOME</w:t>
            </w:r>
          </w:p>
        </w:tc>
        <w:tc>
          <w:tcPr>
            <w:tcW w:w="990" w:type="dxa"/>
            <w:tcBorders>
              <w:top w:val="nil"/>
              <w:left w:val="nil"/>
              <w:bottom w:val="single" w:sz="4" w:space="0" w:color="auto"/>
              <w:right w:val="single" w:sz="4" w:space="0" w:color="auto"/>
            </w:tcBorders>
            <w:shd w:val="clear" w:color="auto" w:fill="auto"/>
            <w:vAlign w:val="bottom"/>
            <w:hideMark/>
          </w:tcPr>
          <w:p w14:paraId="44A7AD5A" w14:textId="177600E8" w:rsidR="007B2FB0" w:rsidRPr="00773417" w:rsidRDefault="007B2FB0" w:rsidP="000B5956">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6FB23F31" w14:textId="109A2FCB" w:rsidR="007B2FB0" w:rsidRPr="00773417" w:rsidRDefault="007B2FB0" w:rsidP="000B5956">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242F316A" w14:textId="06283A05" w:rsidR="007B2FB0" w:rsidRPr="00773417" w:rsidRDefault="007B2FB0" w:rsidP="000B5956">
            <w:pPr>
              <w:rPr>
                <w:color w:val="000000"/>
                <w:sz w:val="16"/>
                <w:szCs w:val="16"/>
              </w:rPr>
            </w:pPr>
          </w:p>
        </w:tc>
      </w:tr>
      <w:tr w:rsidR="00BB03D5" w:rsidRPr="00773417" w14:paraId="761D8655" w14:textId="77777777" w:rsidTr="002823C0">
        <w:trPr>
          <w:cantSplit/>
        </w:trPr>
        <w:tc>
          <w:tcPr>
            <w:tcW w:w="780" w:type="dxa"/>
            <w:tcBorders>
              <w:top w:val="nil"/>
              <w:left w:val="single" w:sz="4" w:space="0" w:color="auto"/>
              <w:bottom w:val="single" w:sz="4" w:space="0" w:color="auto"/>
              <w:right w:val="single" w:sz="4" w:space="0" w:color="auto"/>
            </w:tcBorders>
          </w:tcPr>
          <w:p w14:paraId="4D96A4DB" w14:textId="0C5B290B" w:rsidR="00BB03D5" w:rsidRDefault="00BB03D5" w:rsidP="00BB03D5">
            <w:pPr>
              <w:jc w:val="both"/>
              <w:rPr>
                <w:color w:val="000000"/>
                <w:sz w:val="16"/>
                <w:szCs w:val="16"/>
              </w:rPr>
            </w:pPr>
            <w:r>
              <w:rPr>
                <w:color w:val="000000"/>
                <w:sz w:val="16"/>
                <w:szCs w:val="16"/>
              </w:rPr>
              <w:t>2.1</w:t>
            </w:r>
          </w:p>
        </w:tc>
        <w:tc>
          <w:tcPr>
            <w:tcW w:w="604" w:type="dxa"/>
            <w:tcBorders>
              <w:top w:val="nil"/>
              <w:left w:val="single" w:sz="4" w:space="0" w:color="auto"/>
              <w:bottom w:val="single" w:sz="4" w:space="0" w:color="auto"/>
              <w:right w:val="single" w:sz="4" w:space="0" w:color="auto"/>
            </w:tcBorders>
            <w:shd w:val="clear" w:color="auto" w:fill="auto"/>
            <w:vAlign w:val="bottom"/>
          </w:tcPr>
          <w:p w14:paraId="273F46E4" w14:textId="4FC0EED3" w:rsidR="00BB03D5" w:rsidRPr="00773417" w:rsidRDefault="00BB03D5" w:rsidP="00BB03D5">
            <w:pPr>
              <w:rPr>
                <w:color w:val="000000"/>
                <w:sz w:val="16"/>
                <w:szCs w:val="16"/>
              </w:rPr>
            </w:pPr>
            <w:r>
              <w:rPr>
                <w:color w:val="000000"/>
                <w:sz w:val="16"/>
                <w:szCs w:val="16"/>
              </w:rPr>
              <w:t>DEM</w:t>
            </w:r>
          </w:p>
        </w:tc>
        <w:tc>
          <w:tcPr>
            <w:tcW w:w="590" w:type="dxa"/>
            <w:tcBorders>
              <w:top w:val="nil"/>
              <w:left w:val="nil"/>
              <w:bottom w:val="single" w:sz="4" w:space="0" w:color="auto"/>
              <w:right w:val="single" w:sz="4" w:space="0" w:color="auto"/>
            </w:tcBorders>
            <w:shd w:val="clear" w:color="auto" w:fill="auto"/>
            <w:vAlign w:val="bottom"/>
          </w:tcPr>
          <w:p w14:paraId="418F70CB" w14:textId="6B50A20B" w:rsidR="00BB03D5" w:rsidRPr="00773417" w:rsidRDefault="00BB03D5" w:rsidP="00BB03D5">
            <w:pPr>
              <w:rPr>
                <w:color w:val="000000"/>
                <w:sz w:val="16"/>
                <w:szCs w:val="16"/>
              </w:rPr>
            </w:pPr>
            <w:r>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tcPr>
          <w:p w14:paraId="36E6FF07" w14:textId="3A0A522A" w:rsidR="00BB03D5" w:rsidRPr="00773417" w:rsidRDefault="00BB03D5" w:rsidP="00BB03D5">
            <w:pPr>
              <w:rPr>
                <w:color w:val="000000"/>
                <w:sz w:val="16"/>
                <w:szCs w:val="16"/>
              </w:rPr>
            </w:pPr>
            <w:r>
              <w:rPr>
                <w:color w:val="000000"/>
                <w:sz w:val="16"/>
                <w:szCs w:val="16"/>
              </w:rPr>
              <w:t>Sex</w:t>
            </w:r>
          </w:p>
        </w:tc>
        <w:tc>
          <w:tcPr>
            <w:tcW w:w="768" w:type="dxa"/>
            <w:tcBorders>
              <w:top w:val="nil"/>
              <w:left w:val="nil"/>
              <w:bottom w:val="single" w:sz="4" w:space="0" w:color="auto"/>
              <w:right w:val="single" w:sz="4" w:space="0" w:color="auto"/>
            </w:tcBorders>
            <w:shd w:val="clear" w:color="auto" w:fill="auto"/>
            <w:vAlign w:val="bottom"/>
          </w:tcPr>
          <w:p w14:paraId="56D27CDE" w14:textId="0F6EDFEC" w:rsidR="00BB03D5" w:rsidRPr="00773417" w:rsidRDefault="00BB03D5" w:rsidP="00BB03D5">
            <w:pPr>
              <w:rPr>
                <w:color w:val="000000"/>
                <w:sz w:val="16"/>
                <w:szCs w:val="16"/>
              </w:rPr>
            </w:pPr>
            <w:r>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tcPr>
          <w:p w14:paraId="640D3BDE" w14:textId="2B911B08" w:rsidR="00BB03D5" w:rsidRPr="00773417" w:rsidRDefault="00BB03D5" w:rsidP="00BB03D5">
            <w:pPr>
              <w:jc w:val="right"/>
              <w:rPr>
                <w:color w:val="000000"/>
                <w:sz w:val="16"/>
                <w:szCs w:val="16"/>
              </w:rPr>
            </w:pPr>
            <w:r>
              <w:rPr>
                <w:color w:val="000000"/>
                <w:sz w:val="16"/>
                <w:szCs w:val="16"/>
              </w:rPr>
              <w:t>1</w:t>
            </w:r>
          </w:p>
        </w:tc>
        <w:tc>
          <w:tcPr>
            <w:tcW w:w="773" w:type="dxa"/>
            <w:tcBorders>
              <w:top w:val="single" w:sz="4" w:space="0" w:color="auto"/>
              <w:left w:val="nil"/>
              <w:bottom w:val="single" w:sz="4" w:space="0" w:color="auto"/>
              <w:right w:val="single" w:sz="4" w:space="0" w:color="auto"/>
            </w:tcBorders>
          </w:tcPr>
          <w:p w14:paraId="6ABEB11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tcPr>
          <w:p w14:paraId="309C28A7" w14:textId="77777777"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tcPr>
          <w:p w14:paraId="71D06715"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tcPr>
          <w:p w14:paraId="630F775B" w14:textId="57AC372B" w:rsidR="00BB03D5" w:rsidRPr="00773417" w:rsidRDefault="00BB03D5" w:rsidP="00BB03D5">
            <w:pPr>
              <w:rPr>
                <w:color w:val="000000"/>
                <w:sz w:val="16"/>
                <w:szCs w:val="16"/>
              </w:rPr>
            </w:pPr>
            <w:r>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tcPr>
          <w:p w14:paraId="6362B918" w14:textId="022F2933" w:rsidR="00BB03D5" w:rsidRPr="00773417" w:rsidRDefault="00BB03D5" w:rsidP="00BB03D5">
            <w:pPr>
              <w:rPr>
                <w:color w:val="000000"/>
                <w:sz w:val="16"/>
                <w:szCs w:val="16"/>
              </w:rPr>
            </w:pPr>
            <w:r w:rsidRPr="00773417">
              <w:rPr>
                <w:color w:val="000000"/>
                <w:sz w:val="16"/>
                <w:szCs w:val="16"/>
              </w:rPr>
              <w:t>list_values</w:t>
            </w:r>
          </w:p>
        </w:tc>
        <w:tc>
          <w:tcPr>
            <w:tcW w:w="1890" w:type="dxa"/>
            <w:tcBorders>
              <w:top w:val="nil"/>
              <w:left w:val="nil"/>
              <w:bottom w:val="single" w:sz="4" w:space="0" w:color="auto"/>
              <w:right w:val="single" w:sz="4" w:space="0" w:color="auto"/>
            </w:tcBorders>
            <w:shd w:val="clear" w:color="auto" w:fill="auto"/>
            <w:vAlign w:val="bottom"/>
          </w:tcPr>
          <w:p w14:paraId="5D63C228" w14:textId="664C2B05" w:rsidR="00BB03D5" w:rsidRPr="00773417" w:rsidRDefault="00BB03D5" w:rsidP="00BB03D5">
            <w:pPr>
              <w:rPr>
                <w:color w:val="000000"/>
                <w:sz w:val="16"/>
                <w:szCs w:val="16"/>
              </w:rPr>
            </w:pPr>
            <w:r w:rsidRPr="00773417">
              <w:rPr>
                <w:color w:val="000000"/>
                <w:sz w:val="16"/>
                <w:szCs w:val="16"/>
              </w:rPr>
              <w:t>A|F|M|U</w:t>
            </w:r>
          </w:p>
        </w:tc>
        <w:tc>
          <w:tcPr>
            <w:tcW w:w="2880" w:type="dxa"/>
            <w:tcBorders>
              <w:top w:val="nil"/>
              <w:left w:val="nil"/>
              <w:bottom w:val="single" w:sz="4" w:space="0" w:color="auto"/>
              <w:right w:val="single" w:sz="4" w:space="0" w:color="auto"/>
            </w:tcBorders>
            <w:shd w:val="clear" w:color="auto" w:fill="auto"/>
            <w:vAlign w:val="bottom"/>
          </w:tcPr>
          <w:p w14:paraId="571C5CB6" w14:textId="131B4014" w:rsidR="00BB03D5" w:rsidRPr="00773417" w:rsidRDefault="00BB03D5" w:rsidP="00BB03D5">
            <w:pPr>
              <w:rPr>
                <w:color w:val="000000"/>
                <w:sz w:val="16"/>
                <w:szCs w:val="16"/>
              </w:rPr>
            </w:pPr>
            <w:r w:rsidRPr="00773417">
              <w:rPr>
                <w:color w:val="000000"/>
                <w:sz w:val="16"/>
                <w:szCs w:val="16"/>
              </w:rPr>
              <w:t>Sex not in ('A','F','M','U')</w:t>
            </w:r>
          </w:p>
        </w:tc>
      </w:tr>
      <w:tr w:rsidR="00BB03D5" w:rsidRPr="00773417" w14:paraId="7E8322C7" w14:textId="77777777" w:rsidTr="002823C0">
        <w:trPr>
          <w:cantSplit/>
        </w:trPr>
        <w:tc>
          <w:tcPr>
            <w:tcW w:w="780" w:type="dxa"/>
            <w:tcBorders>
              <w:top w:val="nil"/>
              <w:left w:val="single" w:sz="4" w:space="0" w:color="auto"/>
              <w:bottom w:val="single" w:sz="4" w:space="0" w:color="auto"/>
              <w:right w:val="single" w:sz="4" w:space="0" w:color="auto"/>
            </w:tcBorders>
          </w:tcPr>
          <w:p w14:paraId="3B94B300" w14:textId="32A0AD86"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5068B87" w14:textId="393183A9"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67237A8E" w14:textId="77777777" w:rsidR="00BB03D5" w:rsidRPr="00773417" w:rsidRDefault="00BB03D5" w:rsidP="00BB03D5">
            <w:pPr>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5721827C" w14:textId="77777777" w:rsidR="00BB03D5" w:rsidRPr="00773417" w:rsidRDefault="00BB03D5" w:rsidP="00BB03D5">
            <w:pPr>
              <w:rPr>
                <w:color w:val="000000"/>
                <w:sz w:val="16"/>
                <w:szCs w:val="16"/>
              </w:rPr>
            </w:pPr>
            <w:r w:rsidRPr="00773417">
              <w:rPr>
                <w:color w:val="000000"/>
                <w:sz w:val="16"/>
                <w:szCs w:val="16"/>
              </w:rPr>
              <w:t>PatID</w:t>
            </w:r>
          </w:p>
        </w:tc>
        <w:tc>
          <w:tcPr>
            <w:tcW w:w="768" w:type="dxa"/>
            <w:tcBorders>
              <w:top w:val="nil"/>
              <w:left w:val="nil"/>
              <w:bottom w:val="single" w:sz="4" w:space="0" w:color="auto"/>
              <w:right w:val="single" w:sz="4" w:space="0" w:color="auto"/>
            </w:tcBorders>
            <w:shd w:val="clear" w:color="auto" w:fill="auto"/>
            <w:vAlign w:val="bottom"/>
            <w:hideMark/>
          </w:tcPr>
          <w:p w14:paraId="3B97B447" w14:textId="25EEEA5D"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45EBCA7B" w14:textId="309396A3"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3E8FF4B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1C39D7D" w14:textId="39885775"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487D7EDB"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1178651D"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52CBD3F0"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08E862F"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26BEBDC6" w14:textId="77777777" w:rsidR="00BB03D5" w:rsidRPr="00773417" w:rsidRDefault="00BB03D5" w:rsidP="00BB03D5">
            <w:pPr>
              <w:rPr>
                <w:color w:val="000000"/>
                <w:sz w:val="16"/>
                <w:szCs w:val="16"/>
              </w:rPr>
            </w:pPr>
          </w:p>
        </w:tc>
      </w:tr>
      <w:tr w:rsidR="00BB03D5" w:rsidRPr="00773417" w14:paraId="633746DA" w14:textId="77777777" w:rsidTr="002823C0">
        <w:trPr>
          <w:cantSplit/>
        </w:trPr>
        <w:tc>
          <w:tcPr>
            <w:tcW w:w="780" w:type="dxa"/>
            <w:tcBorders>
              <w:top w:val="nil"/>
              <w:left w:val="single" w:sz="4" w:space="0" w:color="auto"/>
              <w:bottom w:val="single" w:sz="4" w:space="0" w:color="auto"/>
              <w:right w:val="single" w:sz="4" w:space="0" w:color="auto"/>
            </w:tcBorders>
          </w:tcPr>
          <w:p w14:paraId="7403C921" w14:textId="4DAD5F80"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7DA21EF" w14:textId="52A3E136"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56548831" w14:textId="77777777" w:rsidR="00BB03D5" w:rsidRPr="00773417" w:rsidRDefault="00BB03D5" w:rsidP="00BB03D5">
            <w:pPr>
              <w:rPr>
                <w:color w:val="000000"/>
                <w:sz w:val="16"/>
                <w:szCs w:val="16"/>
              </w:rPr>
            </w:pPr>
            <w:r w:rsidRPr="00773417">
              <w:rPr>
                <w:color w:val="000000"/>
                <w:sz w:val="16"/>
                <w:szCs w:val="16"/>
              </w:rPr>
              <w:t>02</w:t>
            </w:r>
          </w:p>
        </w:tc>
        <w:tc>
          <w:tcPr>
            <w:tcW w:w="1452" w:type="dxa"/>
            <w:tcBorders>
              <w:top w:val="nil"/>
              <w:left w:val="nil"/>
              <w:bottom w:val="single" w:sz="4" w:space="0" w:color="auto"/>
              <w:right w:val="single" w:sz="4" w:space="0" w:color="auto"/>
            </w:tcBorders>
            <w:shd w:val="clear" w:color="auto" w:fill="auto"/>
            <w:vAlign w:val="bottom"/>
            <w:hideMark/>
          </w:tcPr>
          <w:p w14:paraId="03F9ACC0" w14:textId="77777777" w:rsidR="00BB03D5" w:rsidRPr="00773417" w:rsidRDefault="00BB03D5" w:rsidP="00BB03D5">
            <w:pPr>
              <w:rPr>
                <w:color w:val="000000"/>
                <w:sz w:val="16"/>
                <w:szCs w:val="16"/>
              </w:rPr>
            </w:pPr>
            <w:r w:rsidRPr="00773417">
              <w:rPr>
                <w:color w:val="000000"/>
                <w:sz w:val="16"/>
                <w:szCs w:val="16"/>
              </w:rPr>
              <w:t>EncounterID</w:t>
            </w:r>
          </w:p>
        </w:tc>
        <w:tc>
          <w:tcPr>
            <w:tcW w:w="768" w:type="dxa"/>
            <w:tcBorders>
              <w:top w:val="nil"/>
              <w:left w:val="nil"/>
              <w:bottom w:val="single" w:sz="4" w:space="0" w:color="auto"/>
              <w:right w:val="single" w:sz="4" w:space="0" w:color="auto"/>
            </w:tcBorders>
            <w:shd w:val="clear" w:color="auto" w:fill="auto"/>
            <w:vAlign w:val="bottom"/>
            <w:hideMark/>
          </w:tcPr>
          <w:p w14:paraId="1C64F946" w14:textId="2906C49B"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68BBBCC2" w14:textId="3F3605E8"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75F2DD8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5453F83" w14:textId="33AC5984"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4CA240AF"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079846FB"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77E7B0A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0E70A341"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233AB17" w14:textId="77777777" w:rsidR="00BB03D5" w:rsidRPr="00773417" w:rsidRDefault="00BB03D5" w:rsidP="00BB03D5">
            <w:pPr>
              <w:rPr>
                <w:color w:val="000000"/>
                <w:sz w:val="16"/>
                <w:szCs w:val="16"/>
              </w:rPr>
            </w:pPr>
          </w:p>
        </w:tc>
      </w:tr>
      <w:tr w:rsidR="00BB03D5" w:rsidRPr="00773417" w14:paraId="0E8DA160" w14:textId="77777777" w:rsidTr="002823C0">
        <w:trPr>
          <w:cantSplit/>
        </w:trPr>
        <w:tc>
          <w:tcPr>
            <w:tcW w:w="780" w:type="dxa"/>
            <w:tcBorders>
              <w:top w:val="nil"/>
              <w:left w:val="single" w:sz="4" w:space="0" w:color="auto"/>
              <w:bottom w:val="single" w:sz="4" w:space="0" w:color="auto"/>
              <w:right w:val="single" w:sz="4" w:space="0" w:color="auto"/>
            </w:tcBorders>
          </w:tcPr>
          <w:p w14:paraId="70BB28F6" w14:textId="36B3BD27"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5AA60D8F" w14:textId="5047E223"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2F630429" w14:textId="77777777" w:rsidR="00BB03D5" w:rsidRPr="00773417" w:rsidRDefault="00BB03D5" w:rsidP="00BB03D5">
            <w:pPr>
              <w:rPr>
                <w:color w:val="000000"/>
                <w:sz w:val="16"/>
                <w:szCs w:val="16"/>
              </w:rPr>
            </w:pPr>
            <w:r w:rsidRPr="00773417">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hideMark/>
          </w:tcPr>
          <w:p w14:paraId="04A3713D" w14:textId="77777777" w:rsidR="00BB03D5" w:rsidRPr="00773417" w:rsidRDefault="00BB03D5" w:rsidP="00BB03D5">
            <w:pPr>
              <w:rPr>
                <w:color w:val="000000"/>
                <w:sz w:val="16"/>
                <w:szCs w:val="16"/>
              </w:rPr>
            </w:pPr>
            <w:r w:rsidRPr="00773417">
              <w:rPr>
                <w:color w:val="000000"/>
                <w:sz w:val="16"/>
                <w:szCs w:val="16"/>
              </w:rPr>
              <w:t>ADate</w:t>
            </w:r>
          </w:p>
        </w:tc>
        <w:tc>
          <w:tcPr>
            <w:tcW w:w="768" w:type="dxa"/>
            <w:tcBorders>
              <w:top w:val="nil"/>
              <w:left w:val="nil"/>
              <w:bottom w:val="single" w:sz="4" w:space="0" w:color="auto"/>
              <w:right w:val="single" w:sz="4" w:space="0" w:color="auto"/>
            </w:tcBorders>
            <w:shd w:val="clear" w:color="auto" w:fill="auto"/>
            <w:vAlign w:val="bottom"/>
            <w:hideMark/>
          </w:tcPr>
          <w:p w14:paraId="0D3BEA8F"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4EA228AB"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3F8FCC2F"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DFF1538" w14:textId="0129E701"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7DDDCACD"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40BA02EC"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3B0EF9A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88CD81B"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5E4B6C7B" w14:textId="77777777" w:rsidR="00BB03D5" w:rsidRPr="00773417" w:rsidRDefault="00BB03D5" w:rsidP="00BB03D5">
            <w:pPr>
              <w:rPr>
                <w:color w:val="000000"/>
                <w:sz w:val="16"/>
                <w:szCs w:val="16"/>
              </w:rPr>
            </w:pPr>
          </w:p>
        </w:tc>
      </w:tr>
      <w:tr w:rsidR="00BB03D5" w:rsidRPr="00773417" w14:paraId="4246D990" w14:textId="77777777" w:rsidTr="002823C0">
        <w:trPr>
          <w:cantSplit/>
        </w:trPr>
        <w:tc>
          <w:tcPr>
            <w:tcW w:w="780" w:type="dxa"/>
            <w:tcBorders>
              <w:top w:val="nil"/>
              <w:left w:val="single" w:sz="4" w:space="0" w:color="auto"/>
              <w:bottom w:val="single" w:sz="4" w:space="0" w:color="auto"/>
              <w:right w:val="single" w:sz="4" w:space="0" w:color="auto"/>
            </w:tcBorders>
          </w:tcPr>
          <w:p w14:paraId="67DF2282" w14:textId="7933243A" w:rsidR="00BB03D5" w:rsidRPr="00773417" w:rsidRDefault="00BB03D5" w:rsidP="00BB03D5">
            <w:pPr>
              <w:jc w:val="both"/>
              <w:rPr>
                <w:color w:val="000000"/>
                <w:sz w:val="16"/>
                <w:szCs w:val="16"/>
              </w:rPr>
            </w:pPr>
            <w:r>
              <w:rPr>
                <w:color w:val="000000"/>
                <w:sz w:val="16"/>
                <w:szCs w:val="16"/>
              </w:rPr>
              <w:t>4.1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6A74888F" w14:textId="571F53CF" w:rsidR="00BB03D5" w:rsidRPr="00773417" w:rsidRDefault="00BB03D5" w:rsidP="00BB03D5">
            <w:pPr>
              <w:rPr>
                <w:color w:val="000000"/>
                <w:sz w:val="16"/>
                <w:szCs w:val="16"/>
              </w:rPr>
            </w:pPr>
            <w:r w:rsidRPr="00773417">
              <w:rPr>
                <w:color w:val="000000"/>
                <w:sz w:val="16"/>
                <w:szCs w:val="16"/>
              </w:rPr>
              <w:t>ENC</w:t>
            </w:r>
          </w:p>
        </w:tc>
        <w:tc>
          <w:tcPr>
            <w:tcW w:w="590" w:type="dxa"/>
            <w:tcBorders>
              <w:top w:val="nil"/>
              <w:left w:val="nil"/>
              <w:bottom w:val="single" w:sz="4" w:space="0" w:color="auto"/>
              <w:right w:val="single" w:sz="4" w:space="0" w:color="auto"/>
            </w:tcBorders>
            <w:shd w:val="clear" w:color="auto" w:fill="auto"/>
            <w:vAlign w:val="bottom"/>
            <w:hideMark/>
          </w:tcPr>
          <w:p w14:paraId="13A7C7FE" w14:textId="77777777" w:rsidR="00BB03D5" w:rsidRPr="00773417" w:rsidRDefault="00BB03D5" w:rsidP="00BB03D5">
            <w:pPr>
              <w:rPr>
                <w:color w:val="000000"/>
                <w:sz w:val="16"/>
                <w:szCs w:val="16"/>
              </w:rPr>
            </w:pPr>
            <w:r w:rsidRPr="00773417">
              <w:rPr>
                <w:color w:val="000000"/>
                <w:sz w:val="16"/>
                <w:szCs w:val="16"/>
              </w:rPr>
              <w:t>04</w:t>
            </w:r>
          </w:p>
        </w:tc>
        <w:tc>
          <w:tcPr>
            <w:tcW w:w="1452" w:type="dxa"/>
            <w:tcBorders>
              <w:top w:val="nil"/>
              <w:left w:val="nil"/>
              <w:bottom w:val="single" w:sz="4" w:space="0" w:color="auto"/>
              <w:right w:val="single" w:sz="4" w:space="0" w:color="auto"/>
            </w:tcBorders>
            <w:shd w:val="clear" w:color="auto" w:fill="auto"/>
            <w:vAlign w:val="bottom"/>
            <w:hideMark/>
          </w:tcPr>
          <w:p w14:paraId="26B02049" w14:textId="77777777" w:rsidR="00BB03D5" w:rsidRPr="00773417" w:rsidRDefault="00BB03D5" w:rsidP="00BB03D5">
            <w:pPr>
              <w:rPr>
                <w:color w:val="000000"/>
                <w:sz w:val="16"/>
                <w:szCs w:val="16"/>
              </w:rPr>
            </w:pPr>
            <w:r w:rsidRPr="00773417">
              <w:rPr>
                <w:color w:val="000000"/>
                <w:sz w:val="16"/>
                <w:szCs w:val="16"/>
              </w:rPr>
              <w:t>DDate</w:t>
            </w:r>
          </w:p>
        </w:tc>
        <w:tc>
          <w:tcPr>
            <w:tcW w:w="768" w:type="dxa"/>
            <w:tcBorders>
              <w:top w:val="nil"/>
              <w:left w:val="nil"/>
              <w:bottom w:val="single" w:sz="4" w:space="0" w:color="auto"/>
              <w:right w:val="single" w:sz="4" w:space="0" w:color="auto"/>
            </w:tcBorders>
            <w:shd w:val="clear" w:color="auto" w:fill="auto"/>
            <w:vAlign w:val="bottom"/>
            <w:hideMark/>
          </w:tcPr>
          <w:p w14:paraId="4DD34F29"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E90AC0A"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866696F"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4F24D4CC" w14:textId="0A98F11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30475CB"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6D27C4DC" w14:textId="77777777" w:rsidR="00BB03D5" w:rsidRPr="00773417" w:rsidRDefault="00BB03D5" w:rsidP="00BB03D5">
            <w:pPr>
              <w:rPr>
                <w:color w:val="000000"/>
                <w:sz w:val="16"/>
                <w:szCs w:val="16"/>
              </w:rPr>
            </w:pPr>
            <w:r w:rsidRPr="00773417">
              <w:rPr>
                <w:color w:val="000000"/>
                <w:sz w:val="16"/>
                <w:szCs w:val="16"/>
              </w:rPr>
              <w:t>SOME</w:t>
            </w:r>
          </w:p>
        </w:tc>
        <w:tc>
          <w:tcPr>
            <w:tcW w:w="990" w:type="dxa"/>
            <w:tcBorders>
              <w:top w:val="nil"/>
              <w:left w:val="nil"/>
              <w:bottom w:val="single" w:sz="4" w:space="0" w:color="auto"/>
              <w:right w:val="single" w:sz="4" w:space="0" w:color="auto"/>
            </w:tcBorders>
            <w:shd w:val="clear" w:color="auto" w:fill="auto"/>
            <w:vAlign w:val="bottom"/>
            <w:hideMark/>
          </w:tcPr>
          <w:p w14:paraId="29B81D24" w14:textId="5A95CD36" w:rsidR="00BB03D5" w:rsidRPr="00773417" w:rsidRDefault="00BB03D5" w:rsidP="00BB03D5">
            <w:pPr>
              <w:rPr>
                <w:color w:val="000000"/>
                <w:sz w:val="16"/>
                <w:szCs w:val="16"/>
              </w:rPr>
            </w:pPr>
            <w:r>
              <w:rPr>
                <w:color w:val="000000"/>
                <w:sz w:val="16"/>
                <w:szCs w:val="16"/>
              </w:rPr>
              <w:t>Special_</w:t>
            </w:r>
            <w:r>
              <w:rPr>
                <w:color w:val="000000"/>
                <w:sz w:val="16"/>
                <w:szCs w:val="16"/>
              </w:rPr>
              <w:br/>
              <w:t>missing</w:t>
            </w:r>
          </w:p>
        </w:tc>
        <w:tc>
          <w:tcPr>
            <w:tcW w:w="1890" w:type="dxa"/>
            <w:tcBorders>
              <w:top w:val="nil"/>
              <w:left w:val="nil"/>
              <w:bottom w:val="single" w:sz="4" w:space="0" w:color="auto"/>
              <w:right w:val="single" w:sz="4" w:space="0" w:color="auto"/>
            </w:tcBorders>
            <w:shd w:val="clear" w:color="auto" w:fill="auto"/>
            <w:vAlign w:val="bottom"/>
            <w:hideMark/>
          </w:tcPr>
          <w:p w14:paraId="1742B33D" w14:textId="71702DDD" w:rsidR="00BB03D5" w:rsidRPr="00773417" w:rsidRDefault="00BB03D5" w:rsidP="00BB03D5">
            <w:pPr>
              <w:rPr>
                <w:color w:val="000000"/>
                <w:sz w:val="16"/>
                <w:szCs w:val="16"/>
              </w:rPr>
            </w:pPr>
            <w:r>
              <w:rPr>
                <w:color w:val="000000"/>
                <w:sz w:val="16"/>
                <w:szCs w:val="16"/>
              </w:rPr>
              <w:t>.S</w:t>
            </w:r>
          </w:p>
        </w:tc>
        <w:tc>
          <w:tcPr>
            <w:tcW w:w="2880" w:type="dxa"/>
            <w:tcBorders>
              <w:top w:val="nil"/>
              <w:left w:val="nil"/>
              <w:bottom w:val="single" w:sz="4" w:space="0" w:color="auto"/>
              <w:right w:val="single" w:sz="4" w:space="0" w:color="auto"/>
            </w:tcBorders>
            <w:shd w:val="clear" w:color="auto" w:fill="auto"/>
            <w:vAlign w:val="bottom"/>
            <w:hideMark/>
          </w:tcPr>
          <w:p w14:paraId="74E2F7BC" w14:textId="77777777" w:rsidR="00BB03D5" w:rsidRPr="00773417" w:rsidRDefault="00BB03D5" w:rsidP="00BB03D5">
            <w:pPr>
              <w:rPr>
                <w:color w:val="000000"/>
                <w:sz w:val="16"/>
                <w:szCs w:val="16"/>
              </w:rPr>
            </w:pPr>
          </w:p>
        </w:tc>
      </w:tr>
      <w:tr w:rsidR="00BB03D5" w:rsidRPr="00773417" w14:paraId="2742D11A" w14:textId="77777777" w:rsidTr="002823C0">
        <w:trPr>
          <w:cantSplit/>
        </w:trPr>
        <w:tc>
          <w:tcPr>
            <w:tcW w:w="780" w:type="dxa"/>
            <w:tcBorders>
              <w:top w:val="nil"/>
              <w:left w:val="single" w:sz="4" w:space="0" w:color="auto"/>
              <w:bottom w:val="single" w:sz="4" w:space="0" w:color="auto"/>
              <w:right w:val="single" w:sz="4" w:space="0" w:color="auto"/>
            </w:tcBorders>
          </w:tcPr>
          <w:p w14:paraId="35D8D307" w14:textId="42ADB119"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DB0B505" w14:textId="71C536EB"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F1D496C" w14:textId="77777777" w:rsidR="00BB03D5" w:rsidRPr="00773417" w:rsidRDefault="00BB03D5" w:rsidP="00BB03D5">
            <w:pPr>
              <w:rPr>
                <w:color w:val="000000"/>
                <w:sz w:val="16"/>
                <w:szCs w:val="16"/>
              </w:rPr>
            </w:pPr>
            <w:r w:rsidRPr="00773417">
              <w:rPr>
                <w:color w:val="000000"/>
                <w:sz w:val="16"/>
                <w:szCs w:val="16"/>
              </w:rPr>
              <w:t>01</w:t>
            </w:r>
          </w:p>
        </w:tc>
        <w:tc>
          <w:tcPr>
            <w:tcW w:w="1452" w:type="dxa"/>
            <w:tcBorders>
              <w:top w:val="nil"/>
              <w:left w:val="nil"/>
              <w:bottom w:val="single" w:sz="4" w:space="0" w:color="auto"/>
              <w:right w:val="single" w:sz="4" w:space="0" w:color="auto"/>
            </w:tcBorders>
            <w:shd w:val="clear" w:color="auto" w:fill="auto"/>
            <w:vAlign w:val="bottom"/>
            <w:hideMark/>
          </w:tcPr>
          <w:p w14:paraId="31968E73" w14:textId="77777777" w:rsidR="00BB03D5" w:rsidRPr="00773417" w:rsidRDefault="00BB03D5" w:rsidP="00BB03D5">
            <w:pPr>
              <w:rPr>
                <w:color w:val="000000"/>
                <w:sz w:val="16"/>
                <w:szCs w:val="16"/>
              </w:rPr>
            </w:pPr>
            <w:r w:rsidRPr="00773417">
              <w:rPr>
                <w:color w:val="000000"/>
                <w:sz w:val="16"/>
                <w:szCs w:val="16"/>
              </w:rPr>
              <w:t>MPatID</w:t>
            </w:r>
          </w:p>
        </w:tc>
        <w:tc>
          <w:tcPr>
            <w:tcW w:w="768" w:type="dxa"/>
            <w:tcBorders>
              <w:top w:val="nil"/>
              <w:left w:val="nil"/>
              <w:bottom w:val="single" w:sz="4" w:space="0" w:color="auto"/>
              <w:right w:val="single" w:sz="4" w:space="0" w:color="auto"/>
            </w:tcBorders>
            <w:shd w:val="clear" w:color="auto" w:fill="auto"/>
            <w:vAlign w:val="bottom"/>
            <w:hideMark/>
          </w:tcPr>
          <w:p w14:paraId="77E39FED" w14:textId="0C3F5A75"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27B323E" w14:textId="67915D01"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5C96F7A6" w14:textId="779C79F5" w:rsidR="00BB03D5" w:rsidRPr="00773417" w:rsidRDefault="00BB03D5" w:rsidP="00BB03D5">
            <w:pPr>
              <w:rPr>
                <w:color w:val="000000"/>
                <w:sz w:val="16"/>
                <w:szCs w:val="16"/>
              </w:rPr>
            </w:pPr>
            <w:r>
              <w:rPr>
                <w:color w:val="000000"/>
                <w:sz w:val="16"/>
                <w:szCs w:val="16"/>
              </w:rPr>
              <w:t>1</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B436B22" w14:textId="5AE6A00D"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6471E5DE"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008C72D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271F030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6BC47B6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6BBF5C3F" w14:textId="77777777" w:rsidR="00BB03D5" w:rsidRPr="00773417" w:rsidRDefault="00BB03D5" w:rsidP="00BB03D5">
            <w:pPr>
              <w:rPr>
                <w:color w:val="000000"/>
                <w:sz w:val="16"/>
                <w:szCs w:val="16"/>
              </w:rPr>
            </w:pPr>
          </w:p>
        </w:tc>
      </w:tr>
      <w:tr w:rsidR="00BB03D5" w:rsidRPr="00773417" w14:paraId="63BDBE34" w14:textId="77777777" w:rsidTr="002823C0">
        <w:trPr>
          <w:cantSplit/>
        </w:trPr>
        <w:tc>
          <w:tcPr>
            <w:tcW w:w="780" w:type="dxa"/>
            <w:tcBorders>
              <w:top w:val="nil"/>
              <w:left w:val="single" w:sz="4" w:space="0" w:color="auto"/>
              <w:bottom w:val="single" w:sz="4" w:space="0" w:color="auto"/>
              <w:right w:val="single" w:sz="4" w:space="0" w:color="auto"/>
            </w:tcBorders>
          </w:tcPr>
          <w:p w14:paraId="451793E1" w14:textId="08C3A3B7"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95CA1CB" w14:textId="5A247E8B"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1B7D04D" w14:textId="77777777" w:rsidR="00BB03D5" w:rsidRPr="00773417" w:rsidRDefault="00BB03D5" w:rsidP="00BB03D5">
            <w:pPr>
              <w:rPr>
                <w:color w:val="000000"/>
                <w:sz w:val="16"/>
                <w:szCs w:val="16"/>
              </w:rPr>
            </w:pPr>
            <w:r w:rsidRPr="00773417">
              <w:rPr>
                <w:color w:val="000000"/>
                <w:sz w:val="16"/>
                <w:szCs w:val="16"/>
              </w:rPr>
              <w:t>02</w:t>
            </w:r>
          </w:p>
        </w:tc>
        <w:tc>
          <w:tcPr>
            <w:tcW w:w="1452" w:type="dxa"/>
            <w:tcBorders>
              <w:top w:val="nil"/>
              <w:left w:val="nil"/>
              <w:bottom w:val="single" w:sz="4" w:space="0" w:color="auto"/>
              <w:right w:val="single" w:sz="4" w:space="0" w:color="auto"/>
            </w:tcBorders>
            <w:shd w:val="clear" w:color="auto" w:fill="auto"/>
            <w:vAlign w:val="bottom"/>
            <w:hideMark/>
          </w:tcPr>
          <w:p w14:paraId="03BECE80" w14:textId="3DB647DC" w:rsidR="00BB03D5" w:rsidRPr="00773417" w:rsidRDefault="00BB03D5" w:rsidP="00BB03D5">
            <w:pPr>
              <w:rPr>
                <w:color w:val="000000"/>
                <w:sz w:val="16"/>
                <w:szCs w:val="16"/>
              </w:rPr>
            </w:pPr>
            <w:r>
              <w:rPr>
                <w:color w:val="000000"/>
                <w:sz w:val="16"/>
                <w:szCs w:val="16"/>
              </w:rPr>
              <w:t>EncounterID</w:t>
            </w:r>
          </w:p>
        </w:tc>
        <w:tc>
          <w:tcPr>
            <w:tcW w:w="768" w:type="dxa"/>
            <w:tcBorders>
              <w:top w:val="nil"/>
              <w:left w:val="nil"/>
              <w:bottom w:val="single" w:sz="4" w:space="0" w:color="auto"/>
              <w:right w:val="single" w:sz="4" w:space="0" w:color="auto"/>
            </w:tcBorders>
            <w:shd w:val="clear" w:color="auto" w:fill="auto"/>
            <w:vAlign w:val="bottom"/>
            <w:hideMark/>
          </w:tcPr>
          <w:p w14:paraId="4A04C4A4"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3F8A4A1" w14:textId="6878B08E"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051FD1C2"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4D095F8" w14:textId="791A1EFC" w:rsidR="00BB03D5" w:rsidRPr="00773417" w:rsidRDefault="00BB03D5" w:rsidP="00BB03D5">
            <w:pPr>
              <w:rPr>
                <w:color w:val="000000"/>
                <w:sz w:val="16"/>
                <w:szCs w:val="16"/>
              </w:rPr>
            </w:pPr>
            <w:r>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311630FF" w14:textId="7A239CDC" w:rsidR="00BB03D5" w:rsidRPr="00773417" w:rsidRDefault="00BB03D5" w:rsidP="00BB03D5">
            <w:pPr>
              <w:rPr>
                <w:color w:val="000000"/>
                <w:sz w:val="16"/>
                <w:szCs w:val="16"/>
              </w:rPr>
            </w:pPr>
            <w:r>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3B6281AD"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4D1597EC"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0721CEA"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44CC113A" w14:textId="77777777" w:rsidR="00BB03D5" w:rsidRPr="00773417" w:rsidRDefault="00BB03D5" w:rsidP="00BB03D5">
            <w:pPr>
              <w:rPr>
                <w:color w:val="000000"/>
                <w:sz w:val="16"/>
                <w:szCs w:val="16"/>
              </w:rPr>
            </w:pPr>
          </w:p>
        </w:tc>
      </w:tr>
      <w:tr w:rsidR="00BB03D5" w:rsidRPr="00773417" w14:paraId="4F45AF61" w14:textId="77777777" w:rsidTr="002823C0">
        <w:trPr>
          <w:cantSplit/>
        </w:trPr>
        <w:tc>
          <w:tcPr>
            <w:tcW w:w="780" w:type="dxa"/>
            <w:tcBorders>
              <w:top w:val="nil"/>
              <w:left w:val="single" w:sz="4" w:space="0" w:color="auto"/>
              <w:bottom w:val="single" w:sz="4" w:space="0" w:color="auto"/>
              <w:right w:val="single" w:sz="4" w:space="0" w:color="auto"/>
            </w:tcBorders>
          </w:tcPr>
          <w:p w14:paraId="3A18865E" w14:textId="5D1F91DA"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0136AC75" w14:textId="34910278"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982B6A2" w14:textId="77777777" w:rsidR="00BB03D5" w:rsidRPr="00773417" w:rsidRDefault="00BB03D5" w:rsidP="00BB03D5">
            <w:pPr>
              <w:rPr>
                <w:color w:val="000000"/>
                <w:sz w:val="16"/>
                <w:szCs w:val="16"/>
              </w:rPr>
            </w:pPr>
            <w:r w:rsidRPr="00773417">
              <w:rPr>
                <w:color w:val="000000"/>
                <w:sz w:val="16"/>
                <w:szCs w:val="16"/>
              </w:rPr>
              <w:t>03</w:t>
            </w:r>
          </w:p>
        </w:tc>
        <w:tc>
          <w:tcPr>
            <w:tcW w:w="1452" w:type="dxa"/>
            <w:tcBorders>
              <w:top w:val="nil"/>
              <w:left w:val="nil"/>
              <w:bottom w:val="single" w:sz="4" w:space="0" w:color="auto"/>
              <w:right w:val="single" w:sz="4" w:space="0" w:color="auto"/>
            </w:tcBorders>
            <w:shd w:val="clear" w:color="auto" w:fill="auto"/>
            <w:vAlign w:val="bottom"/>
            <w:hideMark/>
          </w:tcPr>
          <w:p w14:paraId="16A52C30" w14:textId="77777777" w:rsidR="00BB03D5" w:rsidRPr="00773417" w:rsidRDefault="00BB03D5" w:rsidP="00BB03D5">
            <w:pPr>
              <w:rPr>
                <w:color w:val="000000"/>
                <w:sz w:val="16"/>
                <w:szCs w:val="16"/>
              </w:rPr>
            </w:pPr>
            <w:r w:rsidRPr="00773417">
              <w:rPr>
                <w:color w:val="000000"/>
                <w:sz w:val="16"/>
                <w:szCs w:val="16"/>
              </w:rPr>
              <w:t>Age</w:t>
            </w:r>
          </w:p>
        </w:tc>
        <w:tc>
          <w:tcPr>
            <w:tcW w:w="768" w:type="dxa"/>
            <w:tcBorders>
              <w:top w:val="nil"/>
              <w:left w:val="nil"/>
              <w:bottom w:val="single" w:sz="4" w:space="0" w:color="auto"/>
              <w:right w:val="single" w:sz="4" w:space="0" w:color="auto"/>
            </w:tcBorders>
            <w:shd w:val="clear" w:color="auto" w:fill="auto"/>
            <w:vAlign w:val="bottom"/>
            <w:hideMark/>
          </w:tcPr>
          <w:p w14:paraId="599CE96B"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3B38400" w14:textId="77777777" w:rsidR="00BB03D5" w:rsidRPr="00773417" w:rsidRDefault="00BB03D5" w:rsidP="00BB03D5">
            <w:pPr>
              <w:jc w:val="right"/>
              <w:rPr>
                <w:color w:val="000000"/>
                <w:sz w:val="16"/>
                <w:szCs w:val="16"/>
              </w:rPr>
            </w:pPr>
            <w:r w:rsidRPr="00773417">
              <w:rPr>
                <w:color w:val="000000"/>
                <w:sz w:val="16"/>
                <w:szCs w:val="16"/>
              </w:rPr>
              <w:t>3</w:t>
            </w:r>
          </w:p>
        </w:tc>
        <w:tc>
          <w:tcPr>
            <w:tcW w:w="773" w:type="dxa"/>
            <w:tcBorders>
              <w:top w:val="single" w:sz="4" w:space="0" w:color="auto"/>
              <w:left w:val="nil"/>
              <w:bottom w:val="single" w:sz="4" w:space="0" w:color="auto"/>
              <w:right w:val="single" w:sz="4" w:space="0" w:color="auto"/>
            </w:tcBorders>
          </w:tcPr>
          <w:p w14:paraId="1FB5E2E0"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48DBD927" w14:textId="30BEB86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5268F66"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3581AEA"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60D5B34"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4970855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7CB88EA8" w14:textId="77777777" w:rsidR="00BB03D5" w:rsidRPr="00773417" w:rsidRDefault="00BB03D5" w:rsidP="00BB03D5">
            <w:pPr>
              <w:rPr>
                <w:color w:val="000000"/>
                <w:sz w:val="16"/>
                <w:szCs w:val="16"/>
              </w:rPr>
            </w:pPr>
          </w:p>
        </w:tc>
      </w:tr>
      <w:tr w:rsidR="00BB03D5" w:rsidRPr="00773417" w14:paraId="1B4E8FC6" w14:textId="77777777" w:rsidTr="002823C0">
        <w:trPr>
          <w:cantSplit/>
        </w:trPr>
        <w:tc>
          <w:tcPr>
            <w:tcW w:w="780" w:type="dxa"/>
            <w:tcBorders>
              <w:top w:val="nil"/>
              <w:left w:val="single" w:sz="4" w:space="0" w:color="auto"/>
              <w:bottom w:val="single" w:sz="4" w:space="0" w:color="auto"/>
              <w:right w:val="single" w:sz="4" w:space="0" w:color="auto"/>
            </w:tcBorders>
          </w:tcPr>
          <w:p w14:paraId="248B1142" w14:textId="5B27C70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F65E8E4" w14:textId="59E796A5"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3A445B3" w14:textId="77777777" w:rsidR="00BB03D5" w:rsidRPr="00773417" w:rsidRDefault="00BB03D5" w:rsidP="00BB03D5">
            <w:pPr>
              <w:rPr>
                <w:color w:val="000000"/>
                <w:sz w:val="16"/>
                <w:szCs w:val="16"/>
              </w:rPr>
            </w:pPr>
            <w:r w:rsidRPr="00773417">
              <w:rPr>
                <w:color w:val="000000"/>
                <w:sz w:val="16"/>
                <w:szCs w:val="16"/>
              </w:rPr>
              <w:t>04</w:t>
            </w:r>
          </w:p>
        </w:tc>
        <w:tc>
          <w:tcPr>
            <w:tcW w:w="1452" w:type="dxa"/>
            <w:tcBorders>
              <w:top w:val="nil"/>
              <w:left w:val="nil"/>
              <w:bottom w:val="single" w:sz="4" w:space="0" w:color="auto"/>
              <w:right w:val="single" w:sz="4" w:space="0" w:color="auto"/>
            </w:tcBorders>
            <w:shd w:val="clear" w:color="auto" w:fill="auto"/>
            <w:vAlign w:val="bottom"/>
            <w:hideMark/>
          </w:tcPr>
          <w:p w14:paraId="1012B9D3" w14:textId="0662A5A4" w:rsidR="00BB03D5" w:rsidRPr="00773417" w:rsidRDefault="00BB03D5" w:rsidP="00BB03D5">
            <w:pPr>
              <w:rPr>
                <w:color w:val="000000"/>
                <w:sz w:val="16"/>
                <w:szCs w:val="16"/>
              </w:rPr>
            </w:pPr>
            <w:r>
              <w:rPr>
                <w:color w:val="000000"/>
                <w:sz w:val="16"/>
                <w:szCs w:val="16"/>
              </w:rPr>
              <w:t>MBirth_Date</w:t>
            </w:r>
          </w:p>
        </w:tc>
        <w:tc>
          <w:tcPr>
            <w:tcW w:w="768" w:type="dxa"/>
            <w:tcBorders>
              <w:top w:val="nil"/>
              <w:left w:val="nil"/>
              <w:bottom w:val="single" w:sz="4" w:space="0" w:color="auto"/>
              <w:right w:val="single" w:sz="4" w:space="0" w:color="auto"/>
            </w:tcBorders>
            <w:shd w:val="clear" w:color="auto" w:fill="auto"/>
            <w:vAlign w:val="bottom"/>
            <w:hideMark/>
          </w:tcPr>
          <w:p w14:paraId="396F864E" w14:textId="2513EBA5"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6803016" w14:textId="723764F4" w:rsidR="00BB03D5" w:rsidRPr="00773417" w:rsidRDefault="00BB03D5" w:rsidP="00BB03D5">
            <w:pPr>
              <w:jc w:val="right"/>
              <w:rPr>
                <w:color w:val="000000"/>
                <w:sz w:val="16"/>
                <w:szCs w:val="16"/>
              </w:rPr>
            </w:pPr>
            <w:r>
              <w:rPr>
                <w:color w:val="000000"/>
                <w:sz w:val="16"/>
                <w:szCs w:val="16"/>
              </w:rPr>
              <w:t>4</w:t>
            </w:r>
          </w:p>
        </w:tc>
        <w:tc>
          <w:tcPr>
            <w:tcW w:w="773" w:type="dxa"/>
            <w:tcBorders>
              <w:top w:val="single" w:sz="4" w:space="0" w:color="auto"/>
              <w:left w:val="nil"/>
              <w:bottom w:val="single" w:sz="4" w:space="0" w:color="auto"/>
              <w:right w:val="single" w:sz="4" w:space="0" w:color="auto"/>
            </w:tcBorders>
          </w:tcPr>
          <w:p w14:paraId="2594392B"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EC175FC" w14:textId="5228DDB9"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ED83503" w14:textId="04CEF06E"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776A6A8"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DE44A7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0A0932AA"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DE9542A" w14:textId="77777777" w:rsidR="00BB03D5" w:rsidRPr="00773417" w:rsidRDefault="00BB03D5" w:rsidP="00BB03D5">
            <w:pPr>
              <w:rPr>
                <w:color w:val="000000"/>
                <w:sz w:val="16"/>
                <w:szCs w:val="16"/>
              </w:rPr>
            </w:pPr>
          </w:p>
        </w:tc>
      </w:tr>
      <w:tr w:rsidR="00BB03D5" w:rsidRPr="00773417" w14:paraId="5E2B0D27" w14:textId="77777777" w:rsidTr="002823C0">
        <w:trPr>
          <w:cantSplit/>
        </w:trPr>
        <w:tc>
          <w:tcPr>
            <w:tcW w:w="780" w:type="dxa"/>
            <w:tcBorders>
              <w:top w:val="nil"/>
              <w:left w:val="single" w:sz="4" w:space="0" w:color="auto"/>
              <w:bottom w:val="single" w:sz="4" w:space="0" w:color="auto"/>
              <w:right w:val="single" w:sz="4" w:space="0" w:color="auto"/>
            </w:tcBorders>
          </w:tcPr>
          <w:p w14:paraId="5B7145AB" w14:textId="6D5A75C1"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FEE6178" w14:textId="0621D83D"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671DF775" w14:textId="77777777" w:rsidR="00BB03D5" w:rsidRPr="00773417" w:rsidRDefault="00BB03D5" w:rsidP="00BB03D5">
            <w:pPr>
              <w:rPr>
                <w:color w:val="000000"/>
                <w:sz w:val="16"/>
                <w:szCs w:val="16"/>
              </w:rPr>
            </w:pPr>
            <w:r w:rsidRPr="00773417">
              <w:rPr>
                <w:color w:val="000000"/>
                <w:sz w:val="16"/>
                <w:szCs w:val="16"/>
              </w:rPr>
              <w:t>05</w:t>
            </w:r>
          </w:p>
        </w:tc>
        <w:tc>
          <w:tcPr>
            <w:tcW w:w="1452" w:type="dxa"/>
            <w:tcBorders>
              <w:top w:val="nil"/>
              <w:left w:val="nil"/>
              <w:bottom w:val="single" w:sz="4" w:space="0" w:color="auto"/>
              <w:right w:val="single" w:sz="4" w:space="0" w:color="auto"/>
            </w:tcBorders>
            <w:shd w:val="clear" w:color="auto" w:fill="auto"/>
            <w:vAlign w:val="bottom"/>
            <w:hideMark/>
          </w:tcPr>
          <w:p w14:paraId="03AB2C8F" w14:textId="77777777" w:rsidR="00BB03D5" w:rsidRPr="00773417" w:rsidRDefault="00BB03D5" w:rsidP="00BB03D5">
            <w:pPr>
              <w:rPr>
                <w:color w:val="000000"/>
                <w:sz w:val="16"/>
                <w:szCs w:val="16"/>
              </w:rPr>
            </w:pPr>
            <w:r w:rsidRPr="00773417">
              <w:rPr>
                <w:color w:val="000000"/>
                <w:sz w:val="16"/>
                <w:szCs w:val="16"/>
              </w:rPr>
              <w:t>EncType</w:t>
            </w:r>
          </w:p>
        </w:tc>
        <w:tc>
          <w:tcPr>
            <w:tcW w:w="768" w:type="dxa"/>
            <w:tcBorders>
              <w:top w:val="nil"/>
              <w:left w:val="nil"/>
              <w:bottom w:val="single" w:sz="4" w:space="0" w:color="auto"/>
              <w:right w:val="single" w:sz="4" w:space="0" w:color="auto"/>
            </w:tcBorders>
            <w:shd w:val="clear" w:color="auto" w:fill="auto"/>
            <w:vAlign w:val="bottom"/>
            <w:hideMark/>
          </w:tcPr>
          <w:p w14:paraId="58D91063"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1A5686C6" w14:textId="77777777" w:rsidR="00BB03D5" w:rsidRPr="00773417" w:rsidRDefault="00BB03D5" w:rsidP="00BB03D5">
            <w:pPr>
              <w:jc w:val="right"/>
              <w:rPr>
                <w:color w:val="000000"/>
                <w:sz w:val="16"/>
                <w:szCs w:val="16"/>
              </w:rPr>
            </w:pPr>
            <w:r w:rsidRPr="00773417">
              <w:rPr>
                <w:color w:val="000000"/>
                <w:sz w:val="16"/>
                <w:szCs w:val="16"/>
              </w:rPr>
              <w:t>2</w:t>
            </w:r>
          </w:p>
        </w:tc>
        <w:tc>
          <w:tcPr>
            <w:tcW w:w="773" w:type="dxa"/>
            <w:tcBorders>
              <w:top w:val="single" w:sz="4" w:space="0" w:color="auto"/>
              <w:left w:val="nil"/>
              <w:bottom w:val="single" w:sz="4" w:space="0" w:color="auto"/>
              <w:right w:val="single" w:sz="4" w:space="0" w:color="auto"/>
            </w:tcBorders>
          </w:tcPr>
          <w:p w14:paraId="4453E511"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47D277C" w14:textId="4261FDD6"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0607372"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1F39CD7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78CC533" w14:textId="77777777" w:rsidR="00BB03D5" w:rsidRPr="00773417" w:rsidRDefault="00BB03D5" w:rsidP="00BB03D5">
            <w:pPr>
              <w:rPr>
                <w:color w:val="000000"/>
                <w:sz w:val="16"/>
                <w:szCs w:val="16"/>
              </w:rPr>
            </w:pPr>
            <w:r w:rsidRPr="00773417">
              <w:rPr>
                <w:color w:val="000000"/>
                <w:sz w:val="16"/>
                <w:szCs w:val="16"/>
              </w:rPr>
              <w:t>list_values</w:t>
            </w:r>
          </w:p>
        </w:tc>
        <w:tc>
          <w:tcPr>
            <w:tcW w:w="1890" w:type="dxa"/>
            <w:tcBorders>
              <w:top w:val="nil"/>
              <w:left w:val="nil"/>
              <w:bottom w:val="single" w:sz="4" w:space="0" w:color="auto"/>
              <w:right w:val="single" w:sz="4" w:space="0" w:color="auto"/>
            </w:tcBorders>
            <w:shd w:val="clear" w:color="auto" w:fill="auto"/>
            <w:vAlign w:val="bottom"/>
            <w:hideMark/>
          </w:tcPr>
          <w:p w14:paraId="3E75DD04" w14:textId="77777777" w:rsidR="00BB03D5" w:rsidRPr="00773417" w:rsidRDefault="00BB03D5" w:rsidP="00BB03D5">
            <w:pPr>
              <w:rPr>
                <w:color w:val="000000"/>
                <w:sz w:val="16"/>
                <w:szCs w:val="16"/>
              </w:rPr>
            </w:pPr>
            <w:r w:rsidRPr="00773417">
              <w:rPr>
                <w:color w:val="000000"/>
                <w:sz w:val="16"/>
                <w:szCs w:val="16"/>
              </w:rPr>
              <w:t>AV|ED|IP|IS|OA</w:t>
            </w:r>
          </w:p>
        </w:tc>
        <w:tc>
          <w:tcPr>
            <w:tcW w:w="2880" w:type="dxa"/>
            <w:tcBorders>
              <w:top w:val="nil"/>
              <w:left w:val="nil"/>
              <w:bottom w:val="single" w:sz="4" w:space="0" w:color="auto"/>
              <w:right w:val="single" w:sz="4" w:space="0" w:color="auto"/>
            </w:tcBorders>
            <w:shd w:val="clear" w:color="auto" w:fill="auto"/>
            <w:vAlign w:val="bottom"/>
            <w:hideMark/>
          </w:tcPr>
          <w:p w14:paraId="4AACB1BA" w14:textId="77777777" w:rsidR="00BB03D5" w:rsidRPr="00773417" w:rsidRDefault="00BB03D5" w:rsidP="00BB03D5">
            <w:pPr>
              <w:rPr>
                <w:color w:val="000000"/>
                <w:sz w:val="16"/>
                <w:szCs w:val="16"/>
              </w:rPr>
            </w:pPr>
            <w:r w:rsidRPr="00773417">
              <w:rPr>
                <w:color w:val="000000"/>
                <w:sz w:val="16"/>
                <w:szCs w:val="16"/>
              </w:rPr>
              <w:t>EncType not in ('AV','ED','IP','IS','OA')</w:t>
            </w:r>
          </w:p>
        </w:tc>
      </w:tr>
      <w:tr w:rsidR="00BB03D5" w:rsidRPr="00773417" w14:paraId="439B7BAE" w14:textId="77777777" w:rsidTr="002823C0">
        <w:trPr>
          <w:cantSplit/>
        </w:trPr>
        <w:tc>
          <w:tcPr>
            <w:tcW w:w="780" w:type="dxa"/>
            <w:tcBorders>
              <w:top w:val="nil"/>
              <w:left w:val="single" w:sz="4" w:space="0" w:color="auto"/>
              <w:bottom w:val="single" w:sz="4" w:space="0" w:color="auto"/>
              <w:right w:val="single" w:sz="4" w:space="0" w:color="auto"/>
            </w:tcBorders>
          </w:tcPr>
          <w:p w14:paraId="189F6766" w14:textId="2204AB46"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4A4702E" w14:textId="238AA317"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370547A" w14:textId="77777777" w:rsidR="00BB03D5" w:rsidRPr="00773417" w:rsidRDefault="00BB03D5" w:rsidP="00BB03D5">
            <w:pPr>
              <w:rPr>
                <w:color w:val="000000"/>
                <w:sz w:val="16"/>
                <w:szCs w:val="16"/>
              </w:rPr>
            </w:pPr>
            <w:r w:rsidRPr="00773417">
              <w:rPr>
                <w:color w:val="000000"/>
                <w:sz w:val="16"/>
                <w:szCs w:val="16"/>
              </w:rPr>
              <w:t>06</w:t>
            </w:r>
          </w:p>
        </w:tc>
        <w:tc>
          <w:tcPr>
            <w:tcW w:w="1452" w:type="dxa"/>
            <w:tcBorders>
              <w:top w:val="nil"/>
              <w:left w:val="nil"/>
              <w:bottom w:val="single" w:sz="4" w:space="0" w:color="auto"/>
              <w:right w:val="single" w:sz="4" w:space="0" w:color="auto"/>
            </w:tcBorders>
            <w:shd w:val="clear" w:color="auto" w:fill="auto"/>
            <w:vAlign w:val="bottom"/>
            <w:hideMark/>
          </w:tcPr>
          <w:p w14:paraId="276595E7" w14:textId="77777777" w:rsidR="00BB03D5" w:rsidRPr="00773417" w:rsidRDefault="00BB03D5" w:rsidP="00BB03D5">
            <w:pPr>
              <w:rPr>
                <w:color w:val="000000"/>
                <w:sz w:val="16"/>
                <w:szCs w:val="16"/>
              </w:rPr>
            </w:pPr>
            <w:r w:rsidRPr="00773417">
              <w:rPr>
                <w:color w:val="000000"/>
                <w:sz w:val="16"/>
                <w:szCs w:val="16"/>
              </w:rPr>
              <w:t>ADate</w:t>
            </w:r>
          </w:p>
        </w:tc>
        <w:tc>
          <w:tcPr>
            <w:tcW w:w="768" w:type="dxa"/>
            <w:tcBorders>
              <w:top w:val="nil"/>
              <w:left w:val="nil"/>
              <w:bottom w:val="single" w:sz="4" w:space="0" w:color="auto"/>
              <w:right w:val="single" w:sz="4" w:space="0" w:color="auto"/>
            </w:tcBorders>
            <w:shd w:val="clear" w:color="auto" w:fill="auto"/>
            <w:vAlign w:val="bottom"/>
            <w:hideMark/>
          </w:tcPr>
          <w:p w14:paraId="7F3480A0"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1C3785CB"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84676CF" w14:textId="48FFA3D0" w:rsidR="00BB03D5" w:rsidRPr="00773417" w:rsidRDefault="00BB03D5" w:rsidP="00BB03D5">
            <w:pPr>
              <w:rPr>
                <w:color w:val="000000"/>
                <w:sz w:val="16"/>
                <w:szCs w:val="16"/>
              </w:rPr>
            </w:pPr>
            <w:r>
              <w:rPr>
                <w:color w:val="000000"/>
                <w:sz w:val="16"/>
                <w:szCs w:val="16"/>
              </w:rPr>
              <w:t>2</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19148667" w14:textId="61878D59"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4374E619"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6AC2E43"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4677B0BB"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8C3E174"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0DAD1216" w14:textId="77777777" w:rsidR="00BB03D5" w:rsidRPr="00773417" w:rsidRDefault="00BB03D5" w:rsidP="00BB03D5">
            <w:pPr>
              <w:rPr>
                <w:color w:val="000000"/>
                <w:sz w:val="16"/>
                <w:szCs w:val="16"/>
              </w:rPr>
            </w:pPr>
          </w:p>
        </w:tc>
      </w:tr>
      <w:tr w:rsidR="00BB03D5" w:rsidRPr="00773417" w14:paraId="25CC624A" w14:textId="77777777" w:rsidTr="002823C0">
        <w:trPr>
          <w:cantSplit/>
        </w:trPr>
        <w:tc>
          <w:tcPr>
            <w:tcW w:w="780" w:type="dxa"/>
            <w:tcBorders>
              <w:top w:val="nil"/>
              <w:left w:val="single" w:sz="4" w:space="0" w:color="auto"/>
              <w:bottom w:val="single" w:sz="4" w:space="0" w:color="auto"/>
              <w:right w:val="single" w:sz="4" w:space="0" w:color="auto"/>
            </w:tcBorders>
          </w:tcPr>
          <w:p w14:paraId="7B3103B1" w14:textId="25B5AEA1"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3EE4AA10" w14:textId="364E76D1"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655CF835" w14:textId="77777777" w:rsidR="00BB03D5" w:rsidRPr="00773417" w:rsidRDefault="00BB03D5" w:rsidP="00BB03D5">
            <w:pPr>
              <w:rPr>
                <w:color w:val="000000"/>
                <w:sz w:val="16"/>
                <w:szCs w:val="16"/>
              </w:rPr>
            </w:pPr>
            <w:r w:rsidRPr="00773417">
              <w:rPr>
                <w:color w:val="000000"/>
                <w:sz w:val="16"/>
                <w:szCs w:val="16"/>
              </w:rPr>
              <w:t>07</w:t>
            </w:r>
          </w:p>
        </w:tc>
        <w:tc>
          <w:tcPr>
            <w:tcW w:w="1452" w:type="dxa"/>
            <w:tcBorders>
              <w:top w:val="nil"/>
              <w:left w:val="nil"/>
              <w:bottom w:val="single" w:sz="4" w:space="0" w:color="auto"/>
              <w:right w:val="single" w:sz="4" w:space="0" w:color="auto"/>
            </w:tcBorders>
            <w:shd w:val="clear" w:color="auto" w:fill="auto"/>
            <w:vAlign w:val="bottom"/>
            <w:hideMark/>
          </w:tcPr>
          <w:p w14:paraId="3AAB05A3" w14:textId="77777777" w:rsidR="00BB03D5" w:rsidRPr="00773417" w:rsidRDefault="00BB03D5" w:rsidP="00BB03D5">
            <w:pPr>
              <w:rPr>
                <w:color w:val="000000"/>
                <w:sz w:val="16"/>
                <w:szCs w:val="16"/>
              </w:rPr>
            </w:pPr>
            <w:r w:rsidRPr="00773417">
              <w:rPr>
                <w:color w:val="000000"/>
                <w:sz w:val="16"/>
                <w:szCs w:val="16"/>
              </w:rPr>
              <w:t>DDate</w:t>
            </w:r>
          </w:p>
        </w:tc>
        <w:tc>
          <w:tcPr>
            <w:tcW w:w="768" w:type="dxa"/>
            <w:tcBorders>
              <w:top w:val="nil"/>
              <w:left w:val="nil"/>
              <w:bottom w:val="single" w:sz="4" w:space="0" w:color="auto"/>
              <w:right w:val="single" w:sz="4" w:space="0" w:color="auto"/>
            </w:tcBorders>
            <w:shd w:val="clear" w:color="auto" w:fill="auto"/>
            <w:vAlign w:val="bottom"/>
            <w:hideMark/>
          </w:tcPr>
          <w:p w14:paraId="4E0405C5"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0B5E4251"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2AA5E486"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A22D88B" w14:textId="3248B71F"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65DA3266"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ECC4E17"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7EDCBCCA"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75439C12"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3DC76722" w14:textId="77777777" w:rsidR="00BB03D5" w:rsidRPr="00773417" w:rsidRDefault="00BB03D5" w:rsidP="00BB03D5">
            <w:pPr>
              <w:rPr>
                <w:color w:val="000000"/>
                <w:sz w:val="16"/>
                <w:szCs w:val="16"/>
              </w:rPr>
            </w:pPr>
          </w:p>
        </w:tc>
      </w:tr>
      <w:tr w:rsidR="00BB03D5" w:rsidRPr="00773417" w14:paraId="0E9D62F9" w14:textId="77777777" w:rsidTr="002823C0">
        <w:trPr>
          <w:cantSplit/>
        </w:trPr>
        <w:tc>
          <w:tcPr>
            <w:tcW w:w="780" w:type="dxa"/>
            <w:tcBorders>
              <w:top w:val="nil"/>
              <w:left w:val="single" w:sz="4" w:space="0" w:color="auto"/>
              <w:bottom w:val="single" w:sz="4" w:space="0" w:color="auto"/>
              <w:right w:val="single" w:sz="4" w:space="0" w:color="auto"/>
            </w:tcBorders>
          </w:tcPr>
          <w:p w14:paraId="7C7F6AB1" w14:textId="011C5695"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CE369AE" w14:textId="2267A05A"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2B5A05EA" w14:textId="77777777" w:rsidR="00BB03D5" w:rsidRPr="00773417" w:rsidRDefault="00BB03D5" w:rsidP="00BB03D5">
            <w:pPr>
              <w:rPr>
                <w:color w:val="000000"/>
                <w:sz w:val="16"/>
                <w:szCs w:val="16"/>
              </w:rPr>
            </w:pPr>
            <w:r w:rsidRPr="00773417">
              <w:rPr>
                <w:color w:val="000000"/>
                <w:sz w:val="16"/>
                <w:szCs w:val="16"/>
              </w:rPr>
              <w:t>08</w:t>
            </w:r>
          </w:p>
        </w:tc>
        <w:tc>
          <w:tcPr>
            <w:tcW w:w="1452" w:type="dxa"/>
            <w:tcBorders>
              <w:top w:val="nil"/>
              <w:left w:val="nil"/>
              <w:bottom w:val="single" w:sz="4" w:space="0" w:color="auto"/>
              <w:right w:val="single" w:sz="4" w:space="0" w:color="auto"/>
            </w:tcBorders>
            <w:shd w:val="clear" w:color="auto" w:fill="auto"/>
            <w:vAlign w:val="bottom"/>
            <w:hideMark/>
          </w:tcPr>
          <w:p w14:paraId="37A1A359" w14:textId="77777777" w:rsidR="00BB03D5" w:rsidRPr="00773417" w:rsidRDefault="00BB03D5" w:rsidP="00BB03D5">
            <w:pPr>
              <w:rPr>
                <w:color w:val="000000"/>
                <w:sz w:val="16"/>
                <w:szCs w:val="16"/>
              </w:rPr>
            </w:pPr>
            <w:r w:rsidRPr="00773417">
              <w:rPr>
                <w:color w:val="000000"/>
                <w:sz w:val="16"/>
                <w:szCs w:val="16"/>
              </w:rPr>
              <w:t>CPatID</w:t>
            </w:r>
          </w:p>
        </w:tc>
        <w:tc>
          <w:tcPr>
            <w:tcW w:w="768" w:type="dxa"/>
            <w:tcBorders>
              <w:top w:val="nil"/>
              <w:left w:val="nil"/>
              <w:bottom w:val="single" w:sz="4" w:space="0" w:color="auto"/>
              <w:right w:val="single" w:sz="4" w:space="0" w:color="auto"/>
            </w:tcBorders>
            <w:shd w:val="clear" w:color="auto" w:fill="auto"/>
            <w:vAlign w:val="bottom"/>
            <w:hideMark/>
          </w:tcPr>
          <w:p w14:paraId="4F044FCB" w14:textId="0E49DFD0" w:rsidR="00BB03D5" w:rsidRPr="00773417" w:rsidRDefault="00BB03D5" w:rsidP="00BB03D5">
            <w:pPr>
              <w:rPr>
                <w:color w:val="000000"/>
                <w:sz w:val="16"/>
                <w:szCs w:val="16"/>
              </w:rPr>
            </w:pPr>
            <w:r>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7375FD01" w14:textId="431BD500"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67F9FCC6" w14:textId="123C4D7D" w:rsidR="00BB03D5" w:rsidRPr="00773417" w:rsidRDefault="00BB03D5" w:rsidP="00BB03D5">
            <w:pPr>
              <w:rPr>
                <w:color w:val="000000"/>
                <w:sz w:val="16"/>
                <w:szCs w:val="16"/>
              </w:rPr>
            </w:pPr>
            <w:r>
              <w:rPr>
                <w:color w:val="000000"/>
                <w:sz w:val="16"/>
                <w:szCs w:val="16"/>
              </w:rPr>
              <w:t>3</w:t>
            </w: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1077FC89" w14:textId="393CAE5D" w:rsidR="00BB03D5" w:rsidRPr="00773417" w:rsidRDefault="00BB03D5" w:rsidP="00BB03D5">
            <w:pPr>
              <w:rPr>
                <w:color w:val="000000"/>
                <w:sz w:val="16"/>
                <w:szCs w:val="16"/>
              </w:rPr>
            </w:pPr>
            <w:r w:rsidRPr="00773417">
              <w:rPr>
                <w:color w:val="000000"/>
                <w:sz w:val="16"/>
                <w:szCs w:val="16"/>
              </w:rPr>
              <w:t>K</w:t>
            </w:r>
          </w:p>
        </w:tc>
        <w:tc>
          <w:tcPr>
            <w:tcW w:w="630" w:type="dxa"/>
            <w:tcBorders>
              <w:top w:val="nil"/>
              <w:left w:val="nil"/>
              <w:bottom w:val="single" w:sz="4" w:space="0" w:color="auto"/>
              <w:right w:val="single" w:sz="4" w:space="0" w:color="auto"/>
            </w:tcBorders>
            <w:shd w:val="clear" w:color="auto" w:fill="auto"/>
            <w:vAlign w:val="bottom"/>
            <w:hideMark/>
          </w:tcPr>
          <w:p w14:paraId="661FE045" w14:textId="77777777" w:rsidR="00BB03D5" w:rsidRPr="00773417" w:rsidRDefault="00BB03D5" w:rsidP="00BB03D5">
            <w:pPr>
              <w:rPr>
                <w:color w:val="000000"/>
                <w:sz w:val="16"/>
                <w:szCs w:val="16"/>
              </w:rPr>
            </w:pPr>
            <w:r w:rsidRPr="00773417">
              <w:rPr>
                <w:color w:val="000000"/>
                <w:sz w:val="16"/>
                <w:szCs w:val="16"/>
              </w:rPr>
              <w:t>X</w:t>
            </w:r>
          </w:p>
        </w:tc>
        <w:tc>
          <w:tcPr>
            <w:tcW w:w="810" w:type="dxa"/>
            <w:tcBorders>
              <w:top w:val="nil"/>
              <w:left w:val="nil"/>
              <w:bottom w:val="single" w:sz="4" w:space="0" w:color="auto"/>
              <w:right w:val="single" w:sz="4" w:space="0" w:color="auto"/>
            </w:tcBorders>
            <w:shd w:val="clear" w:color="auto" w:fill="auto"/>
            <w:vAlign w:val="bottom"/>
            <w:hideMark/>
          </w:tcPr>
          <w:p w14:paraId="6FEBA25C"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3DC0A7D2"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22F2FBA2"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5EAC2F3F" w14:textId="77777777" w:rsidR="00BB03D5" w:rsidRPr="00773417" w:rsidRDefault="00BB03D5" w:rsidP="00BB03D5">
            <w:pPr>
              <w:rPr>
                <w:color w:val="000000"/>
                <w:sz w:val="16"/>
                <w:szCs w:val="16"/>
              </w:rPr>
            </w:pPr>
          </w:p>
        </w:tc>
      </w:tr>
      <w:tr w:rsidR="00BB03D5" w:rsidRPr="00773417" w14:paraId="0EEA035C" w14:textId="77777777" w:rsidTr="002823C0">
        <w:trPr>
          <w:cantSplit/>
        </w:trPr>
        <w:tc>
          <w:tcPr>
            <w:tcW w:w="780" w:type="dxa"/>
            <w:tcBorders>
              <w:top w:val="nil"/>
              <w:left w:val="single" w:sz="4" w:space="0" w:color="auto"/>
              <w:bottom w:val="single" w:sz="4" w:space="0" w:color="auto"/>
              <w:right w:val="single" w:sz="4" w:space="0" w:color="auto"/>
            </w:tcBorders>
          </w:tcPr>
          <w:p w14:paraId="3E2D68B7" w14:textId="1FFB2D9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6EAB130" w14:textId="3F2D0BE0"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349C6A43" w14:textId="77777777" w:rsidR="00BB03D5" w:rsidRPr="00773417" w:rsidRDefault="00BB03D5" w:rsidP="00BB03D5">
            <w:pPr>
              <w:rPr>
                <w:color w:val="000000"/>
                <w:sz w:val="16"/>
                <w:szCs w:val="16"/>
              </w:rPr>
            </w:pPr>
            <w:r w:rsidRPr="00773417">
              <w:rPr>
                <w:color w:val="000000"/>
                <w:sz w:val="16"/>
                <w:szCs w:val="16"/>
              </w:rPr>
              <w:t>09</w:t>
            </w:r>
          </w:p>
        </w:tc>
        <w:tc>
          <w:tcPr>
            <w:tcW w:w="1452" w:type="dxa"/>
            <w:tcBorders>
              <w:top w:val="nil"/>
              <w:left w:val="nil"/>
              <w:bottom w:val="single" w:sz="4" w:space="0" w:color="auto"/>
              <w:right w:val="single" w:sz="4" w:space="0" w:color="auto"/>
            </w:tcBorders>
            <w:shd w:val="clear" w:color="auto" w:fill="auto"/>
            <w:vAlign w:val="bottom"/>
            <w:hideMark/>
          </w:tcPr>
          <w:p w14:paraId="6FA54E6D" w14:textId="77777777" w:rsidR="00BB03D5" w:rsidRPr="00773417" w:rsidRDefault="00BB03D5" w:rsidP="00BB03D5">
            <w:pPr>
              <w:rPr>
                <w:color w:val="000000"/>
                <w:sz w:val="16"/>
                <w:szCs w:val="16"/>
              </w:rPr>
            </w:pPr>
            <w:r w:rsidRPr="00773417">
              <w:rPr>
                <w:color w:val="000000"/>
                <w:sz w:val="16"/>
                <w:szCs w:val="16"/>
              </w:rPr>
              <w:t>CBirth_Date</w:t>
            </w:r>
          </w:p>
        </w:tc>
        <w:tc>
          <w:tcPr>
            <w:tcW w:w="768" w:type="dxa"/>
            <w:tcBorders>
              <w:top w:val="nil"/>
              <w:left w:val="nil"/>
              <w:bottom w:val="single" w:sz="4" w:space="0" w:color="auto"/>
              <w:right w:val="single" w:sz="4" w:space="0" w:color="auto"/>
            </w:tcBorders>
            <w:shd w:val="clear" w:color="auto" w:fill="auto"/>
            <w:vAlign w:val="bottom"/>
            <w:hideMark/>
          </w:tcPr>
          <w:p w14:paraId="33BE8D61"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0429DBA"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04C3A9A8"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06A9BA19" w14:textId="7C6333B5"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854F62C"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E74CC74"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51D44925"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806E376"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1B510999" w14:textId="77777777" w:rsidR="00BB03D5" w:rsidRPr="00773417" w:rsidRDefault="00BB03D5" w:rsidP="00BB03D5">
            <w:pPr>
              <w:rPr>
                <w:color w:val="000000"/>
                <w:sz w:val="16"/>
                <w:szCs w:val="16"/>
              </w:rPr>
            </w:pPr>
          </w:p>
        </w:tc>
      </w:tr>
      <w:tr w:rsidR="00BB03D5" w:rsidRPr="00773417" w14:paraId="3A114480" w14:textId="77777777" w:rsidTr="002823C0">
        <w:trPr>
          <w:cantSplit/>
        </w:trPr>
        <w:tc>
          <w:tcPr>
            <w:tcW w:w="780" w:type="dxa"/>
            <w:tcBorders>
              <w:top w:val="nil"/>
              <w:left w:val="single" w:sz="4" w:space="0" w:color="auto"/>
              <w:bottom w:val="single" w:sz="4" w:space="0" w:color="auto"/>
              <w:right w:val="single" w:sz="4" w:space="0" w:color="auto"/>
            </w:tcBorders>
          </w:tcPr>
          <w:p w14:paraId="6370473E" w14:textId="5D7BC3F8"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28F8C8E" w14:textId="6F17143C"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180FFCE7" w14:textId="77777777" w:rsidR="00BB03D5" w:rsidRPr="00773417" w:rsidRDefault="00BB03D5" w:rsidP="00BB03D5">
            <w:pPr>
              <w:rPr>
                <w:color w:val="000000"/>
                <w:sz w:val="16"/>
                <w:szCs w:val="16"/>
              </w:rPr>
            </w:pPr>
            <w:r w:rsidRPr="00773417">
              <w:rPr>
                <w:color w:val="000000"/>
                <w:sz w:val="16"/>
                <w:szCs w:val="16"/>
              </w:rPr>
              <w:t>10</w:t>
            </w:r>
          </w:p>
        </w:tc>
        <w:tc>
          <w:tcPr>
            <w:tcW w:w="1452" w:type="dxa"/>
            <w:tcBorders>
              <w:top w:val="nil"/>
              <w:left w:val="nil"/>
              <w:bottom w:val="single" w:sz="4" w:space="0" w:color="auto"/>
              <w:right w:val="single" w:sz="4" w:space="0" w:color="auto"/>
            </w:tcBorders>
            <w:shd w:val="clear" w:color="auto" w:fill="auto"/>
            <w:vAlign w:val="bottom"/>
            <w:hideMark/>
          </w:tcPr>
          <w:p w14:paraId="3865F12D" w14:textId="77777777" w:rsidR="00BB03D5" w:rsidRPr="00773417" w:rsidRDefault="00BB03D5" w:rsidP="00BB03D5">
            <w:pPr>
              <w:rPr>
                <w:color w:val="000000"/>
                <w:sz w:val="16"/>
                <w:szCs w:val="16"/>
              </w:rPr>
            </w:pPr>
            <w:r w:rsidRPr="00773417">
              <w:rPr>
                <w:color w:val="000000"/>
                <w:sz w:val="16"/>
                <w:szCs w:val="16"/>
              </w:rPr>
              <w:t>Sex</w:t>
            </w:r>
          </w:p>
        </w:tc>
        <w:tc>
          <w:tcPr>
            <w:tcW w:w="768" w:type="dxa"/>
            <w:tcBorders>
              <w:top w:val="nil"/>
              <w:left w:val="nil"/>
              <w:bottom w:val="single" w:sz="4" w:space="0" w:color="auto"/>
              <w:right w:val="single" w:sz="4" w:space="0" w:color="auto"/>
            </w:tcBorders>
            <w:shd w:val="clear" w:color="auto" w:fill="auto"/>
            <w:vAlign w:val="bottom"/>
            <w:hideMark/>
          </w:tcPr>
          <w:p w14:paraId="39E21B39"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323B2550" w14:textId="77777777" w:rsidR="00BB03D5" w:rsidRPr="00773417" w:rsidRDefault="00BB03D5" w:rsidP="00BB03D5">
            <w:pPr>
              <w:jc w:val="right"/>
              <w:rPr>
                <w:color w:val="000000"/>
                <w:sz w:val="16"/>
                <w:szCs w:val="16"/>
              </w:rPr>
            </w:pPr>
            <w:r w:rsidRPr="00773417">
              <w:rPr>
                <w:color w:val="000000"/>
                <w:sz w:val="16"/>
                <w:szCs w:val="16"/>
              </w:rPr>
              <w:t>1</w:t>
            </w:r>
          </w:p>
        </w:tc>
        <w:tc>
          <w:tcPr>
            <w:tcW w:w="773" w:type="dxa"/>
            <w:tcBorders>
              <w:top w:val="single" w:sz="4" w:space="0" w:color="auto"/>
              <w:left w:val="nil"/>
              <w:bottom w:val="single" w:sz="4" w:space="0" w:color="auto"/>
              <w:right w:val="single" w:sz="4" w:space="0" w:color="auto"/>
            </w:tcBorders>
          </w:tcPr>
          <w:p w14:paraId="616A482C"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22132C1B" w14:textId="61505218"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548FCA92"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B5B16CF"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6086DFE2" w14:textId="77777777" w:rsidR="00BB03D5" w:rsidRPr="00773417" w:rsidRDefault="00BB03D5" w:rsidP="00BB03D5">
            <w:pPr>
              <w:rPr>
                <w:color w:val="000000"/>
                <w:sz w:val="16"/>
                <w:szCs w:val="16"/>
              </w:rPr>
            </w:pPr>
            <w:r w:rsidRPr="00773417">
              <w:rPr>
                <w:color w:val="000000"/>
                <w:sz w:val="16"/>
                <w:szCs w:val="16"/>
              </w:rPr>
              <w:t>list_values</w:t>
            </w:r>
          </w:p>
        </w:tc>
        <w:tc>
          <w:tcPr>
            <w:tcW w:w="1890" w:type="dxa"/>
            <w:tcBorders>
              <w:top w:val="nil"/>
              <w:left w:val="nil"/>
              <w:bottom w:val="single" w:sz="4" w:space="0" w:color="auto"/>
              <w:right w:val="single" w:sz="4" w:space="0" w:color="auto"/>
            </w:tcBorders>
            <w:shd w:val="clear" w:color="auto" w:fill="auto"/>
            <w:vAlign w:val="bottom"/>
            <w:hideMark/>
          </w:tcPr>
          <w:p w14:paraId="3147D564" w14:textId="77777777" w:rsidR="00BB03D5" w:rsidRPr="00773417" w:rsidRDefault="00BB03D5" w:rsidP="00BB03D5">
            <w:pPr>
              <w:rPr>
                <w:color w:val="000000"/>
                <w:sz w:val="16"/>
                <w:szCs w:val="16"/>
              </w:rPr>
            </w:pPr>
            <w:r w:rsidRPr="00773417">
              <w:rPr>
                <w:color w:val="000000"/>
                <w:sz w:val="16"/>
                <w:szCs w:val="16"/>
              </w:rPr>
              <w:t>A|F|M|U|O</w:t>
            </w:r>
          </w:p>
        </w:tc>
        <w:tc>
          <w:tcPr>
            <w:tcW w:w="2880" w:type="dxa"/>
            <w:tcBorders>
              <w:top w:val="nil"/>
              <w:left w:val="nil"/>
              <w:bottom w:val="single" w:sz="4" w:space="0" w:color="auto"/>
              <w:right w:val="single" w:sz="4" w:space="0" w:color="auto"/>
            </w:tcBorders>
            <w:shd w:val="clear" w:color="auto" w:fill="auto"/>
            <w:vAlign w:val="bottom"/>
            <w:hideMark/>
          </w:tcPr>
          <w:p w14:paraId="2BD23392" w14:textId="77777777" w:rsidR="00BB03D5" w:rsidRPr="00773417" w:rsidRDefault="00BB03D5" w:rsidP="00BB03D5">
            <w:pPr>
              <w:rPr>
                <w:color w:val="000000"/>
                <w:sz w:val="16"/>
                <w:szCs w:val="16"/>
              </w:rPr>
            </w:pPr>
            <w:r w:rsidRPr="00773417">
              <w:rPr>
                <w:color w:val="000000"/>
                <w:sz w:val="16"/>
                <w:szCs w:val="16"/>
              </w:rPr>
              <w:t>Sex not in ('A','F','M','U','O')</w:t>
            </w:r>
          </w:p>
        </w:tc>
      </w:tr>
      <w:tr w:rsidR="00BB03D5" w:rsidRPr="00773417" w14:paraId="1EAC7C4C" w14:textId="77777777" w:rsidTr="002823C0">
        <w:trPr>
          <w:cantSplit/>
        </w:trPr>
        <w:tc>
          <w:tcPr>
            <w:tcW w:w="780" w:type="dxa"/>
            <w:tcBorders>
              <w:top w:val="nil"/>
              <w:left w:val="single" w:sz="4" w:space="0" w:color="auto"/>
              <w:bottom w:val="single" w:sz="4" w:space="0" w:color="auto"/>
              <w:right w:val="single" w:sz="4" w:space="0" w:color="auto"/>
            </w:tcBorders>
          </w:tcPr>
          <w:p w14:paraId="2EF63318" w14:textId="2C835965"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37DC1E2" w14:textId="656A02B1"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4A83DDB5" w14:textId="77777777" w:rsidR="00BB03D5" w:rsidRPr="00773417" w:rsidRDefault="00BB03D5" w:rsidP="00BB03D5">
            <w:pPr>
              <w:rPr>
                <w:color w:val="000000"/>
                <w:sz w:val="16"/>
                <w:szCs w:val="16"/>
              </w:rPr>
            </w:pPr>
            <w:r w:rsidRPr="00773417">
              <w:rPr>
                <w:color w:val="000000"/>
                <w:sz w:val="16"/>
                <w:szCs w:val="16"/>
              </w:rPr>
              <w:t>11</w:t>
            </w:r>
          </w:p>
        </w:tc>
        <w:tc>
          <w:tcPr>
            <w:tcW w:w="1452" w:type="dxa"/>
            <w:tcBorders>
              <w:top w:val="nil"/>
              <w:left w:val="nil"/>
              <w:bottom w:val="single" w:sz="4" w:space="0" w:color="auto"/>
              <w:right w:val="single" w:sz="4" w:space="0" w:color="auto"/>
            </w:tcBorders>
            <w:shd w:val="clear" w:color="auto" w:fill="auto"/>
            <w:vAlign w:val="bottom"/>
            <w:hideMark/>
          </w:tcPr>
          <w:p w14:paraId="3FDD4418" w14:textId="77777777" w:rsidR="00BB03D5" w:rsidRPr="00773417" w:rsidRDefault="00BB03D5" w:rsidP="00BB03D5">
            <w:pPr>
              <w:rPr>
                <w:color w:val="000000"/>
                <w:sz w:val="16"/>
                <w:szCs w:val="16"/>
              </w:rPr>
            </w:pPr>
            <w:r w:rsidRPr="00773417">
              <w:rPr>
                <w:color w:val="000000"/>
                <w:sz w:val="16"/>
                <w:szCs w:val="16"/>
              </w:rPr>
              <w:t>CEnr_Start</w:t>
            </w:r>
          </w:p>
        </w:tc>
        <w:tc>
          <w:tcPr>
            <w:tcW w:w="768" w:type="dxa"/>
            <w:tcBorders>
              <w:top w:val="nil"/>
              <w:left w:val="nil"/>
              <w:bottom w:val="single" w:sz="4" w:space="0" w:color="auto"/>
              <w:right w:val="single" w:sz="4" w:space="0" w:color="auto"/>
            </w:tcBorders>
            <w:shd w:val="clear" w:color="auto" w:fill="auto"/>
            <w:vAlign w:val="bottom"/>
            <w:hideMark/>
          </w:tcPr>
          <w:p w14:paraId="268A104E"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19A05409" w14:textId="77777777" w:rsidR="00BB03D5" w:rsidRPr="00773417" w:rsidRDefault="00BB03D5" w:rsidP="00BB03D5">
            <w:pPr>
              <w:jc w:val="right"/>
              <w:rPr>
                <w:color w:val="000000"/>
                <w:sz w:val="16"/>
                <w:szCs w:val="16"/>
              </w:rPr>
            </w:pPr>
            <w:r w:rsidRPr="00773417">
              <w:rPr>
                <w:color w:val="000000"/>
                <w:sz w:val="16"/>
                <w:szCs w:val="16"/>
              </w:rPr>
              <w:t>4</w:t>
            </w:r>
          </w:p>
        </w:tc>
        <w:tc>
          <w:tcPr>
            <w:tcW w:w="773" w:type="dxa"/>
            <w:tcBorders>
              <w:top w:val="single" w:sz="4" w:space="0" w:color="auto"/>
              <w:left w:val="nil"/>
              <w:bottom w:val="single" w:sz="4" w:space="0" w:color="auto"/>
              <w:right w:val="single" w:sz="4" w:space="0" w:color="auto"/>
            </w:tcBorders>
          </w:tcPr>
          <w:p w14:paraId="7F46C93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36C48CA0" w14:textId="455F9793"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2D53A82C"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D6775D9"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5210C2F" w14:textId="77777777" w:rsidR="00BB03D5" w:rsidRPr="00773417" w:rsidRDefault="00BB03D5" w:rsidP="00BB03D5">
            <w:pPr>
              <w:rPr>
                <w:color w:val="000000"/>
                <w:sz w:val="16"/>
                <w:szCs w:val="16"/>
              </w:rPr>
            </w:pPr>
          </w:p>
        </w:tc>
        <w:tc>
          <w:tcPr>
            <w:tcW w:w="1890" w:type="dxa"/>
            <w:tcBorders>
              <w:top w:val="nil"/>
              <w:left w:val="nil"/>
              <w:bottom w:val="single" w:sz="4" w:space="0" w:color="auto"/>
              <w:right w:val="single" w:sz="4" w:space="0" w:color="auto"/>
            </w:tcBorders>
            <w:shd w:val="clear" w:color="auto" w:fill="auto"/>
            <w:vAlign w:val="bottom"/>
            <w:hideMark/>
          </w:tcPr>
          <w:p w14:paraId="5FDD0E69" w14:textId="77777777" w:rsidR="00BB03D5" w:rsidRPr="00773417" w:rsidRDefault="00BB03D5" w:rsidP="00BB03D5">
            <w:pPr>
              <w:rPr>
                <w:color w:val="000000"/>
                <w:sz w:val="16"/>
                <w:szCs w:val="16"/>
              </w:rPr>
            </w:pPr>
          </w:p>
        </w:tc>
        <w:tc>
          <w:tcPr>
            <w:tcW w:w="2880" w:type="dxa"/>
            <w:tcBorders>
              <w:top w:val="nil"/>
              <w:left w:val="nil"/>
              <w:bottom w:val="single" w:sz="4" w:space="0" w:color="auto"/>
              <w:right w:val="single" w:sz="4" w:space="0" w:color="auto"/>
            </w:tcBorders>
            <w:shd w:val="clear" w:color="auto" w:fill="auto"/>
            <w:vAlign w:val="bottom"/>
            <w:hideMark/>
          </w:tcPr>
          <w:p w14:paraId="3E7EB9D9" w14:textId="77777777" w:rsidR="00BB03D5" w:rsidRPr="00773417" w:rsidRDefault="00BB03D5" w:rsidP="00BB03D5">
            <w:pPr>
              <w:rPr>
                <w:color w:val="000000"/>
                <w:sz w:val="16"/>
                <w:szCs w:val="16"/>
              </w:rPr>
            </w:pPr>
          </w:p>
        </w:tc>
      </w:tr>
      <w:tr w:rsidR="00BB03D5" w:rsidRPr="00773417" w14:paraId="095C2590" w14:textId="77777777" w:rsidTr="002823C0">
        <w:trPr>
          <w:cantSplit/>
        </w:trPr>
        <w:tc>
          <w:tcPr>
            <w:tcW w:w="780" w:type="dxa"/>
            <w:tcBorders>
              <w:top w:val="nil"/>
              <w:left w:val="single" w:sz="4" w:space="0" w:color="auto"/>
              <w:bottom w:val="single" w:sz="4" w:space="0" w:color="auto"/>
              <w:right w:val="single" w:sz="4" w:space="0" w:color="auto"/>
            </w:tcBorders>
          </w:tcPr>
          <w:p w14:paraId="0CCF64BC" w14:textId="313C02D5" w:rsidR="00BB03D5" w:rsidRPr="00773417" w:rsidRDefault="00A616DF" w:rsidP="00A616DF">
            <w:pPr>
              <w:rPr>
                <w:color w:val="000000"/>
                <w:sz w:val="16"/>
                <w:szCs w:val="16"/>
              </w:rPr>
            </w:pPr>
            <w:r>
              <w:rPr>
                <w:color w:val="000000"/>
                <w:sz w:val="16"/>
                <w:szCs w:val="16"/>
              </w:rPr>
              <w:br/>
            </w:r>
            <w:r w:rsidR="00BB03D5">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5A292781" w14:textId="3612DDAF"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77DD6D08" w14:textId="77777777" w:rsidR="00BB03D5" w:rsidRPr="00773417" w:rsidRDefault="00BB03D5" w:rsidP="00BB03D5">
            <w:pPr>
              <w:rPr>
                <w:color w:val="000000"/>
                <w:sz w:val="16"/>
                <w:szCs w:val="16"/>
              </w:rPr>
            </w:pPr>
            <w:r w:rsidRPr="00773417">
              <w:rPr>
                <w:color w:val="000000"/>
                <w:sz w:val="16"/>
                <w:szCs w:val="16"/>
              </w:rPr>
              <w:t>12</w:t>
            </w:r>
          </w:p>
        </w:tc>
        <w:tc>
          <w:tcPr>
            <w:tcW w:w="1452" w:type="dxa"/>
            <w:tcBorders>
              <w:top w:val="nil"/>
              <w:left w:val="nil"/>
              <w:bottom w:val="single" w:sz="4" w:space="0" w:color="auto"/>
              <w:right w:val="single" w:sz="4" w:space="0" w:color="auto"/>
            </w:tcBorders>
            <w:shd w:val="clear" w:color="auto" w:fill="auto"/>
            <w:vAlign w:val="bottom"/>
            <w:hideMark/>
          </w:tcPr>
          <w:p w14:paraId="04ACBEB3" w14:textId="77777777" w:rsidR="00BB03D5" w:rsidRPr="00773417" w:rsidRDefault="00BB03D5" w:rsidP="00BB03D5">
            <w:pPr>
              <w:rPr>
                <w:color w:val="000000"/>
                <w:sz w:val="16"/>
                <w:szCs w:val="16"/>
              </w:rPr>
            </w:pPr>
            <w:r w:rsidRPr="00773417">
              <w:rPr>
                <w:color w:val="000000"/>
                <w:sz w:val="16"/>
                <w:szCs w:val="16"/>
              </w:rPr>
              <w:t>MatchMethod</w:t>
            </w:r>
          </w:p>
        </w:tc>
        <w:tc>
          <w:tcPr>
            <w:tcW w:w="768" w:type="dxa"/>
            <w:tcBorders>
              <w:top w:val="nil"/>
              <w:left w:val="nil"/>
              <w:bottom w:val="single" w:sz="4" w:space="0" w:color="auto"/>
              <w:right w:val="single" w:sz="4" w:space="0" w:color="auto"/>
            </w:tcBorders>
            <w:shd w:val="clear" w:color="auto" w:fill="auto"/>
            <w:vAlign w:val="bottom"/>
            <w:hideMark/>
          </w:tcPr>
          <w:p w14:paraId="721C96FE" w14:textId="77777777" w:rsidR="00BB03D5" w:rsidRPr="00773417" w:rsidRDefault="00BB03D5" w:rsidP="00BB03D5">
            <w:pPr>
              <w:rPr>
                <w:color w:val="000000"/>
                <w:sz w:val="16"/>
                <w:szCs w:val="16"/>
              </w:rPr>
            </w:pPr>
            <w:r w:rsidRPr="00773417">
              <w:rPr>
                <w:color w:val="000000"/>
                <w:sz w:val="16"/>
                <w:szCs w:val="16"/>
              </w:rPr>
              <w:t>C</w:t>
            </w:r>
          </w:p>
        </w:tc>
        <w:tc>
          <w:tcPr>
            <w:tcW w:w="936" w:type="dxa"/>
            <w:tcBorders>
              <w:top w:val="nil"/>
              <w:left w:val="nil"/>
              <w:bottom w:val="single" w:sz="4" w:space="0" w:color="auto"/>
              <w:right w:val="single" w:sz="4" w:space="0" w:color="auto"/>
            </w:tcBorders>
            <w:shd w:val="clear" w:color="auto" w:fill="auto"/>
            <w:vAlign w:val="bottom"/>
            <w:hideMark/>
          </w:tcPr>
          <w:p w14:paraId="4DD9706E" w14:textId="77777777" w:rsidR="00BB03D5" w:rsidRPr="00773417" w:rsidRDefault="00BB03D5" w:rsidP="00BB03D5">
            <w:pPr>
              <w:jc w:val="right"/>
              <w:rPr>
                <w:color w:val="000000"/>
                <w:sz w:val="16"/>
                <w:szCs w:val="16"/>
              </w:rPr>
            </w:pPr>
            <w:r w:rsidRPr="00773417">
              <w:rPr>
                <w:color w:val="000000"/>
                <w:sz w:val="16"/>
                <w:szCs w:val="16"/>
              </w:rPr>
              <w:t>2</w:t>
            </w:r>
          </w:p>
        </w:tc>
        <w:tc>
          <w:tcPr>
            <w:tcW w:w="773" w:type="dxa"/>
            <w:tcBorders>
              <w:top w:val="single" w:sz="4" w:space="0" w:color="auto"/>
              <w:left w:val="nil"/>
              <w:bottom w:val="single" w:sz="4" w:space="0" w:color="auto"/>
              <w:right w:val="single" w:sz="4" w:space="0" w:color="auto"/>
            </w:tcBorders>
          </w:tcPr>
          <w:p w14:paraId="2B2FAEB7"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29BB0401" w14:textId="59A1B1D2"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06955E41"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2B4D8675" w14:textId="77777777" w:rsidR="00BB03D5" w:rsidRPr="00773417" w:rsidRDefault="00BB03D5" w:rsidP="00BB03D5">
            <w:pPr>
              <w:rPr>
                <w:color w:val="000000"/>
                <w:sz w:val="16"/>
                <w:szCs w:val="16"/>
              </w:rPr>
            </w:pPr>
            <w:r w:rsidRPr="00773417">
              <w:rPr>
                <w:color w:val="000000"/>
                <w:sz w:val="16"/>
                <w:szCs w:val="16"/>
              </w:rPr>
              <w:t>ALL</w:t>
            </w:r>
          </w:p>
        </w:tc>
        <w:tc>
          <w:tcPr>
            <w:tcW w:w="990" w:type="dxa"/>
            <w:tcBorders>
              <w:top w:val="nil"/>
              <w:left w:val="nil"/>
              <w:bottom w:val="single" w:sz="4" w:space="0" w:color="auto"/>
              <w:right w:val="single" w:sz="4" w:space="0" w:color="auto"/>
            </w:tcBorders>
            <w:shd w:val="clear" w:color="auto" w:fill="auto"/>
            <w:vAlign w:val="bottom"/>
            <w:hideMark/>
          </w:tcPr>
          <w:p w14:paraId="582BFBBD" w14:textId="77777777" w:rsidR="00BB03D5" w:rsidRPr="00773417" w:rsidRDefault="00BB03D5" w:rsidP="00BB03D5">
            <w:pPr>
              <w:rPr>
                <w:color w:val="000000"/>
                <w:sz w:val="16"/>
                <w:szCs w:val="16"/>
              </w:rPr>
            </w:pPr>
            <w:r w:rsidRPr="00773417">
              <w:rPr>
                <w:color w:val="000000"/>
                <w:sz w:val="16"/>
                <w:szCs w:val="16"/>
              </w:rPr>
              <w:t>list_values</w:t>
            </w:r>
          </w:p>
        </w:tc>
        <w:tc>
          <w:tcPr>
            <w:tcW w:w="1890" w:type="dxa"/>
            <w:tcBorders>
              <w:top w:val="nil"/>
              <w:left w:val="nil"/>
              <w:bottom w:val="single" w:sz="4" w:space="0" w:color="auto"/>
              <w:right w:val="single" w:sz="4" w:space="0" w:color="auto"/>
            </w:tcBorders>
            <w:shd w:val="clear" w:color="auto" w:fill="auto"/>
            <w:vAlign w:val="bottom"/>
            <w:hideMark/>
          </w:tcPr>
          <w:p w14:paraId="2A655535" w14:textId="77777777" w:rsidR="00BB03D5" w:rsidRPr="00773417" w:rsidRDefault="00BB03D5" w:rsidP="00BB03D5">
            <w:pPr>
              <w:rPr>
                <w:color w:val="000000"/>
                <w:sz w:val="16"/>
                <w:szCs w:val="16"/>
              </w:rPr>
            </w:pPr>
            <w:r w:rsidRPr="00773417">
              <w:rPr>
                <w:color w:val="000000"/>
                <w:sz w:val="16"/>
                <w:szCs w:val="16"/>
              </w:rPr>
              <w:t>RE|SI|LA|OT|NA|BC|N1|N2|N3</w:t>
            </w:r>
          </w:p>
        </w:tc>
        <w:tc>
          <w:tcPr>
            <w:tcW w:w="2880" w:type="dxa"/>
            <w:tcBorders>
              <w:top w:val="nil"/>
              <w:left w:val="nil"/>
              <w:bottom w:val="single" w:sz="4" w:space="0" w:color="auto"/>
              <w:right w:val="single" w:sz="4" w:space="0" w:color="auto"/>
            </w:tcBorders>
            <w:shd w:val="clear" w:color="auto" w:fill="auto"/>
            <w:vAlign w:val="bottom"/>
            <w:hideMark/>
          </w:tcPr>
          <w:p w14:paraId="0C829A0A" w14:textId="77777777" w:rsidR="00BB03D5" w:rsidRPr="00773417" w:rsidRDefault="00BB03D5" w:rsidP="00BB03D5">
            <w:pPr>
              <w:rPr>
                <w:color w:val="000000"/>
                <w:sz w:val="16"/>
                <w:szCs w:val="16"/>
              </w:rPr>
            </w:pPr>
            <w:r w:rsidRPr="00773417">
              <w:rPr>
                <w:color w:val="000000"/>
                <w:sz w:val="16"/>
                <w:szCs w:val="16"/>
              </w:rPr>
              <w:t>MatchMethod not in ('RE','SI','LA','OT','NA','BC','N1','N2','N3')</w:t>
            </w:r>
          </w:p>
        </w:tc>
      </w:tr>
      <w:tr w:rsidR="00BB03D5" w:rsidRPr="00773417" w14:paraId="678A5B80" w14:textId="77777777" w:rsidTr="002823C0">
        <w:trPr>
          <w:cantSplit/>
        </w:trPr>
        <w:tc>
          <w:tcPr>
            <w:tcW w:w="780" w:type="dxa"/>
            <w:tcBorders>
              <w:top w:val="nil"/>
              <w:left w:val="single" w:sz="4" w:space="0" w:color="auto"/>
              <w:bottom w:val="single" w:sz="4" w:space="0" w:color="auto"/>
              <w:right w:val="single" w:sz="4" w:space="0" w:color="auto"/>
            </w:tcBorders>
          </w:tcPr>
          <w:p w14:paraId="517C47F7" w14:textId="10A627D3"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2F19B412" w14:textId="0B5831D4"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81DD735" w14:textId="77777777" w:rsidR="00BB03D5" w:rsidRPr="00773417" w:rsidRDefault="00BB03D5" w:rsidP="00BB03D5">
            <w:pPr>
              <w:rPr>
                <w:color w:val="000000"/>
                <w:sz w:val="16"/>
                <w:szCs w:val="16"/>
              </w:rPr>
            </w:pPr>
            <w:r w:rsidRPr="00773417">
              <w:rPr>
                <w:color w:val="000000"/>
                <w:sz w:val="16"/>
                <w:szCs w:val="16"/>
              </w:rPr>
              <w:t>13</w:t>
            </w:r>
          </w:p>
        </w:tc>
        <w:tc>
          <w:tcPr>
            <w:tcW w:w="1452" w:type="dxa"/>
            <w:tcBorders>
              <w:top w:val="nil"/>
              <w:left w:val="nil"/>
              <w:bottom w:val="single" w:sz="4" w:space="0" w:color="auto"/>
              <w:right w:val="single" w:sz="4" w:space="0" w:color="auto"/>
            </w:tcBorders>
            <w:shd w:val="clear" w:color="auto" w:fill="auto"/>
            <w:vAlign w:val="bottom"/>
            <w:hideMark/>
          </w:tcPr>
          <w:p w14:paraId="7BD5B65C" w14:textId="77777777" w:rsidR="00BB03D5" w:rsidRPr="00773417" w:rsidRDefault="00BB03D5" w:rsidP="00BB03D5">
            <w:pPr>
              <w:rPr>
                <w:color w:val="000000"/>
                <w:sz w:val="16"/>
                <w:szCs w:val="16"/>
              </w:rPr>
            </w:pPr>
            <w:r w:rsidRPr="00773417">
              <w:rPr>
                <w:color w:val="000000"/>
                <w:sz w:val="16"/>
                <w:szCs w:val="16"/>
              </w:rPr>
              <w:t>Birth_Type</w:t>
            </w:r>
          </w:p>
        </w:tc>
        <w:tc>
          <w:tcPr>
            <w:tcW w:w="768" w:type="dxa"/>
            <w:tcBorders>
              <w:top w:val="nil"/>
              <w:left w:val="nil"/>
              <w:bottom w:val="single" w:sz="4" w:space="0" w:color="auto"/>
              <w:right w:val="single" w:sz="4" w:space="0" w:color="auto"/>
            </w:tcBorders>
            <w:shd w:val="clear" w:color="auto" w:fill="auto"/>
            <w:vAlign w:val="bottom"/>
            <w:hideMark/>
          </w:tcPr>
          <w:p w14:paraId="50C1EAC5"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A587171" w14:textId="77777777" w:rsidR="00BB03D5" w:rsidRPr="00773417" w:rsidRDefault="00BB03D5" w:rsidP="00BB03D5">
            <w:pPr>
              <w:jc w:val="right"/>
              <w:rPr>
                <w:color w:val="000000"/>
                <w:sz w:val="16"/>
                <w:szCs w:val="16"/>
              </w:rPr>
            </w:pPr>
            <w:r w:rsidRPr="00773417">
              <w:rPr>
                <w:color w:val="000000"/>
                <w:sz w:val="16"/>
                <w:szCs w:val="16"/>
              </w:rPr>
              <w:t>3</w:t>
            </w:r>
          </w:p>
        </w:tc>
        <w:tc>
          <w:tcPr>
            <w:tcW w:w="773" w:type="dxa"/>
            <w:tcBorders>
              <w:top w:val="single" w:sz="4" w:space="0" w:color="auto"/>
              <w:left w:val="nil"/>
              <w:bottom w:val="single" w:sz="4" w:space="0" w:color="auto"/>
              <w:right w:val="single" w:sz="4" w:space="0" w:color="auto"/>
            </w:tcBorders>
          </w:tcPr>
          <w:p w14:paraId="5E88E40A"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6E04C8C6" w14:textId="5F4E6BC2"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48975422"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70836E18"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7D239570" w14:textId="77777777" w:rsidR="00BB03D5" w:rsidRPr="00773417" w:rsidRDefault="00BB03D5" w:rsidP="00BB03D5">
            <w:pPr>
              <w:rPr>
                <w:color w:val="000000"/>
                <w:sz w:val="16"/>
                <w:szCs w:val="16"/>
              </w:rPr>
            </w:pPr>
            <w:r w:rsidRPr="00773417">
              <w:rPr>
                <w:color w:val="000000"/>
                <w:sz w:val="16"/>
                <w:szCs w:val="16"/>
              </w:rPr>
              <w:t>list_values</w:t>
            </w:r>
          </w:p>
        </w:tc>
        <w:tc>
          <w:tcPr>
            <w:tcW w:w="1890" w:type="dxa"/>
            <w:tcBorders>
              <w:top w:val="nil"/>
              <w:left w:val="nil"/>
              <w:bottom w:val="single" w:sz="4" w:space="0" w:color="auto"/>
              <w:right w:val="single" w:sz="4" w:space="0" w:color="auto"/>
            </w:tcBorders>
            <w:shd w:val="clear" w:color="auto" w:fill="auto"/>
            <w:vAlign w:val="bottom"/>
            <w:hideMark/>
          </w:tcPr>
          <w:p w14:paraId="5928DA4E" w14:textId="77777777" w:rsidR="00BB03D5" w:rsidRPr="00773417" w:rsidRDefault="00BB03D5" w:rsidP="00BB03D5">
            <w:pPr>
              <w:rPr>
                <w:color w:val="000000"/>
                <w:sz w:val="16"/>
                <w:szCs w:val="16"/>
              </w:rPr>
            </w:pPr>
            <w:r w:rsidRPr="00773417">
              <w:rPr>
                <w:color w:val="000000"/>
                <w:sz w:val="16"/>
                <w:szCs w:val="16"/>
              </w:rPr>
              <w:t>0|1|2|3|4|5|8|9</w:t>
            </w:r>
          </w:p>
        </w:tc>
        <w:tc>
          <w:tcPr>
            <w:tcW w:w="2880" w:type="dxa"/>
            <w:tcBorders>
              <w:top w:val="nil"/>
              <w:left w:val="nil"/>
              <w:bottom w:val="single" w:sz="4" w:space="0" w:color="auto"/>
              <w:right w:val="single" w:sz="4" w:space="0" w:color="auto"/>
            </w:tcBorders>
            <w:shd w:val="clear" w:color="auto" w:fill="auto"/>
            <w:vAlign w:val="bottom"/>
            <w:hideMark/>
          </w:tcPr>
          <w:p w14:paraId="0F4BBC7A" w14:textId="77777777" w:rsidR="00BB03D5" w:rsidRPr="00773417" w:rsidRDefault="00BB03D5" w:rsidP="00BB03D5">
            <w:pPr>
              <w:rPr>
                <w:color w:val="000000"/>
                <w:sz w:val="16"/>
                <w:szCs w:val="16"/>
              </w:rPr>
            </w:pPr>
            <w:r w:rsidRPr="00773417">
              <w:rPr>
                <w:color w:val="000000"/>
                <w:sz w:val="16"/>
                <w:szCs w:val="16"/>
              </w:rPr>
              <w:t>Birth_Type not in (0,1,2,3,4,5,8,9)</w:t>
            </w:r>
          </w:p>
        </w:tc>
      </w:tr>
      <w:tr w:rsidR="00BB03D5" w:rsidRPr="00773417" w14:paraId="5F846808" w14:textId="77777777" w:rsidTr="002823C0">
        <w:trPr>
          <w:cantSplit/>
        </w:trPr>
        <w:tc>
          <w:tcPr>
            <w:tcW w:w="780" w:type="dxa"/>
            <w:tcBorders>
              <w:top w:val="nil"/>
              <w:left w:val="single" w:sz="4" w:space="0" w:color="auto"/>
              <w:bottom w:val="single" w:sz="4" w:space="0" w:color="auto"/>
              <w:right w:val="single" w:sz="4" w:space="0" w:color="auto"/>
            </w:tcBorders>
          </w:tcPr>
          <w:p w14:paraId="15CAC933" w14:textId="6843225E" w:rsidR="00BB03D5" w:rsidRPr="00773417" w:rsidRDefault="00BB03D5" w:rsidP="00BB03D5">
            <w:pPr>
              <w:jc w:val="both"/>
              <w:rPr>
                <w:color w:val="000000"/>
                <w:sz w:val="16"/>
                <w:szCs w:val="16"/>
              </w:rPr>
            </w:pPr>
            <w:r>
              <w:rPr>
                <w:color w:val="000000"/>
                <w:sz w:val="16"/>
                <w:szCs w:val="16"/>
              </w:rPr>
              <w:t>8.1</w:t>
            </w:r>
          </w:p>
        </w:tc>
        <w:tc>
          <w:tcPr>
            <w:tcW w:w="604" w:type="dxa"/>
            <w:tcBorders>
              <w:top w:val="nil"/>
              <w:left w:val="single" w:sz="4" w:space="0" w:color="auto"/>
              <w:bottom w:val="single" w:sz="4" w:space="0" w:color="auto"/>
              <w:right w:val="single" w:sz="4" w:space="0" w:color="auto"/>
            </w:tcBorders>
            <w:shd w:val="clear" w:color="auto" w:fill="auto"/>
            <w:vAlign w:val="bottom"/>
            <w:hideMark/>
          </w:tcPr>
          <w:p w14:paraId="41E52CC5" w14:textId="27E1A02E" w:rsidR="00BB03D5" w:rsidRPr="00773417" w:rsidRDefault="00BB03D5" w:rsidP="00BB03D5">
            <w:pPr>
              <w:rPr>
                <w:color w:val="000000"/>
                <w:sz w:val="16"/>
                <w:szCs w:val="16"/>
              </w:rPr>
            </w:pPr>
            <w:r w:rsidRPr="00773417">
              <w:rPr>
                <w:color w:val="000000"/>
                <w:sz w:val="16"/>
                <w:szCs w:val="16"/>
              </w:rPr>
              <w:t>MIL</w:t>
            </w:r>
          </w:p>
        </w:tc>
        <w:tc>
          <w:tcPr>
            <w:tcW w:w="590" w:type="dxa"/>
            <w:tcBorders>
              <w:top w:val="nil"/>
              <w:left w:val="nil"/>
              <w:bottom w:val="single" w:sz="4" w:space="0" w:color="auto"/>
              <w:right w:val="single" w:sz="4" w:space="0" w:color="auto"/>
            </w:tcBorders>
            <w:shd w:val="clear" w:color="auto" w:fill="auto"/>
            <w:vAlign w:val="bottom"/>
            <w:hideMark/>
          </w:tcPr>
          <w:p w14:paraId="0FF3514B" w14:textId="77777777" w:rsidR="00BB03D5" w:rsidRPr="00773417" w:rsidRDefault="00BB03D5" w:rsidP="00BB03D5">
            <w:pPr>
              <w:rPr>
                <w:color w:val="000000"/>
                <w:sz w:val="16"/>
                <w:szCs w:val="16"/>
              </w:rPr>
            </w:pPr>
            <w:r w:rsidRPr="00773417">
              <w:rPr>
                <w:color w:val="000000"/>
                <w:sz w:val="16"/>
                <w:szCs w:val="16"/>
              </w:rPr>
              <w:t>14</w:t>
            </w:r>
          </w:p>
        </w:tc>
        <w:tc>
          <w:tcPr>
            <w:tcW w:w="1452" w:type="dxa"/>
            <w:tcBorders>
              <w:top w:val="nil"/>
              <w:left w:val="nil"/>
              <w:bottom w:val="single" w:sz="4" w:space="0" w:color="auto"/>
              <w:right w:val="single" w:sz="4" w:space="0" w:color="auto"/>
            </w:tcBorders>
            <w:shd w:val="clear" w:color="auto" w:fill="auto"/>
            <w:vAlign w:val="bottom"/>
            <w:hideMark/>
          </w:tcPr>
          <w:p w14:paraId="048267EB" w14:textId="77777777" w:rsidR="00BB03D5" w:rsidRPr="00773417" w:rsidRDefault="00BB03D5" w:rsidP="00BB03D5">
            <w:pPr>
              <w:rPr>
                <w:color w:val="000000"/>
                <w:sz w:val="16"/>
                <w:szCs w:val="16"/>
              </w:rPr>
            </w:pPr>
            <w:r w:rsidRPr="00773417">
              <w:rPr>
                <w:color w:val="000000"/>
                <w:sz w:val="16"/>
                <w:szCs w:val="16"/>
              </w:rPr>
              <w:t>Birth_Type_Primes</w:t>
            </w:r>
          </w:p>
        </w:tc>
        <w:tc>
          <w:tcPr>
            <w:tcW w:w="768" w:type="dxa"/>
            <w:tcBorders>
              <w:top w:val="nil"/>
              <w:left w:val="nil"/>
              <w:bottom w:val="single" w:sz="4" w:space="0" w:color="auto"/>
              <w:right w:val="single" w:sz="4" w:space="0" w:color="auto"/>
            </w:tcBorders>
            <w:shd w:val="clear" w:color="auto" w:fill="auto"/>
            <w:vAlign w:val="bottom"/>
            <w:hideMark/>
          </w:tcPr>
          <w:p w14:paraId="19D9424B" w14:textId="77777777" w:rsidR="00BB03D5" w:rsidRPr="00773417" w:rsidRDefault="00BB03D5" w:rsidP="00BB03D5">
            <w:pPr>
              <w:rPr>
                <w:color w:val="000000"/>
                <w:sz w:val="16"/>
                <w:szCs w:val="16"/>
              </w:rPr>
            </w:pPr>
            <w:r w:rsidRPr="00773417">
              <w:rPr>
                <w:color w:val="000000"/>
                <w:sz w:val="16"/>
                <w:szCs w:val="16"/>
              </w:rPr>
              <w:t>N</w:t>
            </w:r>
          </w:p>
        </w:tc>
        <w:tc>
          <w:tcPr>
            <w:tcW w:w="936" w:type="dxa"/>
            <w:tcBorders>
              <w:top w:val="nil"/>
              <w:left w:val="nil"/>
              <w:bottom w:val="single" w:sz="4" w:space="0" w:color="auto"/>
              <w:right w:val="single" w:sz="4" w:space="0" w:color="auto"/>
            </w:tcBorders>
            <w:shd w:val="clear" w:color="auto" w:fill="auto"/>
            <w:vAlign w:val="bottom"/>
            <w:hideMark/>
          </w:tcPr>
          <w:p w14:paraId="3ED0F942" w14:textId="77777777" w:rsidR="00BB03D5" w:rsidRPr="00773417" w:rsidRDefault="00BB03D5" w:rsidP="00BB03D5">
            <w:pPr>
              <w:jc w:val="right"/>
              <w:rPr>
                <w:color w:val="000000"/>
                <w:sz w:val="16"/>
                <w:szCs w:val="16"/>
              </w:rPr>
            </w:pPr>
            <w:r w:rsidRPr="00773417">
              <w:rPr>
                <w:color w:val="000000"/>
                <w:sz w:val="16"/>
                <w:szCs w:val="16"/>
              </w:rPr>
              <w:t>8</w:t>
            </w:r>
          </w:p>
        </w:tc>
        <w:tc>
          <w:tcPr>
            <w:tcW w:w="773" w:type="dxa"/>
            <w:tcBorders>
              <w:top w:val="single" w:sz="4" w:space="0" w:color="auto"/>
              <w:left w:val="nil"/>
              <w:bottom w:val="single" w:sz="4" w:space="0" w:color="auto"/>
              <w:right w:val="single" w:sz="4" w:space="0" w:color="auto"/>
            </w:tcBorders>
          </w:tcPr>
          <w:p w14:paraId="7A8A7C63" w14:textId="77777777" w:rsidR="00BB03D5" w:rsidRPr="00773417" w:rsidRDefault="00BB03D5" w:rsidP="00BB03D5">
            <w:pPr>
              <w:rPr>
                <w:color w:val="000000"/>
                <w:sz w:val="16"/>
                <w:szCs w:val="16"/>
              </w:rPr>
            </w:pPr>
          </w:p>
        </w:tc>
        <w:tc>
          <w:tcPr>
            <w:tcW w:w="487" w:type="dxa"/>
            <w:tcBorders>
              <w:top w:val="nil"/>
              <w:left w:val="single" w:sz="4" w:space="0" w:color="auto"/>
              <w:bottom w:val="single" w:sz="4" w:space="0" w:color="auto"/>
              <w:right w:val="single" w:sz="4" w:space="0" w:color="auto"/>
            </w:tcBorders>
            <w:shd w:val="clear" w:color="auto" w:fill="auto"/>
            <w:vAlign w:val="bottom"/>
            <w:hideMark/>
          </w:tcPr>
          <w:p w14:paraId="71F733C9" w14:textId="44A1496C" w:rsidR="00BB03D5" w:rsidRPr="00773417" w:rsidRDefault="00BB03D5" w:rsidP="00BB03D5">
            <w:pPr>
              <w:rPr>
                <w:color w:val="000000"/>
                <w:sz w:val="16"/>
                <w:szCs w:val="16"/>
              </w:rPr>
            </w:pPr>
          </w:p>
        </w:tc>
        <w:tc>
          <w:tcPr>
            <w:tcW w:w="630" w:type="dxa"/>
            <w:tcBorders>
              <w:top w:val="nil"/>
              <w:left w:val="nil"/>
              <w:bottom w:val="single" w:sz="4" w:space="0" w:color="auto"/>
              <w:right w:val="single" w:sz="4" w:space="0" w:color="auto"/>
            </w:tcBorders>
            <w:shd w:val="clear" w:color="auto" w:fill="auto"/>
            <w:vAlign w:val="bottom"/>
            <w:hideMark/>
          </w:tcPr>
          <w:p w14:paraId="338AABEB" w14:textId="77777777" w:rsidR="00BB03D5" w:rsidRPr="00773417" w:rsidRDefault="00BB03D5" w:rsidP="00BB03D5">
            <w:pPr>
              <w:rPr>
                <w:color w:val="000000"/>
                <w:sz w:val="16"/>
                <w:szCs w:val="16"/>
              </w:rPr>
            </w:pPr>
          </w:p>
        </w:tc>
        <w:tc>
          <w:tcPr>
            <w:tcW w:w="810" w:type="dxa"/>
            <w:tcBorders>
              <w:top w:val="nil"/>
              <w:left w:val="nil"/>
              <w:bottom w:val="single" w:sz="4" w:space="0" w:color="auto"/>
              <w:right w:val="single" w:sz="4" w:space="0" w:color="auto"/>
            </w:tcBorders>
            <w:shd w:val="clear" w:color="auto" w:fill="auto"/>
            <w:vAlign w:val="bottom"/>
            <w:hideMark/>
          </w:tcPr>
          <w:p w14:paraId="69F2209F" w14:textId="77777777" w:rsidR="00BB03D5" w:rsidRPr="00773417" w:rsidRDefault="00BB03D5" w:rsidP="00BB03D5">
            <w:pPr>
              <w:rPr>
                <w:color w:val="000000"/>
                <w:sz w:val="16"/>
                <w:szCs w:val="16"/>
              </w:rPr>
            </w:pPr>
            <w:r w:rsidRPr="00773417">
              <w:rPr>
                <w:color w:val="000000"/>
                <w:sz w:val="16"/>
                <w:szCs w:val="16"/>
              </w:rPr>
              <w:t>NONE</w:t>
            </w:r>
          </w:p>
        </w:tc>
        <w:tc>
          <w:tcPr>
            <w:tcW w:w="990" w:type="dxa"/>
            <w:tcBorders>
              <w:top w:val="nil"/>
              <w:left w:val="nil"/>
              <w:bottom w:val="single" w:sz="4" w:space="0" w:color="auto"/>
              <w:right w:val="single" w:sz="4" w:space="0" w:color="auto"/>
            </w:tcBorders>
            <w:shd w:val="clear" w:color="auto" w:fill="auto"/>
            <w:vAlign w:val="bottom"/>
            <w:hideMark/>
          </w:tcPr>
          <w:p w14:paraId="08DA7431" w14:textId="77777777" w:rsidR="00BB03D5" w:rsidRPr="00773417" w:rsidRDefault="00BB03D5" w:rsidP="00BB03D5">
            <w:pPr>
              <w:rPr>
                <w:color w:val="000000"/>
                <w:sz w:val="16"/>
                <w:szCs w:val="16"/>
              </w:rPr>
            </w:pPr>
            <w:r w:rsidRPr="00773417">
              <w:rPr>
                <w:color w:val="000000"/>
                <w:sz w:val="16"/>
                <w:szCs w:val="16"/>
              </w:rPr>
              <w:t>numeric</w:t>
            </w:r>
          </w:p>
        </w:tc>
        <w:tc>
          <w:tcPr>
            <w:tcW w:w="1890" w:type="dxa"/>
            <w:tcBorders>
              <w:top w:val="nil"/>
              <w:left w:val="nil"/>
              <w:bottom w:val="single" w:sz="4" w:space="0" w:color="auto"/>
              <w:right w:val="single" w:sz="4" w:space="0" w:color="auto"/>
            </w:tcBorders>
            <w:shd w:val="clear" w:color="auto" w:fill="auto"/>
            <w:vAlign w:val="bottom"/>
            <w:hideMark/>
          </w:tcPr>
          <w:p w14:paraId="3FA83C04" w14:textId="77777777" w:rsidR="00BB03D5" w:rsidRPr="00773417" w:rsidRDefault="00BB03D5" w:rsidP="00BB03D5">
            <w:pPr>
              <w:rPr>
                <w:color w:val="000000"/>
                <w:sz w:val="16"/>
                <w:szCs w:val="16"/>
              </w:rPr>
            </w:pPr>
            <w:r w:rsidRPr="00773417">
              <w:rPr>
                <w:color w:val="000000"/>
                <w:sz w:val="16"/>
                <w:szCs w:val="16"/>
              </w:rPr>
              <w:t>product prime</w:t>
            </w:r>
          </w:p>
        </w:tc>
        <w:tc>
          <w:tcPr>
            <w:tcW w:w="2880" w:type="dxa"/>
            <w:tcBorders>
              <w:top w:val="nil"/>
              <w:left w:val="nil"/>
              <w:bottom w:val="single" w:sz="4" w:space="0" w:color="auto"/>
              <w:right w:val="single" w:sz="4" w:space="0" w:color="auto"/>
            </w:tcBorders>
            <w:shd w:val="clear" w:color="auto" w:fill="auto"/>
            <w:vAlign w:val="bottom"/>
            <w:hideMark/>
          </w:tcPr>
          <w:p w14:paraId="3413327B" w14:textId="77777777" w:rsidR="00BB03D5" w:rsidRPr="00773417" w:rsidRDefault="00BB03D5" w:rsidP="00BB03D5">
            <w:pPr>
              <w:rPr>
                <w:color w:val="000000"/>
                <w:sz w:val="16"/>
                <w:szCs w:val="16"/>
              </w:rPr>
            </w:pPr>
            <w:r w:rsidRPr="00773417">
              <w:rPr>
                <w:color w:val="000000"/>
                <w:sz w:val="16"/>
                <w:szCs w:val="16"/>
              </w:rPr>
              <w:t>Birth_Type_Primes not in (primes)</w:t>
            </w:r>
          </w:p>
        </w:tc>
      </w:tr>
      <w:tr w:rsidR="00BB03D5" w:rsidRPr="00773417" w14:paraId="7915EB0B"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22E4B8D2" w14:textId="0B4976BD" w:rsidR="00BB03D5" w:rsidRDefault="00BB03D5" w:rsidP="00BB03D5">
            <w:pPr>
              <w:jc w:val="both"/>
              <w:rPr>
                <w:color w:val="000000"/>
                <w:sz w:val="16"/>
                <w:szCs w:val="16"/>
              </w:rPr>
            </w:pPr>
            <w:r>
              <w:rPr>
                <w:color w:val="000000"/>
                <w:sz w:val="16"/>
                <w:szCs w:val="16"/>
              </w:rPr>
              <w:t>r01</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3B931C1F" w14:textId="23D09CAC" w:rsidR="00BB03D5" w:rsidRPr="00773417" w:rsidRDefault="00BB03D5" w:rsidP="00BB03D5">
            <w:pPr>
              <w:rPr>
                <w:color w:val="000000"/>
                <w:sz w:val="16"/>
                <w:szCs w:val="16"/>
              </w:rPr>
            </w:pPr>
            <w:r>
              <w:rPr>
                <w:color w:val="000000"/>
                <w:sz w:val="16"/>
                <w:szCs w:val="16"/>
              </w:rPr>
              <w:t>DEL</w:t>
            </w:r>
          </w:p>
        </w:tc>
        <w:tc>
          <w:tcPr>
            <w:tcW w:w="590" w:type="dxa"/>
            <w:tcBorders>
              <w:top w:val="single" w:sz="4" w:space="0" w:color="auto"/>
              <w:left w:val="nil"/>
              <w:bottom w:val="single" w:sz="4" w:space="0" w:color="auto"/>
              <w:right w:val="single" w:sz="4" w:space="0" w:color="auto"/>
            </w:tcBorders>
            <w:shd w:val="clear" w:color="auto" w:fill="auto"/>
            <w:vAlign w:val="bottom"/>
          </w:tcPr>
          <w:p w14:paraId="15AA94DA" w14:textId="1BC8805B" w:rsidR="00BB03D5" w:rsidRPr="00773417" w:rsidRDefault="00BB03D5" w:rsidP="00BB03D5">
            <w:pPr>
              <w:rPr>
                <w:color w:val="000000"/>
                <w:sz w:val="16"/>
                <w:szCs w:val="16"/>
              </w:rPr>
            </w:pPr>
            <w:r>
              <w:rPr>
                <w:color w:val="000000"/>
                <w:sz w:val="16"/>
                <w:szCs w:val="16"/>
              </w:rPr>
              <w:t>01</w:t>
            </w:r>
          </w:p>
        </w:tc>
        <w:tc>
          <w:tcPr>
            <w:tcW w:w="1452" w:type="dxa"/>
            <w:tcBorders>
              <w:top w:val="single" w:sz="4" w:space="0" w:color="auto"/>
              <w:left w:val="nil"/>
              <w:bottom w:val="single" w:sz="4" w:space="0" w:color="auto"/>
              <w:right w:val="single" w:sz="4" w:space="0" w:color="auto"/>
            </w:tcBorders>
            <w:shd w:val="clear" w:color="auto" w:fill="auto"/>
            <w:vAlign w:val="bottom"/>
          </w:tcPr>
          <w:p w14:paraId="4C1D1C87" w14:textId="6EA21492" w:rsidR="00BB03D5" w:rsidRPr="00773417" w:rsidRDefault="00BB03D5" w:rsidP="00BB03D5">
            <w:pPr>
              <w:rPr>
                <w:color w:val="000000"/>
                <w:sz w:val="16"/>
                <w:szCs w:val="16"/>
              </w:rPr>
            </w:pPr>
            <w:r>
              <w:rPr>
                <w:color w:val="000000"/>
                <w:sz w:val="16"/>
                <w:szCs w:val="16"/>
              </w:rPr>
              <w:t>MPatID</w:t>
            </w:r>
          </w:p>
        </w:tc>
        <w:tc>
          <w:tcPr>
            <w:tcW w:w="768" w:type="dxa"/>
            <w:tcBorders>
              <w:top w:val="single" w:sz="4" w:space="0" w:color="auto"/>
              <w:left w:val="nil"/>
              <w:bottom w:val="single" w:sz="4" w:space="0" w:color="auto"/>
              <w:right w:val="single" w:sz="4" w:space="0" w:color="auto"/>
            </w:tcBorders>
            <w:shd w:val="clear" w:color="auto" w:fill="auto"/>
            <w:vAlign w:val="bottom"/>
          </w:tcPr>
          <w:p w14:paraId="13DC3CC4" w14:textId="5AFC0924"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0313D6E4" w14:textId="5F82E9C6"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2B279856"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290BD4DE"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45F206EA" w14:textId="6E8F866C"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710016AC" w14:textId="11511496"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2B72B242"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6A2D457F"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65D009D4" w14:textId="77777777" w:rsidR="00BB03D5" w:rsidRPr="00773417" w:rsidRDefault="00BB03D5" w:rsidP="00BB03D5">
            <w:pPr>
              <w:rPr>
                <w:color w:val="000000"/>
                <w:sz w:val="16"/>
                <w:szCs w:val="16"/>
              </w:rPr>
            </w:pPr>
          </w:p>
        </w:tc>
      </w:tr>
      <w:tr w:rsidR="00BB03D5" w:rsidRPr="00773417" w14:paraId="09BC2BBE"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6A5B1B24" w14:textId="1FEA0E29" w:rsidR="00BB03D5" w:rsidRDefault="00BB03D5" w:rsidP="00BB03D5">
            <w:pPr>
              <w:jc w:val="both"/>
              <w:rPr>
                <w:color w:val="000000"/>
                <w:sz w:val="16"/>
                <w:szCs w:val="16"/>
              </w:rPr>
            </w:pPr>
            <w:r>
              <w:rPr>
                <w:color w:val="000000"/>
                <w:sz w:val="16"/>
                <w:szCs w:val="16"/>
              </w:rPr>
              <w:t>r01</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442D1F60" w14:textId="22086B01" w:rsidR="00BB03D5" w:rsidRPr="00773417" w:rsidRDefault="00BB03D5" w:rsidP="00BB03D5">
            <w:pPr>
              <w:rPr>
                <w:color w:val="000000"/>
                <w:sz w:val="16"/>
                <w:szCs w:val="16"/>
              </w:rPr>
            </w:pPr>
            <w:r>
              <w:rPr>
                <w:color w:val="000000"/>
                <w:sz w:val="16"/>
                <w:szCs w:val="16"/>
              </w:rPr>
              <w:t>DEL</w:t>
            </w:r>
          </w:p>
        </w:tc>
        <w:tc>
          <w:tcPr>
            <w:tcW w:w="590" w:type="dxa"/>
            <w:tcBorders>
              <w:top w:val="single" w:sz="4" w:space="0" w:color="auto"/>
              <w:left w:val="nil"/>
              <w:bottom w:val="single" w:sz="4" w:space="0" w:color="auto"/>
              <w:right w:val="single" w:sz="4" w:space="0" w:color="auto"/>
            </w:tcBorders>
            <w:shd w:val="clear" w:color="auto" w:fill="auto"/>
            <w:vAlign w:val="bottom"/>
          </w:tcPr>
          <w:p w14:paraId="121983EA" w14:textId="38064208" w:rsidR="00BB03D5" w:rsidRPr="00773417" w:rsidRDefault="00BB03D5" w:rsidP="00BB03D5">
            <w:pPr>
              <w:rPr>
                <w:color w:val="000000"/>
                <w:sz w:val="16"/>
                <w:szCs w:val="16"/>
              </w:rPr>
            </w:pPr>
            <w:r>
              <w:rPr>
                <w:color w:val="000000"/>
                <w:sz w:val="16"/>
                <w:szCs w:val="16"/>
              </w:rPr>
              <w:t>02</w:t>
            </w:r>
          </w:p>
        </w:tc>
        <w:tc>
          <w:tcPr>
            <w:tcW w:w="1452" w:type="dxa"/>
            <w:tcBorders>
              <w:top w:val="single" w:sz="4" w:space="0" w:color="auto"/>
              <w:left w:val="nil"/>
              <w:bottom w:val="single" w:sz="4" w:space="0" w:color="auto"/>
              <w:right w:val="single" w:sz="4" w:space="0" w:color="auto"/>
            </w:tcBorders>
            <w:shd w:val="clear" w:color="auto" w:fill="auto"/>
            <w:vAlign w:val="bottom"/>
          </w:tcPr>
          <w:p w14:paraId="77E659E8" w14:textId="125EEB47" w:rsidR="00BB03D5" w:rsidRPr="00773417" w:rsidRDefault="00BB03D5" w:rsidP="00BB03D5">
            <w:pPr>
              <w:rPr>
                <w:color w:val="000000"/>
                <w:sz w:val="16"/>
                <w:szCs w:val="16"/>
              </w:rPr>
            </w:pPr>
            <w:r>
              <w:rPr>
                <w:color w:val="000000"/>
                <w:sz w:val="16"/>
                <w:szCs w:val="16"/>
              </w:rPr>
              <w:t>EncounterID</w:t>
            </w:r>
          </w:p>
        </w:tc>
        <w:tc>
          <w:tcPr>
            <w:tcW w:w="768" w:type="dxa"/>
            <w:tcBorders>
              <w:top w:val="single" w:sz="4" w:space="0" w:color="auto"/>
              <w:left w:val="nil"/>
              <w:bottom w:val="single" w:sz="4" w:space="0" w:color="auto"/>
              <w:right w:val="single" w:sz="4" w:space="0" w:color="auto"/>
            </w:tcBorders>
            <w:shd w:val="clear" w:color="auto" w:fill="auto"/>
            <w:vAlign w:val="bottom"/>
          </w:tcPr>
          <w:p w14:paraId="5B14186F" w14:textId="11F79DB2"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2CFA3D9B" w14:textId="6369738E"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171A30A3"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62C8A212"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45FE89F8" w14:textId="4D2C52AA"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50FFCB7B" w14:textId="66CF4399"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002E061A"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00ACD3D0"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0146872B" w14:textId="77777777" w:rsidR="00BB03D5" w:rsidRPr="00773417" w:rsidRDefault="00BB03D5" w:rsidP="00BB03D5">
            <w:pPr>
              <w:rPr>
                <w:color w:val="000000"/>
                <w:sz w:val="16"/>
                <w:szCs w:val="16"/>
              </w:rPr>
            </w:pPr>
          </w:p>
        </w:tc>
      </w:tr>
      <w:tr w:rsidR="00BB03D5" w:rsidRPr="00773417" w14:paraId="10BDAF21" w14:textId="77777777" w:rsidTr="002823C0">
        <w:trPr>
          <w:cantSplit/>
        </w:trPr>
        <w:tc>
          <w:tcPr>
            <w:tcW w:w="780" w:type="dxa"/>
            <w:tcBorders>
              <w:top w:val="single" w:sz="4" w:space="0" w:color="auto"/>
              <w:left w:val="single" w:sz="4" w:space="0" w:color="auto"/>
              <w:bottom w:val="single" w:sz="4" w:space="0" w:color="auto"/>
              <w:right w:val="single" w:sz="4" w:space="0" w:color="auto"/>
            </w:tcBorders>
          </w:tcPr>
          <w:p w14:paraId="1DB984F7" w14:textId="18FE9154" w:rsidR="00BB03D5" w:rsidRDefault="00BB03D5" w:rsidP="00BB03D5">
            <w:pPr>
              <w:jc w:val="both"/>
              <w:rPr>
                <w:color w:val="000000"/>
                <w:sz w:val="16"/>
                <w:szCs w:val="16"/>
              </w:rPr>
            </w:pPr>
            <w:r>
              <w:rPr>
                <w:color w:val="000000"/>
                <w:sz w:val="16"/>
                <w:szCs w:val="16"/>
              </w:rPr>
              <w:t>r02</w:t>
            </w:r>
          </w:p>
        </w:tc>
        <w:tc>
          <w:tcPr>
            <w:tcW w:w="604" w:type="dxa"/>
            <w:tcBorders>
              <w:top w:val="single" w:sz="4" w:space="0" w:color="auto"/>
              <w:left w:val="single" w:sz="4" w:space="0" w:color="auto"/>
              <w:bottom w:val="single" w:sz="4" w:space="0" w:color="auto"/>
              <w:right w:val="single" w:sz="4" w:space="0" w:color="auto"/>
            </w:tcBorders>
            <w:shd w:val="clear" w:color="auto" w:fill="auto"/>
            <w:vAlign w:val="bottom"/>
          </w:tcPr>
          <w:p w14:paraId="712EAA74" w14:textId="0552DD67" w:rsidR="00BB03D5" w:rsidRPr="00773417" w:rsidRDefault="00BB03D5" w:rsidP="00BB03D5">
            <w:pPr>
              <w:rPr>
                <w:color w:val="000000"/>
                <w:sz w:val="16"/>
                <w:szCs w:val="16"/>
              </w:rPr>
            </w:pPr>
            <w:r>
              <w:rPr>
                <w:color w:val="000000"/>
                <w:sz w:val="16"/>
                <w:szCs w:val="16"/>
              </w:rPr>
              <w:t>INF</w:t>
            </w:r>
          </w:p>
        </w:tc>
        <w:tc>
          <w:tcPr>
            <w:tcW w:w="590" w:type="dxa"/>
            <w:tcBorders>
              <w:top w:val="single" w:sz="4" w:space="0" w:color="auto"/>
              <w:left w:val="nil"/>
              <w:bottom w:val="single" w:sz="4" w:space="0" w:color="auto"/>
              <w:right w:val="single" w:sz="4" w:space="0" w:color="auto"/>
            </w:tcBorders>
            <w:shd w:val="clear" w:color="auto" w:fill="auto"/>
            <w:vAlign w:val="bottom"/>
          </w:tcPr>
          <w:p w14:paraId="264E2339" w14:textId="5D619C3F" w:rsidR="00BB03D5" w:rsidRPr="00773417" w:rsidRDefault="00BB03D5" w:rsidP="00BB03D5">
            <w:pPr>
              <w:rPr>
                <w:color w:val="000000"/>
                <w:sz w:val="16"/>
                <w:szCs w:val="16"/>
              </w:rPr>
            </w:pPr>
            <w:r>
              <w:rPr>
                <w:color w:val="000000"/>
                <w:sz w:val="16"/>
                <w:szCs w:val="16"/>
              </w:rPr>
              <w:t>02</w:t>
            </w:r>
          </w:p>
        </w:tc>
        <w:tc>
          <w:tcPr>
            <w:tcW w:w="1452" w:type="dxa"/>
            <w:tcBorders>
              <w:top w:val="single" w:sz="4" w:space="0" w:color="auto"/>
              <w:left w:val="nil"/>
              <w:bottom w:val="single" w:sz="4" w:space="0" w:color="auto"/>
              <w:right w:val="single" w:sz="4" w:space="0" w:color="auto"/>
            </w:tcBorders>
            <w:shd w:val="clear" w:color="auto" w:fill="auto"/>
            <w:vAlign w:val="bottom"/>
          </w:tcPr>
          <w:p w14:paraId="1EA9F795" w14:textId="69AD2518" w:rsidR="00BB03D5" w:rsidRPr="00773417" w:rsidRDefault="00BB03D5" w:rsidP="00BB03D5">
            <w:pPr>
              <w:rPr>
                <w:color w:val="000000"/>
                <w:sz w:val="16"/>
                <w:szCs w:val="16"/>
              </w:rPr>
            </w:pPr>
            <w:r>
              <w:rPr>
                <w:color w:val="000000"/>
                <w:sz w:val="16"/>
                <w:szCs w:val="16"/>
              </w:rPr>
              <w:t>CPatID</w:t>
            </w:r>
          </w:p>
        </w:tc>
        <w:tc>
          <w:tcPr>
            <w:tcW w:w="768" w:type="dxa"/>
            <w:tcBorders>
              <w:top w:val="single" w:sz="4" w:space="0" w:color="auto"/>
              <w:left w:val="nil"/>
              <w:bottom w:val="single" w:sz="4" w:space="0" w:color="auto"/>
              <w:right w:val="single" w:sz="4" w:space="0" w:color="auto"/>
            </w:tcBorders>
            <w:shd w:val="clear" w:color="auto" w:fill="auto"/>
            <w:vAlign w:val="bottom"/>
          </w:tcPr>
          <w:p w14:paraId="798BD99B" w14:textId="3274EBBA" w:rsidR="00BB03D5" w:rsidRPr="00773417" w:rsidRDefault="00BB03D5" w:rsidP="00BB03D5">
            <w:pPr>
              <w:rPr>
                <w:color w:val="000000"/>
                <w:sz w:val="16"/>
                <w:szCs w:val="16"/>
              </w:rPr>
            </w:pPr>
            <w:r>
              <w:rPr>
                <w:color w:val="000000"/>
                <w:sz w:val="16"/>
                <w:szCs w:val="16"/>
              </w:rPr>
              <w:t>N</w:t>
            </w:r>
          </w:p>
        </w:tc>
        <w:tc>
          <w:tcPr>
            <w:tcW w:w="936" w:type="dxa"/>
            <w:tcBorders>
              <w:top w:val="single" w:sz="4" w:space="0" w:color="auto"/>
              <w:left w:val="nil"/>
              <w:bottom w:val="single" w:sz="4" w:space="0" w:color="auto"/>
              <w:right w:val="single" w:sz="4" w:space="0" w:color="auto"/>
            </w:tcBorders>
            <w:shd w:val="clear" w:color="auto" w:fill="auto"/>
            <w:vAlign w:val="bottom"/>
          </w:tcPr>
          <w:p w14:paraId="0527FE48" w14:textId="4A840886" w:rsidR="00BB03D5" w:rsidRPr="00773417" w:rsidRDefault="00BB03D5" w:rsidP="00BB03D5">
            <w:pPr>
              <w:jc w:val="right"/>
              <w:rPr>
                <w:color w:val="000000"/>
                <w:sz w:val="16"/>
                <w:szCs w:val="16"/>
              </w:rPr>
            </w:pPr>
            <w:r>
              <w:rPr>
                <w:color w:val="000000"/>
                <w:sz w:val="16"/>
                <w:szCs w:val="16"/>
              </w:rPr>
              <w:t>0</w:t>
            </w:r>
          </w:p>
        </w:tc>
        <w:tc>
          <w:tcPr>
            <w:tcW w:w="773" w:type="dxa"/>
            <w:tcBorders>
              <w:top w:val="single" w:sz="4" w:space="0" w:color="auto"/>
              <w:left w:val="nil"/>
              <w:bottom w:val="single" w:sz="4" w:space="0" w:color="auto"/>
              <w:right w:val="single" w:sz="4" w:space="0" w:color="auto"/>
            </w:tcBorders>
          </w:tcPr>
          <w:p w14:paraId="6A52C414" w14:textId="77777777" w:rsidR="00BB03D5" w:rsidRPr="00773417" w:rsidRDefault="00BB03D5" w:rsidP="00BB03D5">
            <w:pPr>
              <w:rPr>
                <w:color w:val="000000"/>
                <w:sz w:val="16"/>
                <w:szCs w:val="16"/>
              </w:rPr>
            </w:pPr>
          </w:p>
        </w:tc>
        <w:tc>
          <w:tcPr>
            <w:tcW w:w="487" w:type="dxa"/>
            <w:tcBorders>
              <w:top w:val="single" w:sz="4" w:space="0" w:color="auto"/>
              <w:left w:val="single" w:sz="4" w:space="0" w:color="auto"/>
              <w:bottom w:val="single" w:sz="4" w:space="0" w:color="auto"/>
              <w:right w:val="single" w:sz="4" w:space="0" w:color="auto"/>
            </w:tcBorders>
            <w:shd w:val="clear" w:color="auto" w:fill="auto"/>
            <w:vAlign w:val="bottom"/>
          </w:tcPr>
          <w:p w14:paraId="04392EC0" w14:textId="77777777" w:rsidR="00BB03D5" w:rsidRPr="00773417" w:rsidRDefault="00BB03D5" w:rsidP="00BB03D5">
            <w:pPr>
              <w:rPr>
                <w:color w:val="000000"/>
                <w:sz w:val="16"/>
                <w:szCs w:val="16"/>
              </w:rPr>
            </w:pPr>
          </w:p>
        </w:tc>
        <w:tc>
          <w:tcPr>
            <w:tcW w:w="630" w:type="dxa"/>
            <w:tcBorders>
              <w:top w:val="single" w:sz="4" w:space="0" w:color="auto"/>
              <w:left w:val="nil"/>
              <w:bottom w:val="single" w:sz="4" w:space="0" w:color="auto"/>
              <w:right w:val="single" w:sz="4" w:space="0" w:color="auto"/>
            </w:tcBorders>
            <w:shd w:val="clear" w:color="auto" w:fill="auto"/>
            <w:vAlign w:val="bottom"/>
          </w:tcPr>
          <w:p w14:paraId="20C33C6A" w14:textId="386C2132" w:rsidR="00BB03D5" w:rsidRPr="00773417" w:rsidRDefault="00BB03D5" w:rsidP="00BB03D5">
            <w:pPr>
              <w:rPr>
                <w:color w:val="000000"/>
                <w:sz w:val="16"/>
                <w:szCs w:val="16"/>
              </w:rPr>
            </w:pPr>
            <w:r>
              <w:rPr>
                <w:color w:val="000000"/>
                <w:sz w:val="16"/>
                <w:szCs w:val="16"/>
              </w:rPr>
              <w:t>X</w:t>
            </w:r>
          </w:p>
        </w:tc>
        <w:tc>
          <w:tcPr>
            <w:tcW w:w="810" w:type="dxa"/>
            <w:tcBorders>
              <w:top w:val="single" w:sz="4" w:space="0" w:color="auto"/>
              <w:left w:val="nil"/>
              <w:bottom w:val="single" w:sz="4" w:space="0" w:color="auto"/>
              <w:right w:val="single" w:sz="4" w:space="0" w:color="auto"/>
            </w:tcBorders>
            <w:shd w:val="clear" w:color="auto" w:fill="auto"/>
            <w:vAlign w:val="bottom"/>
          </w:tcPr>
          <w:p w14:paraId="7CF17EFA" w14:textId="6C8C59E2" w:rsidR="00BB03D5" w:rsidRPr="00773417" w:rsidRDefault="00BB03D5" w:rsidP="00BB03D5">
            <w:pPr>
              <w:rPr>
                <w:color w:val="000000"/>
                <w:sz w:val="16"/>
                <w:szCs w:val="16"/>
              </w:rPr>
            </w:pPr>
            <w:r>
              <w:rPr>
                <w:color w:val="000000"/>
                <w:sz w:val="16"/>
                <w:szCs w:val="16"/>
              </w:rPr>
              <w:t>NONE</w:t>
            </w:r>
          </w:p>
        </w:tc>
        <w:tc>
          <w:tcPr>
            <w:tcW w:w="990" w:type="dxa"/>
            <w:tcBorders>
              <w:top w:val="single" w:sz="4" w:space="0" w:color="auto"/>
              <w:left w:val="nil"/>
              <w:bottom w:val="single" w:sz="4" w:space="0" w:color="auto"/>
              <w:right w:val="single" w:sz="4" w:space="0" w:color="auto"/>
            </w:tcBorders>
            <w:shd w:val="clear" w:color="auto" w:fill="auto"/>
            <w:vAlign w:val="bottom"/>
          </w:tcPr>
          <w:p w14:paraId="57A1402B" w14:textId="77777777" w:rsidR="00BB03D5" w:rsidRPr="00773417" w:rsidRDefault="00BB03D5" w:rsidP="00BB03D5">
            <w:pPr>
              <w:rPr>
                <w:color w:val="000000"/>
                <w:sz w:val="16"/>
                <w:szCs w:val="16"/>
              </w:rPr>
            </w:pPr>
          </w:p>
        </w:tc>
        <w:tc>
          <w:tcPr>
            <w:tcW w:w="1890" w:type="dxa"/>
            <w:tcBorders>
              <w:top w:val="single" w:sz="4" w:space="0" w:color="auto"/>
              <w:left w:val="nil"/>
              <w:bottom w:val="single" w:sz="4" w:space="0" w:color="auto"/>
              <w:right w:val="single" w:sz="4" w:space="0" w:color="auto"/>
            </w:tcBorders>
            <w:shd w:val="clear" w:color="auto" w:fill="auto"/>
            <w:vAlign w:val="bottom"/>
          </w:tcPr>
          <w:p w14:paraId="60279B7E" w14:textId="77777777" w:rsidR="00BB03D5" w:rsidRPr="00773417" w:rsidRDefault="00BB03D5" w:rsidP="00BB03D5">
            <w:pPr>
              <w:rPr>
                <w:color w:val="000000"/>
                <w:sz w:val="16"/>
                <w:szCs w:val="16"/>
              </w:rPr>
            </w:pPr>
          </w:p>
        </w:tc>
        <w:tc>
          <w:tcPr>
            <w:tcW w:w="2880" w:type="dxa"/>
            <w:tcBorders>
              <w:top w:val="single" w:sz="4" w:space="0" w:color="auto"/>
              <w:left w:val="nil"/>
              <w:bottom w:val="single" w:sz="4" w:space="0" w:color="auto"/>
              <w:right w:val="single" w:sz="4" w:space="0" w:color="auto"/>
            </w:tcBorders>
            <w:shd w:val="clear" w:color="auto" w:fill="auto"/>
            <w:vAlign w:val="bottom"/>
          </w:tcPr>
          <w:p w14:paraId="6A8523DC" w14:textId="77777777" w:rsidR="00BB03D5" w:rsidRPr="00773417" w:rsidRDefault="00BB03D5" w:rsidP="00BB03D5">
            <w:pPr>
              <w:rPr>
                <w:color w:val="000000"/>
                <w:sz w:val="16"/>
                <w:szCs w:val="16"/>
              </w:rPr>
            </w:pPr>
          </w:p>
        </w:tc>
      </w:tr>
    </w:tbl>
    <w:p w14:paraId="55D72356" w14:textId="1A454316" w:rsidR="00A720FF" w:rsidRDefault="00A720FF" w:rsidP="00A720FF"/>
    <w:p w14:paraId="6E2B5651" w14:textId="33EB275B" w:rsidR="008C29D9" w:rsidRDefault="008C29D9" w:rsidP="008C29D9">
      <w:pPr>
        <w:pStyle w:val="TOCHeading"/>
      </w:pPr>
      <w:r>
        <w:t>Appendix B, Additional Output Datasets</w:t>
      </w:r>
    </w:p>
    <w:p w14:paraId="42615369" w14:textId="5E91B684" w:rsidR="008C29D9" w:rsidRPr="00773417" w:rsidRDefault="008C29D9" w:rsidP="008C29D9">
      <w:pPr>
        <w:keepNext/>
      </w:pPr>
      <w:r w:rsidRPr="00773417">
        <w:t xml:space="preserve">These files will be created with every execution of the </w:t>
      </w:r>
      <w:r w:rsidR="001A10DF" w:rsidRPr="00773417">
        <w:t>package,</w:t>
      </w:r>
      <w:r w:rsidRPr="00773417">
        <w:t xml:space="preserve"> but their placement will be dependent on abort status</w:t>
      </w:r>
      <w:r w:rsidR="001A10DF">
        <w:t>.</w:t>
      </w:r>
      <w:r w:rsidRPr="00773417">
        <w:t xml:space="preserve"> If the process aborts, this output will be saved to the </w:t>
      </w:r>
      <w:r w:rsidRPr="001A10DF">
        <w:rPr>
          <w:b/>
          <w:bCs/>
        </w:rPr>
        <w:t>dplocal</w:t>
      </w:r>
      <w:r w:rsidRPr="00773417">
        <w:t xml:space="preserve"> folder and if it does not, it will be saved to the </w:t>
      </w:r>
      <w:r w:rsidRPr="001A10DF">
        <w:rPr>
          <w:b/>
          <w:bCs/>
        </w:rPr>
        <w:t>msoc</w:t>
      </w:r>
      <w:r w:rsidRPr="00773417">
        <w:t xml:space="preserve"> folder and provided to the SOC.</w:t>
      </w:r>
    </w:p>
    <w:p w14:paraId="2AC9CDFE" w14:textId="293DD90E" w:rsidR="008C29D9" w:rsidRPr="00773417" w:rsidRDefault="008C29D9" w:rsidP="008C29D9">
      <w:pPr>
        <w:keepNext/>
        <w:rPr>
          <w:b/>
        </w:rPr>
      </w:pPr>
      <w:r w:rsidRPr="00773417">
        <w:t xml:space="preserve">Filename: </w:t>
      </w:r>
      <w:r w:rsidRPr="00773417">
        <w:rPr>
          <w:b/>
        </w:rPr>
        <w:t>mil_l1_cont</w:t>
      </w:r>
    </w:p>
    <w:tbl>
      <w:tblPr>
        <w:tblStyle w:val="TableGrid"/>
        <w:tblW w:w="5242" w:type="pct"/>
        <w:tblLayout w:type="fixed"/>
        <w:tblLook w:val="04A0" w:firstRow="1" w:lastRow="0" w:firstColumn="1" w:lastColumn="0" w:noHBand="0" w:noVBand="1"/>
      </w:tblPr>
      <w:tblGrid>
        <w:gridCol w:w="1433"/>
        <w:gridCol w:w="2096"/>
        <w:gridCol w:w="1086"/>
        <w:gridCol w:w="1260"/>
        <w:gridCol w:w="1388"/>
        <w:gridCol w:w="1149"/>
        <w:gridCol w:w="2447"/>
        <w:gridCol w:w="1800"/>
        <w:gridCol w:w="918"/>
      </w:tblGrid>
      <w:tr w:rsidR="008C29D9" w:rsidRPr="00773417" w14:paraId="66ED356F" w14:textId="77777777" w:rsidTr="000B5956">
        <w:trPr>
          <w:cantSplit/>
          <w:tblHeader/>
        </w:trPr>
        <w:tc>
          <w:tcPr>
            <w:tcW w:w="528" w:type="pct"/>
            <w:noWrap/>
            <w:hideMark/>
          </w:tcPr>
          <w:p w14:paraId="3A269FE5" w14:textId="77777777" w:rsidR="008C29D9" w:rsidRPr="00773417" w:rsidRDefault="008C29D9" w:rsidP="000B5956">
            <w:pPr>
              <w:keepNext/>
              <w:jc w:val="center"/>
              <w:rPr>
                <w:b/>
                <w:bCs/>
                <w:sz w:val="18"/>
                <w:szCs w:val="18"/>
              </w:rPr>
            </w:pPr>
            <w:r w:rsidRPr="00773417">
              <w:rPr>
                <w:b/>
                <w:bCs/>
                <w:sz w:val="18"/>
                <w:szCs w:val="18"/>
              </w:rPr>
              <w:t>VARIABLE</w:t>
            </w:r>
          </w:p>
        </w:tc>
        <w:tc>
          <w:tcPr>
            <w:tcW w:w="772" w:type="pct"/>
            <w:noWrap/>
            <w:hideMark/>
          </w:tcPr>
          <w:p w14:paraId="76D0EA48" w14:textId="77777777" w:rsidR="008C29D9" w:rsidRPr="00773417" w:rsidRDefault="008C29D9" w:rsidP="000B5956">
            <w:pPr>
              <w:keepNext/>
              <w:jc w:val="center"/>
              <w:rPr>
                <w:b/>
                <w:bCs/>
                <w:sz w:val="18"/>
                <w:szCs w:val="18"/>
              </w:rPr>
            </w:pPr>
            <w:r w:rsidRPr="00773417">
              <w:rPr>
                <w:b/>
                <w:bCs/>
                <w:sz w:val="18"/>
                <w:szCs w:val="18"/>
              </w:rPr>
              <w:t>DESCRIPTION</w:t>
            </w:r>
          </w:p>
        </w:tc>
        <w:tc>
          <w:tcPr>
            <w:tcW w:w="400" w:type="pct"/>
            <w:noWrap/>
            <w:hideMark/>
          </w:tcPr>
          <w:p w14:paraId="47B8C10B" w14:textId="77777777" w:rsidR="008C29D9" w:rsidRPr="00773417" w:rsidRDefault="008C29D9" w:rsidP="000B5956">
            <w:pPr>
              <w:keepNext/>
              <w:jc w:val="center"/>
              <w:rPr>
                <w:b/>
                <w:bCs/>
                <w:sz w:val="18"/>
                <w:szCs w:val="18"/>
              </w:rPr>
            </w:pPr>
            <w:r w:rsidRPr="00773417">
              <w:rPr>
                <w:b/>
                <w:bCs/>
                <w:sz w:val="18"/>
                <w:szCs w:val="18"/>
              </w:rPr>
              <w:t>LENGTH</w:t>
            </w:r>
          </w:p>
        </w:tc>
        <w:tc>
          <w:tcPr>
            <w:tcW w:w="464" w:type="pct"/>
            <w:noWrap/>
            <w:hideMark/>
          </w:tcPr>
          <w:p w14:paraId="15D2AAA0" w14:textId="77777777" w:rsidR="008C29D9" w:rsidRPr="00773417" w:rsidRDefault="008C29D9" w:rsidP="000B5956">
            <w:pPr>
              <w:keepNext/>
              <w:jc w:val="center"/>
              <w:rPr>
                <w:b/>
                <w:bCs/>
                <w:sz w:val="18"/>
                <w:szCs w:val="18"/>
              </w:rPr>
            </w:pPr>
            <w:r w:rsidRPr="00773417">
              <w:rPr>
                <w:b/>
                <w:bCs/>
                <w:sz w:val="18"/>
                <w:szCs w:val="18"/>
              </w:rPr>
              <w:t>TYPE</w:t>
            </w:r>
          </w:p>
        </w:tc>
        <w:tc>
          <w:tcPr>
            <w:tcW w:w="511" w:type="pct"/>
            <w:noWrap/>
            <w:hideMark/>
          </w:tcPr>
          <w:p w14:paraId="4DE8779E" w14:textId="77777777" w:rsidR="008C29D9" w:rsidRPr="00773417" w:rsidRDefault="008C29D9" w:rsidP="000B5956">
            <w:pPr>
              <w:keepNext/>
              <w:jc w:val="center"/>
              <w:rPr>
                <w:b/>
                <w:bCs/>
                <w:sz w:val="18"/>
                <w:szCs w:val="18"/>
              </w:rPr>
            </w:pPr>
            <w:r w:rsidRPr="00773417">
              <w:rPr>
                <w:b/>
                <w:bCs/>
                <w:sz w:val="18"/>
                <w:szCs w:val="18"/>
              </w:rPr>
              <w:t>FORMAT</w:t>
            </w:r>
          </w:p>
        </w:tc>
        <w:tc>
          <w:tcPr>
            <w:tcW w:w="423" w:type="pct"/>
            <w:noWrap/>
            <w:hideMark/>
          </w:tcPr>
          <w:p w14:paraId="6A41CAC7" w14:textId="77777777" w:rsidR="008C29D9" w:rsidRPr="00773417" w:rsidRDefault="008C29D9" w:rsidP="000B5956">
            <w:pPr>
              <w:keepNext/>
              <w:jc w:val="center"/>
              <w:rPr>
                <w:b/>
                <w:bCs/>
                <w:sz w:val="18"/>
                <w:szCs w:val="18"/>
              </w:rPr>
            </w:pPr>
            <w:r w:rsidRPr="00773417">
              <w:rPr>
                <w:b/>
                <w:bCs/>
                <w:sz w:val="18"/>
                <w:szCs w:val="18"/>
              </w:rPr>
              <w:t>LABEL</w:t>
            </w:r>
          </w:p>
        </w:tc>
        <w:tc>
          <w:tcPr>
            <w:tcW w:w="901" w:type="pct"/>
            <w:noWrap/>
            <w:hideMark/>
          </w:tcPr>
          <w:p w14:paraId="790D2116" w14:textId="77777777" w:rsidR="008C29D9" w:rsidRPr="00773417" w:rsidRDefault="008C29D9" w:rsidP="000B5956">
            <w:pPr>
              <w:keepNext/>
              <w:jc w:val="center"/>
              <w:rPr>
                <w:b/>
                <w:bCs/>
                <w:sz w:val="18"/>
                <w:szCs w:val="18"/>
              </w:rPr>
            </w:pPr>
            <w:r w:rsidRPr="00773417">
              <w:rPr>
                <w:b/>
                <w:bCs/>
                <w:sz w:val="18"/>
                <w:szCs w:val="18"/>
              </w:rPr>
              <w:t>SOURCE</w:t>
            </w:r>
          </w:p>
        </w:tc>
        <w:tc>
          <w:tcPr>
            <w:tcW w:w="663" w:type="pct"/>
            <w:noWrap/>
            <w:hideMark/>
          </w:tcPr>
          <w:p w14:paraId="07BB3F4F" w14:textId="77777777" w:rsidR="008C29D9" w:rsidRPr="00773417" w:rsidRDefault="008C29D9" w:rsidP="000B5956">
            <w:pPr>
              <w:keepNext/>
              <w:jc w:val="center"/>
              <w:rPr>
                <w:b/>
                <w:bCs/>
                <w:sz w:val="18"/>
                <w:szCs w:val="18"/>
              </w:rPr>
            </w:pPr>
            <w:r w:rsidRPr="00773417">
              <w:rPr>
                <w:b/>
                <w:bCs/>
                <w:sz w:val="18"/>
                <w:szCs w:val="18"/>
              </w:rPr>
              <w:t>DERIVATION</w:t>
            </w:r>
          </w:p>
        </w:tc>
        <w:tc>
          <w:tcPr>
            <w:tcW w:w="338" w:type="pct"/>
            <w:noWrap/>
            <w:hideMark/>
          </w:tcPr>
          <w:p w14:paraId="357865FC"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27636337" w14:textId="77777777" w:rsidTr="000B5956">
        <w:trPr>
          <w:cantSplit/>
        </w:trPr>
        <w:tc>
          <w:tcPr>
            <w:tcW w:w="528" w:type="pct"/>
            <w:hideMark/>
          </w:tcPr>
          <w:p w14:paraId="3527C8B4" w14:textId="77777777" w:rsidR="008C29D9" w:rsidRPr="00773417" w:rsidRDefault="008C29D9" w:rsidP="000B5956">
            <w:pPr>
              <w:rPr>
                <w:bCs/>
                <w:sz w:val="18"/>
                <w:szCs w:val="18"/>
              </w:rPr>
            </w:pPr>
            <w:r>
              <w:rPr>
                <w:bCs/>
                <w:sz w:val="18"/>
                <w:szCs w:val="18"/>
              </w:rPr>
              <w:t>DP</w:t>
            </w:r>
          </w:p>
        </w:tc>
        <w:tc>
          <w:tcPr>
            <w:tcW w:w="772" w:type="pct"/>
            <w:hideMark/>
          </w:tcPr>
          <w:p w14:paraId="524B7203" w14:textId="77777777" w:rsidR="008C29D9" w:rsidRPr="00773417" w:rsidRDefault="008C29D9" w:rsidP="000B5956">
            <w:pPr>
              <w:rPr>
                <w:sz w:val="18"/>
                <w:szCs w:val="18"/>
              </w:rPr>
            </w:pPr>
            <w:r w:rsidRPr="00846201">
              <w:rPr>
                <w:sz w:val="18"/>
                <w:szCs w:val="18"/>
              </w:rPr>
              <w:t>3-6 character Data Partner identifier</w:t>
            </w:r>
          </w:p>
        </w:tc>
        <w:tc>
          <w:tcPr>
            <w:tcW w:w="400" w:type="pct"/>
            <w:hideMark/>
          </w:tcPr>
          <w:p w14:paraId="3361C803" w14:textId="77777777" w:rsidR="008C29D9" w:rsidRPr="00773417" w:rsidRDefault="008C29D9" w:rsidP="000B5956">
            <w:pPr>
              <w:rPr>
                <w:sz w:val="18"/>
                <w:szCs w:val="18"/>
              </w:rPr>
            </w:pPr>
            <w:r>
              <w:rPr>
                <w:sz w:val="18"/>
                <w:szCs w:val="18"/>
              </w:rPr>
              <w:t>6</w:t>
            </w:r>
          </w:p>
        </w:tc>
        <w:tc>
          <w:tcPr>
            <w:tcW w:w="464" w:type="pct"/>
            <w:hideMark/>
          </w:tcPr>
          <w:p w14:paraId="4942FCA5" w14:textId="77777777" w:rsidR="008C29D9" w:rsidRPr="00773417" w:rsidRDefault="008C29D9" w:rsidP="000B5956">
            <w:pPr>
              <w:rPr>
                <w:sz w:val="18"/>
                <w:szCs w:val="18"/>
              </w:rPr>
            </w:pPr>
            <w:r w:rsidRPr="00773417">
              <w:rPr>
                <w:sz w:val="18"/>
                <w:szCs w:val="18"/>
              </w:rPr>
              <w:t>Char</w:t>
            </w:r>
          </w:p>
        </w:tc>
        <w:tc>
          <w:tcPr>
            <w:tcW w:w="511" w:type="pct"/>
            <w:hideMark/>
          </w:tcPr>
          <w:p w14:paraId="29E332D0" w14:textId="77777777" w:rsidR="008C29D9" w:rsidRPr="00773417" w:rsidRDefault="008C29D9" w:rsidP="000B5956">
            <w:pPr>
              <w:rPr>
                <w:sz w:val="18"/>
                <w:szCs w:val="18"/>
              </w:rPr>
            </w:pPr>
          </w:p>
        </w:tc>
        <w:tc>
          <w:tcPr>
            <w:tcW w:w="423" w:type="pct"/>
            <w:hideMark/>
          </w:tcPr>
          <w:p w14:paraId="0C212C7C" w14:textId="77777777" w:rsidR="008C29D9" w:rsidRPr="00773417" w:rsidRDefault="008C29D9" w:rsidP="000B5956">
            <w:pPr>
              <w:rPr>
                <w:sz w:val="18"/>
                <w:szCs w:val="18"/>
              </w:rPr>
            </w:pPr>
          </w:p>
        </w:tc>
        <w:tc>
          <w:tcPr>
            <w:tcW w:w="901" w:type="pct"/>
            <w:hideMark/>
          </w:tcPr>
          <w:p w14:paraId="6FB43922"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663" w:type="pct"/>
            <w:hideMark/>
          </w:tcPr>
          <w:p w14:paraId="7000AE02" w14:textId="77777777" w:rsidR="008C29D9" w:rsidRPr="00773417" w:rsidRDefault="008C29D9" w:rsidP="000B5956">
            <w:pPr>
              <w:rPr>
                <w:sz w:val="18"/>
                <w:szCs w:val="18"/>
              </w:rPr>
            </w:pPr>
            <w:r w:rsidRPr="00773417">
              <w:rPr>
                <w:sz w:val="18"/>
                <w:szCs w:val="18"/>
              </w:rPr>
              <w:t>Assigned by the SOC</w:t>
            </w:r>
          </w:p>
        </w:tc>
        <w:tc>
          <w:tcPr>
            <w:tcW w:w="338" w:type="pct"/>
            <w:hideMark/>
          </w:tcPr>
          <w:p w14:paraId="652068DA" w14:textId="77777777" w:rsidR="008C29D9" w:rsidRPr="00773417" w:rsidRDefault="008C29D9" w:rsidP="000B5956">
            <w:pPr>
              <w:jc w:val="right"/>
              <w:rPr>
                <w:sz w:val="18"/>
                <w:szCs w:val="18"/>
              </w:rPr>
            </w:pPr>
            <w:r w:rsidRPr="00773417">
              <w:rPr>
                <w:sz w:val="18"/>
                <w:szCs w:val="18"/>
              </w:rPr>
              <w:t>1</w:t>
            </w:r>
          </w:p>
        </w:tc>
      </w:tr>
      <w:tr w:rsidR="008C29D9" w:rsidRPr="00773417" w14:paraId="46373837" w14:textId="77777777" w:rsidTr="000B5956">
        <w:trPr>
          <w:cantSplit/>
        </w:trPr>
        <w:tc>
          <w:tcPr>
            <w:tcW w:w="528" w:type="pct"/>
          </w:tcPr>
          <w:p w14:paraId="2AE1FDAA" w14:textId="77777777" w:rsidR="008C29D9" w:rsidRDefault="008C29D9" w:rsidP="000B5956">
            <w:pPr>
              <w:rPr>
                <w:bCs/>
                <w:sz w:val="18"/>
                <w:szCs w:val="18"/>
              </w:rPr>
            </w:pPr>
            <w:r w:rsidRPr="00773417">
              <w:rPr>
                <w:bCs/>
                <w:sz w:val="18"/>
                <w:szCs w:val="18"/>
              </w:rPr>
              <w:t>TABID</w:t>
            </w:r>
          </w:p>
        </w:tc>
        <w:tc>
          <w:tcPr>
            <w:tcW w:w="772" w:type="pct"/>
          </w:tcPr>
          <w:p w14:paraId="3ACD1D94" w14:textId="77777777" w:rsidR="008C29D9" w:rsidRPr="00183637" w:rsidRDefault="008C29D9" w:rsidP="000B5956">
            <w:pPr>
              <w:rPr>
                <w:sz w:val="18"/>
                <w:szCs w:val="18"/>
                <w:highlight w:val="yellow"/>
              </w:rPr>
            </w:pPr>
            <w:r w:rsidRPr="00773417">
              <w:rPr>
                <w:sz w:val="18"/>
                <w:szCs w:val="18"/>
              </w:rPr>
              <w:t>3 character abbreviation for source SCDM table</w:t>
            </w:r>
          </w:p>
        </w:tc>
        <w:tc>
          <w:tcPr>
            <w:tcW w:w="400" w:type="pct"/>
          </w:tcPr>
          <w:p w14:paraId="69F480CB" w14:textId="77777777" w:rsidR="008C29D9" w:rsidRDefault="008C29D9" w:rsidP="000B5956">
            <w:pPr>
              <w:rPr>
                <w:sz w:val="18"/>
                <w:szCs w:val="18"/>
              </w:rPr>
            </w:pPr>
            <w:r w:rsidRPr="00773417">
              <w:rPr>
                <w:sz w:val="18"/>
                <w:szCs w:val="18"/>
              </w:rPr>
              <w:t>3</w:t>
            </w:r>
          </w:p>
        </w:tc>
        <w:tc>
          <w:tcPr>
            <w:tcW w:w="464" w:type="pct"/>
          </w:tcPr>
          <w:p w14:paraId="63FDD744" w14:textId="77777777" w:rsidR="008C29D9" w:rsidRPr="00773417" w:rsidRDefault="008C29D9" w:rsidP="000B5956">
            <w:pPr>
              <w:rPr>
                <w:sz w:val="18"/>
                <w:szCs w:val="18"/>
              </w:rPr>
            </w:pPr>
            <w:r w:rsidRPr="00773417">
              <w:rPr>
                <w:sz w:val="18"/>
                <w:szCs w:val="18"/>
              </w:rPr>
              <w:t>Char</w:t>
            </w:r>
          </w:p>
        </w:tc>
        <w:tc>
          <w:tcPr>
            <w:tcW w:w="511" w:type="pct"/>
          </w:tcPr>
          <w:p w14:paraId="1C383EA5" w14:textId="77777777" w:rsidR="008C29D9" w:rsidRPr="00773417" w:rsidRDefault="008C29D9" w:rsidP="000B5956">
            <w:pPr>
              <w:rPr>
                <w:sz w:val="18"/>
                <w:szCs w:val="18"/>
              </w:rPr>
            </w:pPr>
          </w:p>
        </w:tc>
        <w:tc>
          <w:tcPr>
            <w:tcW w:w="423" w:type="pct"/>
          </w:tcPr>
          <w:p w14:paraId="34C80BD8" w14:textId="77777777" w:rsidR="008C29D9" w:rsidRPr="00773417" w:rsidRDefault="008C29D9" w:rsidP="000B5956">
            <w:pPr>
              <w:rPr>
                <w:sz w:val="18"/>
                <w:szCs w:val="18"/>
              </w:rPr>
            </w:pPr>
          </w:p>
        </w:tc>
        <w:tc>
          <w:tcPr>
            <w:tcW w:w="901" w:type="pct"/>
          </w:tcPr>
          <w:p w14:paraId="797B3761" w14:textId="77777777" w:rsidR="008C29D9" w:rsidRPr="00773417" w:rsidRDefault="008C29D9" w:rsidP="000B5956">
            <w:pPr>
              <w:rPr>
                <w:sz w:val="18"/>
                <w:szCs w:val="18"/>
              </w:rPr>
            </w:pPr>
            <w:r w:rsidRPr="00773417">
              <w:rPr>
                <w:sz w:val="18"/>
                <w:szCs w:val="18"/>
              </w:rPr>
              <w:t>inputfiles.control_flow.module</w:t>
            </w:r>
          </w:p>
        </w:tc>
        <w:tc>
          <w:tcPr>
            <w:tcW w:w="663" w:type="pct"/>
          </w:tcPr>
          <w:p w14:paraId="0708833F" w14:textId="77777777" w:rsidR="008C29D9" w:rsidRPr="00773417" w:rsidRDefault="008C29D9" w:rsidP="000B5956">
            <w:pPr>
              <w:rPr>
                <w:sz w:val="18"/>
                <w:szCs w:val="18"/>
              </w:rPr>
            </w:pPr>
            <w:r w:rsidRPr="00773417">
              <w:rPr>
                <w:sz w:val="18"/>
                <w:szCs w:val="18"/>
              </w:rPr>
              <w:t>Where execute_flag=Y and cc_table NE X</w:t>
            </w:r>
          </w:p>
        </w:tc>
        <w:tc>
          <w:tcPr>
            <w:tcW w:w="338" w:type="pct"/>
          </w:tcPr>
          <w:p w14:paraId="6C9FB6DD" w14:textId="77777777" w:rsidR="008C29D9" w:rsidRPr="00773417" w:rsidRDefault="008C29D9" w:rsidP="000B5956">
            <w:pPr>
              <w:jc w:val="right"/>
              <w:rPr>
                <w:sz w:val="18"/>
                <w:szCs w:val="18"/>
              </w:rPr>
            </w:pPr>
            <w:r w:rsidRPr="00773417">
              <w:rPr>
                <w:sz w:val="18"/>
                <w:szCs w:val="18"/>
              </w:rPr>
              <w:t>43</w:t>
            </w:r>
          </w:p>
        </w:tc>
      </w:tr>
      <w:tr w:rsidR="008C29D9" w:rsidRPr="00773417" w14:paraId="6A3688B4" w14:textId="77777777" w:rsidTr="000B5956">
        <w:trPr>
          <w:cantSplit/>
        </w:trPr>
        <w:tc>
          <w:tcPr>
            <w:tcW w:w="528" w:type="pct"/>
            <w:hideMark/>
          </w:tcPr>
          <w:p w14:paraId="4F74809A" w14:textId="77777777" w:rsidR="008C29D9" w:rsidRPr="00773417" w:rsidRDefault="008C29D9" w:rsidP="000B5956">
            <w:pPr>
              <w:rPr>
                <w:bCs/>
                <w:sz w:val="18"/>
                <w:szCs w:val="18"/>
              </w:rPr>
            </w:pPr>
            <w:r w:rsidRPr="00773417">
              <w:rPr>
                <w:bCs/>
                <w:sz w:val="18"/>
                <w:szCs w:val="18"/>
              </w:rPr>
              <w:t>LIBNAME</w:t>
            </w:r>
          </w:p>
        </w:tc>
        <w:tc>
          <w:tcPr>
            <w:tcW w:w="772" w:type="pct"/>
            <w:hideMark/>
          </w:tcPr>
          <w:p w14:paraId="43767FFE" w14:textId="77777777" w:rsidR="008C29D9" w:rsidRPr="00773417" w:rsidRDefault="008C29D9" w:rsidP="000B5956">
            <w:pPr>
              <w:rPr>
                <w:sz w:val="18"/>
                <w:szCs w:val="18"/>
              </w:rPr>
            </w:pPr>
            <w:r w:rsidRPr="00773417">
              <w:rPr>
                <w:sz w:val="18"/>
                <w:szCs w:val="18"/>
              </w:rPr>
              <w:t>Library Name</w:t>
            </w:r>
          </w:p>
        </w:tc>
        <w:tc>
          <w:tcPr>
            <w:tcW w:w="400" w:type="pct"/>
            <w:hideMark/>
          </w:tcPr>
          <w:p w14:paraId="34190A44" w14:textId="77777777" w:rsidR="008C29D9" w:rsidRPr="00773417" w:rsidRDefault="008C29D9" w:rsidP="000B5956">
            <w:pPr>
              <w:rPr>
                <w:sz w:val="18"/>
                <w:szCs w:val="18"/>
              </w:rPr>
            </w:pPr>
            <w:r w:rsidRPr="00773417">
              <w:rPr>
                <w:sz w:val="18"/>
                <w:szCs w:val="18"/>
              </w:rPr>
              <w:t>8</w:t>
            </w:r>
          </w:p>
        </w:tc>
        <w:tc>
          <w:tcPr>
            <w:tcW w:w="464" w:type="pct"/>
            <w:hideMark/>
          </w:tcPr>
          <w:p w14:paraId="3FABA81F" w14:textId="77777777" w:rsidR="008C29D9" w:rsidRPr="00773417" w:rsidRDefault="008C29D9" w:rsidP="000B5956">
            <w:pPr>
              <w:rPr>
                <w:sz w:val="18"/>
                <w:szCs w:val="18"/>
              </w:rPr>
            </w:pPr>
            <w:r w:rsidRPr="00773417">
              <w:rPr>
                <w:sz w:val="18"/>
                <w:szCs w:val="18"/>
              </w:rPr>
              <w:t>Char</w:t>
            </w:r>
          </w:p>
        </w:tc>
        <w:tc>
          <w:tcPr>
            <w:tcW w:w="511" w:type="pct"/>
            <w:hideMark/>
          </w:tcPr>
          <w:p w14:paraId="375D89CD" w14:textId="77777777" w:rsidR="008C29D9" w:rsidRPr="00773417" w:rsidRDefault="008C29D9" w:rsidP="000B5956">
            <w:pPr>
              <w:rPr>
                <w:sz w:val="18"/>
                <w:szCs w:val="18"/>
              </w:rPr>
            </w:pPr>
          </w:p>
        </w:tc>
        <w:tc>
          <w:tcPr>
            <w:tcW w:w="423" w:type="pct"/>
          </w:tcPr>
          <w:p w14:paraId="1A7C3D77" w14:textId="77777777" w:rsidR="008C29D9" w:rsidRPr="00773417" w:rsidRDefault="008C29D9" w:rsidP="000B5956">
            <w:pPr>
              <w:rPr>
                <w:sz w:val="18"/>
                <w:szCs w:val="18"/>
              </w:rPr>
            </w:pPr>
          </w:p>
        </w:tc>
        <w:tc>
          <w:tcPr>
            <w:tcW w:w="901" w:type="pct"/>
            <w:hideMark/>
          </w:tcPr>
          <w:p w14:paraId="2B4EB65A" w14:textId="77777777" w:rsidR="008C29D9" w:rsidRPr="00773417" w:rsidRDefault="008C29D9" w:rsidP="000B5956">
            <w:pPr>
              <w:rPr>
                <w:sz w:val="18"/>
                <w:szCs w:val="18"/>
              </w:rPr>
            </w:pPr>
            <w:r w:rsidRPr="00773417">
              <w:rPr>
                <w:sz w:val="18"/>
                <w:szCs w:val="18"/>
              </w:rPr>
              <w:t>SCDM table metadata</w:t>
            </w:r>
          </w:p>
        </w:tc>
        <w:tc>
          <w:tcPr>
            <w:tcW w:w="663" w:type="pct"/>
            <w:hideMark/>
          </w:tcPr>
          <w:p w14:paraId="05B67669" w14:textId="77777777" w:rsidR="008C29D9" w:rsidRPr="00773417" w:rsidRDefault="008C29D9" w:rsidP="000B5956">
            <w:pPr>
              <w:rPr>
                <w:sz w:val="18"/>
                <w:szCs w:val="18"/>
              </w:rPr>
            </w:pPr>
            <w:r w:rsidRPr="00773417">
              <w:rPr>
                <w:sz w:val="18"/>
                <w:szCs w:val="18"/>
              </w:rPr>
              <w:t>SAS proc contents procedure performed on MIL or MIS tables – Applies to all variables except for the last one documented</w:t>
            </w:r>
          </w:p>
        </w:tc>
        <w:tc>
          <w:tcPr>
            <w:tcW w:w="338" w:type="pct"/>
          </w:tcPr>
          <w:p w14:paraId="43E95A35" w14:textId="77777777" w:rsidR="008C29D9" w:rsidRPr="00773417" w:rsidRDefault="008C29D9" w:rsidP="000B5956">
            <w:pPr>
              <w:jc w:val="right"/>
              <w:rPr>
                <w:sz w:val="18"/>
                <w:szCs w:val="18"/>
              </w:rPr>
            </w:pPr>
            <w:r w:rsidRPr="00773417">
              <w:rPr>
                <w:sz w:val="18"/>
                <w:szCs w:val="18"/>
              </w:rPr>
              <w:t>2</w:t>
            </w:r>
          </w:p>
        </w:tc>
      </w:tr>
      <w:tr w:rsidR="008C29D9" w:rsidRPr="00773417" w14:paraId="3E57AF86" w14:textId="77777777" w:rsidTr="000B5956">
        <w:trPr>
          <w:cantSplit/>
        </w:trPr>
        <w:tc>
          <w:tcPr>
            <w:tcW w:w="528" w:type="pct"/>
            <w:hideMark/>
          </w:tcPr>
          <w:p w14:paraId="49275F58" w14:textId="77777777" w:rsidR="008C29D9" w:rsidRPr="00773417" w:rsidRDefault="008C29D9" w:rsidP="000B5956">
            <w:pPr>
              <w:rPr>
                <w:bCs/>
                <w:sz w:val="18"/>
                <w:szCs w:val="18"/>
              </w:rPr>
            </w:pPr>
            <w:r w:rsidRPr="00773417">
              <w:rPr>
                <w:bCs/>
                <w:sz w:val="18"/>
                <w:szCs w:val="18"/>
              </w:rPr>
              <w:t>MEMNAME</w:t>
            </w:r>
          </w:p>
        </w:tc>
        <w:tc>
          <w:tcPr>
            <w:tcW w:w="772" w:type="pct"/>
            <w:hideMark/>
          </w:tcPr>
          <w:p w14:paraId="068199C6" w14:textId="77777777" w:rsidR="008C29D9" w:rsidRPr="00773417" w:rsidRDefault="008C29D9" w:rsidP="000B5956">
            <w:pPr>
              <w:rPr>
                <w:sz w:val="18"/>
                <w:szCs w:val="18"/>
              </w:rPr>
            </w:pPr>
            <w:r w:rsidRPr="00773417">
              <w:rPr>
                <w:sz w:val="18"/>
                <w:szCs w:val="18"/>
              </w:rPr>
              <w:t>Library Member Name</w:t>
            </w:r>
          </w:p>
        </w:tc>
        <w:tc>
          <w:tcPr>
            <w:tcW w:w="400" w:type="pct"/>
            <w:hideMark/>
          </w:tcPr>
          <w:p w14:paraId="34F4FC80" w14:textId="77777777" w:rsidR="008C29D9" w:rsidRPr="00773417" w:rsidRDefault="008C29D9" w:rsidP="000B5956">
            <w:pPr>
              <w:rPr>
                <w:sz w:val="18"/>
                <w:szCs w:val="18"/>
              </w:rPr>
            </w:pPr>
            <w:r w:rsidRPr="00773417">
              <w:rPr>
                <w:sz w:val="18"/>
                <w:szCs w:val="18"/>
              </w:rPr>
              <w:t>32</w:t>
            </w:r>
          </w:p>
        </w:tc>
        <w:tc>
          <w:tcPr>
            <w:tcW w:w="464" w:type="pct"/>
            <w:hideMark/>
          </w:tcPr>
          <w:p w14:paraId="35877D7D" w14:textId="77777777" w:rsidR="008C29D9" w:rsidRPr="00773417" w:rsidRDefault="008C29D9" w:rsidP="000B5956">
            <w:pPr>
              <w:rPr>
                <w:sz w:val="18"/>
                <w:szCs w:val="18"/>
              </w:rPr>
            </w:pPr>
            <w:r w:rsidRPr="00773417">
              <w:rPr>
                <w:sz w:val="18"/>
                <w:szCs w:val="18"/>
              </w:rPr>
              <w:t>Char</w:t>
            </w:r>
          </w:p>
        </w:tc>
        <w:tc>
          <w:tcPr>
            <w:tcW w:w="511" w:type="pct"/>
            <w:hideMark/>
          </w:tcPr>
          <w:p w14:paraId="29E5E6B9" w14:textId="77777777" w:rsidR="008C29D9" w:rsidRPr="00773417" w:rsidRDefault="008C29D9" w:rsidP="000B5956">
            <w:pPr>
              <w:rPr>
                <w:sz w:val="18"/>
                <w:szCs w:val="18"/>
              </w:rPr>
            </w:pPr>
          </w:p>
        </w:tc>
        <w:tc>
          <w:tcPr>
            <w:tcW w:w="423" w:type="pct"/>
          </w:tcPr>
          <w:p w14:paraId="73D11787" w14:textId="77777777" w:rsidR="008C29D9" w:rsidRPr="00773417" w:rsidRDefault="008C29D9" w:rsidP="000B5956">
            <w:pPr>
              <w:rPr>
                <w:sz w:val="18"/>
                <w:szCs w:val="18"/>
              </w:rPr>
            </w:pPr>
          </w:p>
        </w:tc>
        <w:tc>
          <w:tcPr>
            <w:tcW w:w="901" w:type="pct"/>
            <w:hideMark/>
          </w:tcPr>
          <w:p w14:paraId="37808B75" w14:textId="77777777" w:rsidR="008C29D9" w:rsidRPr="00773417" w:rsidRDefault="008C29D9" w:rsidP="000B5956">
            <w:pPr>
              <w:rPr>
                <w:sz w:val="18"/>
                <w:szCs w:val="18"/>
              </w:rPr>
            </w:pPr>
            <w:r w:rsidRPr="00773417">
              <w:rPr>
                <w:sz w:val="18"/>
                <w:szCs w:val="18"/>
              </w:rPr>
              <w:t>SCDM table metadata</w:t>
            </w:r>
          </w:p>
        </w:tc>
        <w:tc>
          <w:tcPr>
            <w:tcW w:w="663" w:type="pct"/>
          </w:tcPr>
          <w:p w14:paraId="5972D341" w14:textId="77777777" w:rsidR="008C29D9" w:rsidRPr="00773417" w:rsidRDefault="008C29D9" w:rsidP="000B5956">
            <w:pPr>
              <w:rPr>
                <w:sz w:val="18"/>
                <w:szCs w:val="18"/>
              </w:rPr>
            </w:pPr>
          </w:p>
        </w:tc>
        <w:tc>
          <w:tcPr>
            <w:tcW w:w="338" w:type="pct"/>
          </w:tcPr>
          <w:p w14:paraId="251F56F5" w14:textId="77777777" w:rsidR="008C29D9" w:rsidRPr="00773417" w:rsidRDefault="008C29D9" w:rsidP="000B5956">
            <w:pPr>
              <w:jc w:val="right"/>
              <w:rPr>
                <w:sz w:val="18"/>
                <w:szCs w:val="18"/>
              </w:rPr>
            </w:pPr>
            <w:r w:rsidRPr="00773417">
              <w:rPr>
                <w:sz w:val="18"/>
                <w:szCs w:val="18"/>
              </w:rPr>
              <w:t>3</w:t>
            </w:r>
          </w:p>
        </w:tc>
      </w:tr>
      <w:tr w:rsidR="008C29D9" w:rsidRPr="00773417" w14:paraId="7E66D4DD" w14:textId="77777777" w:rsidTr="000B5956">
        <w:trPr>
          <w:cantSplit/>
        </w:trPr>
        <w:tc>
          <w:tcPr>
            <w:tcW w:w="528" w:type="pct"/>
            <w:hideMark/>
          </w:tcPr>
          <w:p w14:paraId="44F57C33" w14:textId="77777777" w:rsidR="008C29D9" w:rsidRPr="00773417" w:rsidRDefault="008C29D9" w:rsidP="000B5956">
            <w:pPr>
              <w:rPr>
                <w:bCs/>
                <w:sz w:val="18"/>
                <w:szCs w:val="18"/>
              </w:rPr>
            </w:pPr>
            <w:r w:rsidRPr="00773417">
              <w:rPr>
                <w:bCs/>
                <w:sz w:val="18"/>
                <w:szCs w:val="18"/>
              </w:rPr>
              <w:t>MEMLABEL</w:t>
            </w:r>
          </w:p>
        </w:tc>
        <w:tc>
          <w:tcPr>
            <w:tcW w:w="772" w:type="pct"/>
            <w:hideMark/>
          </w:tcPr>
          <w:p w14:paraId="18AA862C" w14:textId="77777777" w:rsidR="008C29D9" w:rsidRPr="00773417" w:rsidRDefault="008C29D9" w:rsidP="000B5956">
            <w:pPr>
              <w:rPr>
                <w:sz w:val="18"/>
                <w:szCs w:val="18"/>
              </w:rPr>
            </w:pPr>
            <w:r w:rsidRPr="00773417">
              <w:rPr>
                <w:sz w:val="18"/>
                <w:szCs w:val="18"/>
              </w:rPr>
              <w:t>Data Set Label</w:t>
            </w:r>
          </w:p>
        </w:tc>
        <w:tc>
          <w:tcPr>
            <w:tcW w:w="400" w:type="pct"/>
            <w:hideMark/>
          </w:tcPr>
          <w:p w14:paraId="60EA1110" w14:textId="77777777" w:rsidR="008C29D9" w:rsidRPr="00773417" w:rsidRDefault="008C29D9" w:rsidP="000B5956">
            <w:pPr>
              <w:rPr>
                <w:sz w:val="18"/>
                <w:szCs w:val="18"/>
              </w:rPr>
            </w:pPr>
            <w:r w:rsidRPr="00773417">
              <w:rPr>
                <w:sz w:val="18"/>
                <w:szCs w:val="18"/>
              </w:rPr>
              <w:t>256</w:t>
            </w:r>
          </w:p>
        </w:tc>
        <w:tc>
          <w:tcPr>
            <w:tcW w:w="464" w:type="pct"/>
            <w:hideMark/>
          </w:tcPr>
          <w:p w14:paraId="0E9D6CCE" w14:textId="77777777" w:rsidR="008C29D9" w:rsidRPr="00773417" w:rsidRDefault="008C29D9" w:rsidP="000B5956">
            <w:pPr>
              <w:rPr>
                <w:sz w:val="18"/>
                <w:szCs w:val="18"/>
              </w:rPr>
            </w:pPr>
            <w:r w:rsidRPr="00773417">
              <w:rPr>
                <w:sz w:val="18"/>
                <w:szCs w:val="18"/>
              </w:rPr>
              <w:t>Char</w:t>
            </w:r>
          </w:p>
        </w:tc>
        <w:tc>
          <w:tcPr>
            <w:tcW w:w="511" w:type="pct"/>
            <w:hideMark/>
          </w:tcPr>
          <w:p w14:paraId="4863D415" w14:textId="77777777" w:rsidR="008C29D9" w:rsidRPr="00773417" w:rsidRDefault="008C29D9" w:rsidP="000B5956">
            <w:pPr>
              <w:rPr>
                <w:sz w:val="18"/>
                <w:szCs w:val="18"/>
              </w:rPr>
            </w:pPr>
          </w:p>
        </w:tc>
        <w:tc>
          <w:tcPr>
            <w:tcW w:w="423" w:type="pct"/>
          </w:tcPr>
          <w:p w14:paraId="38CBFAC7" w14:textId="77777777" w:rsidR="008C29D9" w:rsidRPr="00773417" w:rsidRDefault="008C29D9" w:rsidP="000B5956">
            <w:pPr>
              <w:rPr>
                <w:sz w:val="18"/>
                <w:szCs w:val="18"/>
              </w:rPr>
            </w:pPr>
          </w:p>
        </w:tc>
        <w:tc>
          <w:tcPr>
            <w:tcW w:w="901" w:type="pct"/>
            <w:hideMark/>
          </w:tcPr>
          <w:p w14:paraId="04607345" w14:textId="77777777" w:rsidR="008C29D9" w:rsidRPr="00773417" w:rsidRDefault="008C29D9" w:rsidP="000B5956">
            <w:pPr>
              <w:rPr>
                <w:sz w:val="18"/>
                <w:szCs w:val="18"/>
              </w:rPr>
            </w:pPr>
            <w:r w:rsidRPr="00773417">
              <w:rPr>
                <w:sz w:val="18"/>
                <w:szCs w:val="18"/>
              </w:rPr>
              <w:t>SCDM table metadata</w:t>
            </w:r>
          </w:p>
        </w:tc>
        <w:tc>
          <w:tcPr>
            <w:tcW w:w="663" w:type="pct"/>
          </w:tcPr>
          <w:p w14:paraId="0332E2C8" w14:textId="77777777" w:rsidR="008C29D9" w:rsidRPr="00773417" w:rsidRDefault="008C29D9" w:rsidP="000B5956">
            <w:pPr>
              <w:rPr>
                <w:sz w:val="18"/>
                <w:szCs w:val="18"/>
              </w:rPr>
            </w:pPr>
          </w:p>
        </w:tc>
        <w:tc>
          <w:tcPr>
            <w:tcW w:w="338" w:type="pct"/>
          </w:tcPr>
          <w:p w14:paraId="5232B56C" w14:textId="77777777" w:rsidR="008C29D9" w:rsidRPr="00773417" w:rsidRDefault="008C29D9" w:rsidP="000B5956">
            <w:pPr>
              <w:jc w:val="right"/>
              <w:rPr>
                <w:sz w:val="18"/>
                <w:szCs w:val="18"/>
              </w:rPr>
            </w:pPr>
            <w:r w:rsidRPr="00773417">
              <w:rPr>
                <w:sz w:val="18"/>
                <w:szCs w:val="18"/>
              </w:rPr>
              <w:t>4</w:t>
            </w:r>
          </w:p>
        </w:tc>
      </w:tr>
      <w:tr w:rsidR="008C29D9" w:rsidRPr="00773417" w14:paraId="7CB96242" w14:textId="77777777" w:rsidTr="000B5956">
        <w:trPr>
          <w:cantSplit/>
        </w:trPr>
        <w:tc>
          <w:tcPr>
            <w:tcW w:w="528" w:type="pct"/>
            <w:hideMark/>
          </w:tcPr>
          <w:p w14:paraId="4A0110F4" w14:textId="77777777" w:rsidR="008C29D9" w:rsidRPr="00773417" w:rsidRDefault="008C29D9" w:rsidP="000B5956">
            <w:pPr>
              <w:rPr>
                <w:bCs/>
                <w:sz w:val="18"/>
                <w:szCs w:val="18"/>
              </w:rPr>
            </w:pPr>
            <w:r w:rsidRPr="00773417">
              <w:rPr>
                <w:bCs/>
                <w:sz w:val="18"/>
                <w:szCs w:val="18"/>
              </w:rPr>
              <w:t>TYPEMEM</w:t>
            </w:r>
          </w:p>
        </w:tc>
        <w:tc>
          <w:tcPr>
            <w:tcW w:w="772" w:type="pct"/>
            <w:hideMark/>
          </w:tcPr>
          <w:p w14:paraId="25F4456C" w14:textId="77777777" w:rsidR="008C29D9" w:rsidRPr="00773417" w:rsidRDefault="008C29D9" w:rsidP="000B5956">
            <w:pPr>
              <w:rPr>
                <w:sz w:val="18"/>
                <w:szCs w:val="18"/>
              </w:rPr>
            </w:pPr>
            <w:r w:rsidRPr="00773417">
              <w:rPr>
                <w:sz w:val="18"/>
                <w:szCs w:val="18"/>
              </w:rPr>
              <w:t>Special Data Set Type (From TYPE=)</w:t>
            </w:r>
          </w:p>
        </w:tc>
        <w:tc>
          <w:tcPr>
            <w:tcW w:w="400" w:type="pct"/>
            <w:hideMark/>
          </w:tcPr>
          <w:p w14:paraId="2717FF7A" w14:textId="77777777" w:rsidR="008C29D9" w:rsidRPr="00773417" w:rsidRDefault="008C29D9" w:rsidP="000B5956">
            <w:pPr>
              <w:rPr>
                <w:sz w:val="18"/>
                <w:szCs w:val="18"/>
              </w:rPr>
            </w:pPr>
            <w:r w:rsidRPr="00773417">
              <w:rPr>
                <w:sz w:val="18"/>
                <w:szCs w:val="18"/>
              </w:rPr>
              <w:t>8</w:t>
            </w:r>
          </w:p>
        </w:tc>
        <w:tc>
          <w:tcPr>
            <w:tcW w:w="464" w:type="pct"/>
            <w:hideMark/>
          </w:tcPr>
          <w:p w14:paraId="5EB0AA7C" w14:textId="77777777" w:rsidR="008C29D9" w:rsidRPr="00773417" w:rsidRDefault="008C29D9" w:rsidP="000B5956">
            <w:pPr>
              <w:rPr>
                <w:sz w:val="18"/>
                <w:szCs w:val="18"/>
              </w:rPr>
            </w:pPr>
            <w:r w:rsidRPr="00773417">
              <w:rPr>
                <w:sz w:val="18"/>
                <w:szCs w:val="18"/>
              </w:rPr>
              <w:t>Char</w:t>
            </w:r>
          </w:p>
        </w:tc>
        <w:tc>
          <w:tcPr>
            <w:tcW w:w="511" w:type="pct"/>
            <w:hideMark/>
          </w:tcPr>
          <w:p w14:paraId="3A89359B" w14:textId="77777777" w:rsidR="008C29D9" w:rsidRPr="00773417" w:rsidRDefault="008C29D9" w:rsidP="000B5956">
            <w:pPr>
              <w:rPr>
                <w:sz w:val="18"/>
                <w:szCs w:val="18"/>
              </w:rPr>
            </w:pPr>
          </w:p>
        </w:tc>
        <w:tc>
          <w:tcPr>
            <w:tcW w:w="423" w:type="pct"/>
          </w:tcPr>
          <w:p w14:paraId="3CDA5DFD" w14:textId="77777777" w:rsidR="008C29D9" w:rsidRPr="00773417" w:rsidRDefault="008C29D9" w:rsidP="000B5956">
            <w:pPr>
              <w:rPr>
                <w:sz w:val="18"/>
                <w:szCs w:val="18"/>
              </w:rPr>
            </w:pPr>
          </w:p>
        </w:tc>
        <w:tc>
          <w:tcPr>
            <w:tcW w:w="901" w:type="pct"/>
            <w:hideMark/>
          </w:tcPr>
          <w:p w14:paraId="20549538" w14:textId="77777777" w:rsidR="008C29D9" w:rsidRPr="00773417" w:rsidRDefault="008C29D9" w:rsidP="000B5956">
            <w:pPr>
              <w:rPr>
                <w:sz w:val="18"/>
                <w:szCs w:val="18"/>
              </w:rPr>
            </w:pPr>
            <w:r w:rsidRPr="00773417">
              <w:rPr>
                <w:sz w:val="18"/>
                <w:szCs w:val="18"/>
              </w:rPr>
              <w:t>SCDM table metadata</w:t>
            </w:r>
          </w:p>
        </w:tc>
        <w:tc>
          <w:tcPr>
            <w:tcW w:w="663" w:type="pct"/>
          </w:tcPr>
          <w:p w14:paraId="67ED44CE" w14:textId="77777777" w:rsidR="008C29D9" w:rsidRPr="00773417" w:rsidRDefault="008C29D9" w:rsidP="000B5956">
            <w:pPr>
              <w:rPr>
                <w:sz w:val="18"/>
                <w:szCs w:val="18"/>
              </w:rPr>
            </w:pPr>
          </w:p>
        </w:tc>
        <w:tc>
          <w:tcPr>
            <w:tcW w:w="338" w:type="pct"/>
          </w:tcPr>
          <w:p w14:paraId="14758D46" w14:textId="77777777" w:rsidR="008C29D9" w:rsidRPr="00773417" w:rsidRDefault="008C29D9" w:rsidP="000B5956">
            <w:pPr>
              <w:jc w:val="right"/>
              <w:rPr>
                <w:sz w:val="18"/>
                <w:szCs w:val="18"/>
              </w:rPr>
            </w:pPr>
            <w:r w:rsidRPr="00773417">
              <w:rPr>
                <w:sz w:val="18"/>
                <w:szCs w:val="18"/>
              </w:rPr>
              <w:t>5</w:t>
            </w:r>
          </w:p>
        </w:tc>
      </w:tr>
      <w:tr w:rsidR="008C29D9" w:rsidRPr="00773417" w14:paraId="01F64F83" w14:textId="77777777" w:rsidTr="000B5956">
        <w:trPr>
          <w:cantSplit/>
        </w:trPr>
        <w:tc>
          <w:tcPr>
            <w:tcW w:w="528" w:type="pct"/>
            <w:hideMark/>
          </w:tcPr>
          <w:p w14:paraId="6EFB8824" w14:textId="77777777" w:rsidR="008C29D9" w:rsidRPr="00773417" w:rsidRDefault="008C29D9" w:rsidP="000B5956">
            <w:pPr>
              <w:rPr>
                <w:bCs/>
                <w:sz w:val="18"/>
                <w:szCs w:val="18"/>
              </w:rPr>
            </w:pPr>
            <w:r w:rsidRPr="00773417">
              <w:rPr>
                <w:bCs/>
                <w:sz w:val="18"/>
                <w:szCs w:val="18"/>
              </w:rPr>
              <w:t>NAME</w:t>
            </w:r>
          </w:p>
        </w:tc>
        <w:tc>
          <w:tcPr>
            <w:tcW w:w="772" w:type="pct"/>
            <w:hideMark/>
          </w:tcPr>
          <w:p w14:paraId="42A2CB2F" w14:textId="77777777" w:rsidR="008C29D9" w:rsidRPr="00773417" w:rsidRDefault="008C29D9" w:rsidP="000B5956">
            <w:pPr>
              <w:rPr>
                <w:sz w:val="18"/>
                <w:szCs w:val="18"/>
              </w:rPr>
            </w:pPr>
            <w:r w:rsidRPr="00773417">
              <w:rPr>
                <w:sz w:val="18"/>
                <w:szCs w:val="18"/>
              </w:rPr>
              <w:t>Variable Name</w:t>
            </w:r>
          </w:p>
        </w:tc>
        <w:tc>
          <w:tcPr>
            <w:tcW w:w="400" w:type="pct"/>
            <w:hideMark/>
          </w:tcPr>
          <w:p w14:paraId="7A599885" w14:textId="77777777" w:rsidR="008C29D9" w:rsidRPr="00773417" w:rsidRDefault="008C29D9" w:rsidP="000B5956">
            <w:pPr>
              <w:rPr>
                <w:sz w:val="18"/>
                <w:szCs w:val="18"/>
              </w:rPr>
            </w:pPr>
            <w:r w:rsidRPr="00773417">
              <w:rPr>
                <w:sz w:val="18"/>
                <w:szCs w:val="18"/>
              </w:rPr>
              <w:t>32</w:t>
            </w:r>
          </w:p>
        </w:tc>
        <w:tc>
          <w:tcPr>
            <w:tcW w:w="464" w:type="pct"/>
            <w:hideMark/>
          </w:tcPr>
          <w:p w14:paraId="5A3D2D56" w14:textId="77777777" w:rsidR="008C29D9" w:rsidRPr="00773417" w:rsidRDefault="008C29D9" w:rsidP="000B5956">
            <w:pPr>
              <w:rPr>
                <w:sz w:val="18"/>
                <w:szCs w:val="18"/>
              </w:rPr>
            </w:pPr>
            <w:r w:rsidRPr="00773417">
              <w:rPr>
                <w:sz w:val="18"/>
                <w:szCs w:val="18"/>
              </w:rPr>
              <w:t>Char</w:t>
            </w:r>
          </w:p>
        </w:tc>
        <w:tc>
          <w:tcPr>
            <w:tcW w:w="511" w:type="pct"/>
            <w:hideMark/>
          </w:tcPr>
          <w:p w14:paraId="7801225E" w14:textId="77777777" w:rsidR="008C29D9" w:rsidRPr="00773417" w:rsidRDefault="008C29D9" w:rsidP="000B5956">
            <w:pPr>
              <w:rPr>
                <w:sz w:val="18"/>
                <w:szCs w:val="18"/>
              </w:rPr>
            </w:pPr>
          </w:p>
        </w:tc>
        <w:tc>
          <w:tcPr>
            <w:tcW w:w="423" w:type="pct"/>
          </w:tcPr>
          <w:p w14:paraId="5E906017" w14:textId="77777777" w:rsidR="008C29D9" w:rsidRPr="00773417" w:rsidRDefault="008C29D9" w:rsidP="000B5956">
            <w:pPr>
              <w:rPr>
                <w:sz w:val="18"/>
                <w:szCs w:val="18"/>
              </w:rPr>
            </w:pPr>
          </w:p>
        </w:tc>
        <w:tc>
          <w:tcPr>
            <w:tcW w:w="901" w:type="pct"/>
            <w:hideMark/>
          </w:tcPr>
          <w:p w14:paraId="63C33A94" w14:textId="77777777" w:rsidR="008C29D9" w:rsidRPr="00773417" w:rsidRDefault="008C29D9" w:rsidP="000B5956">
            <w:pPr>
              <w:rPr>
                <w:sz w:val="18"/>
                <w:szCs w:val="18"/>
              </w:rPr>
            </w:pPr>
            <w:r w:rsidRPr="00773417">
              <w:rPr>
                <w:sz w:val="18"/>
                <w:szCs w:val="18"/>
              </w:rPr>
              <w:t>SCDM table metadata</w:t>
            </w:r>
          </w:p>
        </w:tc>
        <w:tc>
          <w:tcPr>
            <w:tcW w:w="663" w:type="pct"/>
          </w:tcPr>
          <w:p w14:paraId="53AB3301" w14:textId="77777777" w:rsidR="008C29D9" w:rsidRPr="00773417" w:rsidRDefault="008C29D9" w:rsidP="000B5956">
            <w:pPr>
              <w:rPr>
                <w:sz w:val="18"/>
                <w:szCs w:val="18"/>
              </w:rPr>
            </w:pPr>
          </w:p>
        </w:tc>
        <w:tc>
          <w:tcPr>
            <w:tcW w:w="338" w:type="pct"/>
          </w:tcPr>
          <w:p w14:paraId="69D09523" w14:textId="77777777" w:rsidR="008C29D9" w:rsidRPr="00773417" w:rsidRDefault="008C29D9" w:rsidP="000B5956">
            <w:pPr>
              <w:jc w:val="right"/>
              <w:rPr>
                <w:sz w:val="18"/>
                <w:szCs w:val="18"/>
              </w:rPr>
            </w:pPr>
            <w:r w:rsidRPr="00773417">
              <w:rPr>
                <w:sz w:val="18"/>
                <w:szCs w:val="18"/>
              </w:rPr>
              <w:t>6</w:t>
            </w:r>
          </w:p>
        </w:tc>
      </w:tr>
      <w:tr w:rsidR="008C29D9" w:rsidRPr="00773417" w14:paraId="7323EE45" w14:textId="77777777" w:rsidTr="000B5956">
        <w:trPr>
          <w:cantSplit/>
        </w:trPr>
        <w:tc>
          <w:tcPr>
            <w:tcW w:w="528" w:type="pct"/>
            <w:hideMark/>
          </w:tcPr>
          <w:p w14:paraId="6155085D" w14:textId="77777777" w:rsidR="008C29D9" w:rsidRPr="00773417" w:rsidRDefault="008C29D9" w:rsidP="000B5956">
            <w:pPr>
              <w:rPr>
                <w:bCs/>
                <w:sz w:val="18"/>
                <w:szCs w:val="18"/>
              </w:rPr>
            </w:pPr>
            <w:r w:rsidRPr="00773417">
              <w:rPr>
                <w:bCs/>
                <w:sz w:val="18"/>
                <w:szCs w:val="18"/>
              </w:rPr>
              <w:t>TYPE</w:t>
            </w:r>
          </w:p>
        </w:tc>
        <w:tc>
          <w:tcPr>
            <w:tcW w:w="772" w:type="pct"/>
            <w:hideMark/>
          </w:tcPr>
          <w:p w14:paraId="162EC556" w14:textId="77777777" w:rsidR="008C29D9" w:rsidRPr="00773417" w:rsidRDefault="008C29D9" w:rsidP="000B5956">
            <w:pPr>
              <w:rPr>
                <w:sz w:val="18"/>
                <w:szCs w:val="18"/>
              </w:rPr>
            </w:pPr>
            <w:r w:rsidRPr="00773417">
              <w:rPr>
                <w:sz w:val="18"/>
                <w:szCs w:val="18"/>
              </w:rPr>
              <w:t>Variable Type</w:t>
            </w:r>
          </w:p>
        </w:tc>
        <w:tc>
          <w:tcPr>
            <w:tcW w:w="400" w:type="pct"/>
            <w:hideMark/>
          </w:tcPr>
          <w:p w14:paraId="1B552DCA" w14:textId="77777777" w:rsidR="008C29D9" w:rsidRPr="00773417" w:rsidRDefault="008C29D9" w:rsidP="000B5956">
            <w:pPr>
              <w:rPr>
                <w:sz w:val="18"/>
                <w:szCs w:val="18"/>
              </w:rPr>
            </w:pPr>
            <w:r w:rsidRPr="00773417">
              <w:rPr>
                <w:sz w:val="18"/>
                <w:szCs w:val="18"/>
              </w:rPr>
              <w:t>8</w:t>
            </w:r>
          </w:p>
        </w:tc>
        <w:tc>
          <w:tcPr>
            <w:tcW w:w="464" w:type="pct"/>
            <w:hideMark/>
          </w:tcPr>
          <w:p w14:paraId="2DCA650B" w14:textId="77777777" w:rsidR="008C29D9" w:rsidRPr="00773417" w:rsidRDefault="008C29D9" w:rsidP="000B5956">
            <w:pPr>
              <w:rPr>
                <w:sz w:val="18"/>
                <w:szCs w:val="18"/>
              </w:rPr>
            </w:pPr>
            <w:r w:rsidRPr="00773417">
              <w:rPr>
                <w:sz w:val="18"/>
                <w:szCs w:val="18"/>
              </w:rPr>
              <w:t>Num</w:t>
            </w:r>
          </w:p>
        </w:tc>
        <w:tc>
          <w:tcPr>
            <w:tcW w:w="511" w:type="pct"/>
            <w:hideMark/>
          </w:tcPr>
          <w:p w14:paraId="4893157C" w14:textId="77777777" w:rsidR="008C29D9" w:rsidRPr="00773417" w:rsidRDefault="008C29D9" w:rsidP="000B5956">
            <w:pPr>
              <w:rPr>
                <w:sz w:val="18"/>
                <w:szCs w:val="18"/>
              </w:rPr>
            </w:pPr>
          </w:p>
        </w:tc>
        <w:tc>
          <w:tcPr>
            <w:tcW w:w="423" w:type="pct"/>
          </w:tcPr>
          <w:p w14:paraId="4DAC229E" w14:textId="77777777" w:rsidR="008C29D9" w:rsidRPr="00773417" w:rsidRDefault="008C29D9" w:rsidP="000B5956">
            <w:pPr>
              <w:rPr>
                <w:sz w:val="18"/>
                <w:szCs w:val="18"/>
              </w:rPr>
            </w:pPr>
          </w:p>
        </w:tc>
        <w:tc>
          <w:tcPr>
            <w:tcW w:w="901" w:type="pct"/>
            <w:hideMark/>
          </w:tcPr>
          <w:p w14:paraId="5FB8E8CE" w14:textId="77777777" w:rsidR="008C29D9" w:rsidRPr="00773417" w:rsidRDefault="008C29D9" w:rsidP="000B5956">
            <w:pPr>
              <w:rPr>
                <w:sz w:val="18"/>
                <w:szCs w:val="18"/>
              </w:rPr>
            </w:pPr>
            <w:r w:rsidRPr="00773417">
              <w:rPr>
                <w:sz w:val="18"/>
                <w:szCs w:val="18"/>
              </w:rPr>
              <w:t>SCDM table metadata</w:t>
            </w:r>
          </w:p>
        </w:tc>
        <w:tc>
          <w:tcPr>
            <w:tcW w:w="663" w:type="pct"/>
          </w:tcPr>
          <w:p w14:paraId="53C805C5" w14:textId="77777777" w:rsidR="008C29D9" w:rsidRPr="00773417" w:rsidRDefault="008C29D9" w:rsidP="000B5956">
            <w:pPr>
              <w:rPr>
                <w:sz w:val="18"/>
                <w:szCs w:val="18"/>
              </w:rPr>
            </w:pPr>
          </w:p>
        </w:tc>
        <w:tc>
          <w:tcPr>
            <w:tcW w:w="338" w:type="pct"/>
          </w:tcPr>
          <w:p w14:paraId="3B9235BA" w14:textId="77777777" w:rsidR="008C29D9" w:rsidRPr="00773417" w:rsidRDefault="008C29D9" w:rsidP="000B5956">
            <w:pPr>
              <w:jc w:val="right"/>
              <w:rPr>
                <w:sz w:val="18"/>
                <w:szCs w:val="18"/>
              </w:rPr>
            </w:pPr>
            <w:r w:rsidRPr="00773417">
              <w:rPr>
                <w:sz w:val="18"/>
                <w:szCs w:val="18"/>
              </w:rPr>
              <w:t>7</w:t>
            </w:r>
          </w:p>
        </w:tc>
      </w:tr>
      <w:tr w:rsidR="008C29D9" w:rsidRPr="00773417" w14:paraId="74569AD0" w14:textId="77777777" w:rsidTr="000B5956">
        <w:trPr>
          <w:cantSplit/>
        </w:trPr>
        <w:tc>
          <w:tcPr>
            <w:tcW w:w="528" w:type="pct"/>
            <w:hideMark/>
          </w:tcPr>
          <w:p w14:paraId="4478B4C4" w14:textId="77777777" w:rsidR="008C29D9" w:rsidRPr="00773417" w:rsidRDefault="008C29D9" w:rsidP="000B5956">
            <w:pPr>
              <w:rPr>
                <w:bCs/>
                <w:sz w:val="18"/>
                <w:szCs w:val="18"/>
              </w:rPr>
            </w:pPr>
            <w:r w:rsidRPr="00773417">
              <w:rPr>
                <w:bCs/>
                <w:sz w:val="18"/>
                <w:szCs w:val="18"/>
              </w:rPr>
              <w:t>LENGTH</w:t>
            </w:r>
          </w:p>
        </w:tc>
        <w:tc>
          <w:tcPr>
            <w:tcW w:w="772" w:type="pct"/>
            <w:hideMark/>
          </w:tcPr>
          <w:p w14:paraId="65BBAC07" w14:textId="77777777" w:rsidR="008C29D9" w:rsidRPr="00773417" w:rsidRDefault="008C29D9" w:rsidP="000B5956">
            <w:pPr>
              <w:rPr>
                <w:sz w:val="18"/>
                <w:szCs w:val="18"/>
              </w:rPr>
            </w:pPr>
            <w:r w:rsidRPr="00773417">
              <w:rPr>
                <w:sz w:val="18"/>
                <w:szCs w:val="18"/>
              </w:rPr>
              <w:t>Variable Length</w:t>
            </w:r>
          </w:p>
        </w:tc>
        <w:tc>
          <w:tcPr>
            <w:tcW w:w="400" w:type="pct"/>
            <w:hideMark/>
          </w:tcPr>
          <w:p w14:paraId="6BC366CD" w14:textId="77777777" w:rsidR="008C29D9" w:rsidRPr="00773417" w:rsidRDefault="008C29D9" w:rsidP="000B5956">
            <w:pPr>
              <w:rPr>
                <w:sz w:val="18"/>
                <w:szCs w:val="18"/>
              </w:rPr>
            </w:pPr>
            <w:r w:rsidRPr="00773417">
              <w:rPr>
                <w:sz w:val="18"/>
                <w:szCs w:val="18"/>
              </w:rPr>
              <w:t>8</w:t>
            </w:r>
          </w:p>
        </w:tc>
        <w:tc>
          <w:tcPr>
            <w:tcW w:w="464" w:type="pct"/>
            <w:hideMark/>
          </w:tcPr>
          <w:p w14:paraId="424BB3A5" w14:textId="77777777" w:rsidR="008C29D9" w:rsidRPr="00773417" w:rsidRDefault="008C29D9" w:rsidP="000B5956">
            <w:pPr>
              <w:rPr>
                <w:sz w:val="18"/>
                <w:szCs w:val="18"/>
              </w:rPr>
            </w:pPr>
            <w:r w:rsidRPr="00773417">
              <w:rPr>
                <w:sz w:val="18"/>
                <w:szCs w:val="18"/>
              </w:rPr>
              <w:t>Num</w:t>
            </w:r>
          </w:p>
        </w:tc>
        <w:tc>
          <w:tcPr>
            <w:tcW w:w="511" w:type="pct"/>
            <w:hideMark/>
          </w:tcPr>
          <w:p w14:paraId="6D378D71" w14:textId="77777777" w:rsidR="008C29D9" w:rsidRPr="00773417" w:rsidRDefault="008C29D9" w:rsidP="000B5956">
            <w:pPr>
              <w:rPr>
                <w:sz w:val="18"/>
                <w:szCs w:val="18"/>
              </w:rPr>
            </w:pPr>
          </w:p>
        </w:tc>
        <w:tc>
          <w:tcPr>
            <w:tcW w:w="423" w:type="pct"/>
          </w:tcPr>
          <w:p w14:paraId="073A135A" w14:textId="77777777" w:rsidR="008C29D9" w:rsidRPr="00773417" w:rsidRDefault="008C29D9" w:rsidP="000B5956">
            <w:pPr>
              <w:rPr>
                <w:sz w:val="18"/>
                <w:szCs w:val="18"/>
              </w:rPr>
            </w:pPr>
          </w:p>
        </w:tc>
        <w:tc>
          <w:tcPr>
            <w:tcW w:w="901" w:type="pct"/>
            <w:hideMark/>
          </w:tcPr>
          <w:p w14:paraId="5A051B5E" w14:textId="77777777" w:rsidR="008C29D9" w:rsidRPr="00773417" w:rsidRDefault="008C29D9" w:rsidP="000B5956">
            <w:pPr>
              <w:rPr>
                <w:sz w:val="18"/>
                <w:szCs w:val="18"/>
              </w:rPr>
            </w:pPr>
            <w:r w:rsidRPr="00773417">
              <w:rPr>
                <w:sz w:val="18"/>
                <w:szCs w:val="18"/>
              </w:rPr>
              <w:t>SCDM table metadata</w:t>
            </w:r>
          </w:p>
        </w:tc>
        <w:tc>
          <w:tcPr>
            <w:tcW w:w="663" w:type="pct"/>
          </w:tcPr>
          <w:p w14:paraId="10F7BD6B" w14:textId="77777777" w:rsidR="008C29D9" w:rsidRPr="00773417" w:rsidRDefault="008C29D9" w:rsidP="000B5956">
            <w:pPr>
              <w:rPr>
                <w:sz w:val="18"/>
                <w:szCs w:val="18"/>
              </w:rPr>
            </w:pPr>
          </w:p>
        </w:tc>
        <w:tc>
          <w:tcPr>
            <w:tcW w:w="338" w:type="pct"/>
          </w:tcPr>
          <w:p w14:paraId="0B2A644D" w14:textId="77777777" w:rsidR="008C29D9" w:rsidRPr="00773417" w:rsidRDefault="008C29D9" w:rsidP="000B5956">
            <w:pPr>
              <w:jc w:val="right"/>
              <w:rPr>
                <w:sz w:val="18"/>
                <w:szCs w:val="18"/>
              </w:rPr>
            </w:pPr>
            <w:r w:rsidRPr="00773417">
              <w:rPr>
                <w:sz w:val="18"/>
                <w:szCs w:val="18"/>
              </w:rPr>
              <w:t>8</w:t>
            </w:r>
          </w:p>
        </w:tc>
      </w:tr>
      <w:tr w:rsidR="008C29D9" w:rsidRPr="00773417" w14:paraId="0DEC7793" w14:textId="77777777" w:rsidTr="000B5956">
        <w:trPr>
          <w:cantSplit/>
        </w:trPr>
        <w:tc>
          <w:tcPr>
            <w:tcW w:w="528" w:type="pct"/>
            <w:hideMark/>
          </w:tcPr>
          <w:p w14:paraId="397E0A49" w14:textId="77777777" w:rsidR="008C29D9" w:rsidRPr="00773417" w:rsidRDefault="008C29D9" w:rsidP="000B5956">
            <w:pPr>
              <w:rPr>
                <w:bCs/>
                <w:sz w:val="18"/>
                <w:szCs w:val="18"/>
              </w:rPr>
            </w:pPr>
            <w:r w:rsidRPr="00773417">
              <w:rPr>
                <w:bCs/>
                <w:sz w:val="18"/>
                <w:szCs w:val="18"/>
              </w:rPr>
              <w:t>VARNUM</w:t>
            </w:r>
          </w:p>
        </w:tc>
        <w:tc>
          <w:tcPr>
            <w:tcW w:w="772" w:type="pct"/>
            <w:hideMark/>
          </w:tcPr>
          <w:p w14:paraId="335D5B93" w14:textId="77777777" w:rsidR="008C29D9" w:rsidRPr="00773417" w:rsidRDefault="008C29D9" w:rsidP="000B5956">
            <w:pPr>
              <w:rPr>
                <w:sz w:val="18"/>
                <w:szCs w:val="18"/>
              </w:rPr>
            </w:pPr>
            <w:r w:rsidRPr="00773417">
              <w:rPr>
                <w:sz w:val="18"/>
                <w:szCs w:val="18"/>
              </w:rPr>
              <w:t>Variable Number</w:t>
            </w:r>
          </w:p>
        </w:tc>
        <w:tc>
          <w:tcPr>
            <w:tcW w:w="400" w:type="pct"/>
            <w:hideMark/>
          </w:tcPr>
          <w:p w14:paraId="1F8EF411" w14:textId="77777777" w:rsidR="008C29D9" w:rsidRPr="00773417" w:rsidRDefault="008C29D9" w:rsidP="000B5956">
            <w:pPr>
              <w:rPr>
                <w:sz w:val="18"/>
                <w:szCs w:val="18"/>
              </w:rPr>
            </w:pPr>
            <w:r w:rsidRPr="00773417">
              <w:rPr>
                <w:sz w:val="18"/>
                <w:szCs w:val="18"/>
              </w:rPr>
              <w:t>8</w:t>
            </w:r>
          </w:p>
        </w:tc>
        <w:tc>
          <w:tcPr>
            <w:tcW w:w="464" w:type="pct"/>
            <w:hideMark/>
          </w:tcPr>
          <w:p w14:paraId="4A35E599" w14:textId="77777777" w:rsidR="008C29D9" w:rsidRPr="00773417" w:rsidRDefault="008C29D9" w:rsidP="000B5956">
            <w:pPr>
              <w:rPr>
                <w:sz w:val="18"/>
                <w:szCs w:val="18"/>
              </w:rPr>
            </w:pPr>
            <w:r w:rsidRPr="00773417">
              <w:rPr>
                <w:sz w:val="18"/>
                <w:szCs w:val="18"/>
              </w:rPr>
              <w:t>Num</w:t>
            </w:r>
          </w:p>
        </w:tc>
        <w:tc>
          <w:tcPr>
            <w:tcW w:w="511" w:type="pct"/>
            <w:hideMark/>
          </w:tcPr>
          <w:p w14:paraId="10B60BFB" w14:textId="77777777" w:rsidR="008C29D9" w:rsidRPr="00773417" w:rsidRDefault="008C29D9" w:rsidP="000B5956">
            <w:pPr>
              <w:rPr>
                <w:sz w:val="18"/>
                <w:szCs w:val="18"/>
              </w:rPr>
            </w:pPr>
          </w:p>
        </w:tc>
        <w:tc>
          <w:tcPr>
            <w:tcW w:w="423" w:type="pct"/>
          </w:tcPr>
          <w:p w14:paraId="32F65727" w14:textId="77777777" w:rsidR="008C29D9" w:rsidRPr="00773417" w:rsidRDefault="008C29D9" w:rsidP="000B5956">
            <w:pPr>
              <w:rPr>
                <w:sz w:val="18"/>
                <w:szCs w:val="18"/>
              </w:rPr>
            </w:pPr>
          </w:p>
        </w:tc>
        <w:tc>
          <w:tcPr>
            <w:tcW w:w="901" w:type="pct"/>
            <w:hideMark/>
          </w:tcPr>
          <w:p w14:paraId="2F7A4B23" w14:textId="77777777" w:rsidR="008C29D9" w:rsidRPr="00773417" w:rsidRDefault="008C29D9" w:rsidP="000B5956">
            <w:pPr>
              <w:rPr>
                <w:sz w:val="18"/>
                <w:szCs w:val="18"/>
              </w:rPr>
            </w:pPr>
            <w:r w:rsidRPr="00773417">
              <w:rPr>
                <w:sz w:val="18"/>
                <w:szCs w:val="18"/>
              </w:rPr>
              <w:t>SCDM table metadata</w:t>
            </w:r>
          </w:p>
        </w:tc>
        <w:tc>
          <w:tcPr>
            <w:tcW w:w="663" w:type="pct"/>
          </w:tcPr>
          <w:p w14:paraId="01A13AA3" w14:textId="77777777" w:rsidR="008C29D9" w:rsidRPr="00773417" w:rsidRDefault="008C29D9" w:rsidP="000B5956">
            <w:pPr>
              <w:rPr>
                <w:sz w:val="18"/>
                <w:szCs w:val="18"/>
              </w:rPr>
            </w:pPr>
          </w:p>
        </w:tc>
        <w:tc>
          <w:tcPr>
            <w:tcW w:w="338" w:type="pct"/>
            <w:hideMark/>
          </w:tcPr>
          <w:p w14:paraId="2153262E" w14:textId="77777777" w:rsidR="008C29D9" w:rsidRPr="00773417" w:rsidRDefault="008C29D9" w:rsidP="000B5956">
            <w:pPr>
              <w:jc w:val="right"/>
              <w:rPr>
                <w:sz w:val="18"/>
                <w:szCs w:val="18"/>
              </w:rPr>
            </w:pPr>
            <w:r w:rsidRPr="00773417">
              <w:rPr>
                <w:sz w:val="18"/>
                <w:szCs w:val="18"/>
              </w:rPr>
              <w:t>9</w:t>
            </w:r>
          </w:p>
        </w:tc>
      </w:tr>
      <w:tr w:rsidR="008C29D9" w:rsidRPr="00773417" w14:paraId="169DDFB3" w14:textId="77777777" w:rsidTr="000B5956">
        <w:trPr>
          <w:cantSplit/>
        </w:trPr>
        <w:tc>
          <w:tcPr>
            <w:tcW w:w="528" w:type="pct"/>
            <w:hideMark/>
          </w:tcPr>
          <w:p w14:paraId="43B3FE9B" w14:textId="77777777" w:rsidR="008C29D9" w:rsidRPr="00773417" w:rsidRDefault="008C29D9" w:rsidP="000B5956">
            <w:pPr>
              <w:rPr>
                <w:bCs/>
                <w:sz w:val="18"/>
                <w:szCs w:val="18"/>
              </w:rPr>
            </w:pPr>
            <w:r w:rsidRPr="00773417">
              <w:rPr>
                <w:bCs/>
                <w:sz w:val="18"/>
                <w:szCs w:val="18"/>
              </w:rPr>
              <w:t>LABEL</w:t>
            </w:r>
          </w:p>
        </w:tc>
        <w:tc>
          <w:tcPr>
            <w:tcW w:w="772" w:type="pct"/>
            <w:hideMark/>
          </w:tcPr>
          <w:p w14:paraId="6B3B6B57" w14:textId="77777777" w:rsidR="008C29D9" w:rsidRPr="00773417" w:rsidRDefault="008C29D9" w:rsidP="000B5956">
            <w:pPr>
              <w:rPr>
                <w:sz w:val="18"/>
                <w:szCs w:val="18"/>
              </w:rPr>
            </w:pPr>
            <w:r w:rsidRPr="00773417">
              <w:rPr>
                <w:sz w:val="18"/>
                <w:szCs w:val="18"/>
              </w:rPr>
              <w:t>Variable Label</w:t>
            </w:r>
          </w:p>
        </w:tc>
        <w:tc>
          <w:tcPr>
            <w:tcW w:w="400" w:type="pct"/>
            <w:hideMark/>
          </w:tcPr>
          <w:p w14:paraId="6191E7D5" w14:textId="77777777" w:rsidR="008C29D9" w:rsidRPr="00773417" w:rsidRDefault="008C29D9" w:rsidP="000B5956">
            <w:pPr>
              <w:rPr>
                <w:sz w:val="18"/>
                <w:szCs w:val="18"/>
              </w:rPr>
            </w:pPr>
            <w:r w:rsidRPr="00773417">
              <w:rPr>
                <w:sz w:val="18"/>
                <w:szCs w:val="18"/>
              </w:rPr>
              <w:t>256</w:t>
            </w:r>
          </w:p>
        </w:tc>
        <w:tc>
          <w:tcPr>
            <w:tcW w:w="464" w:type="pct"/>
            <w:hideMark/>
          </w:tcPr>
          <w:p w14:paraId="3577C0B4" w14:textId="77777777" w:rsidR="008C29D9" w:rsidRPr="00773417" w:rsidRDefault="008C29D9" w:rsidP="000B5956">
            <w:pPr>
              <w:rPr>
                <w:sz w:val="18"/>
                <w:szCs w:val="18"/>
              </w:rPr>
            </w:pPr>
            <w:r w:rsidRPr="00773417">
              <w:rPr>
                <w:sz w:val="18"/>
                <w:szCs w:val="18"/>
              </w:rPr>
              <w:t>Char</w:t>
            </w:r>
          </w:p>
        </w:tc>
        <w:tc>
          <w:tcPr>
            <w:tcW w:w="511" w:type="pct"/>
            <w:hideMark/>
          </w:tcPr>
          <w:p w14:paraId="4E288990" w14:textId="77777777" w:rsidR="008C29D9" w:rsidRPr="00773417" w:rsidRDefault="008C29D9" w:rsidP="000B5956">
            <w:pPr>
              <w:rPr>
                <w:sz w:val="18"/>
                <w:szCs w:val="18"/>
              </w:rPr>
            </w:pPr>
          </w:p>
        </w:tc>
        <w:tc>
          <w:tcPr>
            <w:tcW w:w="423" w:type="pct"/>
          </w:tcPr>
          <w:p w14:paraId="043240CB" w14:textId="77777777" w:rsidR="008C29D9" w:rsidRPr="00773417" w:rsidRDefault="008C29D9" w:rsidP="000B5956">
            <w:pPr>
              <w:rPr>
                <w:sz w:val="18"/>
                <w:szCs w:val="18"/>
              </w:rPr>
            </w:pPr>
          </w:p>
        </w:tc>
        <w:tc>
          <w:tcPr>
            <w:tcW w:w="901" w:type="pct"/>
            <w:hideMark/>
          </w:tcPr>
          <w:p w14:paraId="16EC594E" w14:textId="77777777" w:rsidR="008C29D9" w:rsidRPr="00773417" w:rsidRDefault="008C29D9" w:rsidP="000B5956">
            <w:pPr>
              <w:rPr>
                <w:sz w:val="18"/>
                <w:szCs w:val="18"/>
              </w:rPr>
            </w:pPr>
            <w:r w:rsidRPr="00773417">
              <w:rPr>
                <w:sz w:val="18"/>
                <w:szCs w:val="18"/>
              </w:rPr>
              <w:t>SCDM table metadata</w:t>
            </w:r>
          </w:p>
        </w:tc>
        <w:tc>
          <w:tcPr>
            <w:tcW w:w="663" w:type="pct"/>
          </w:tcPr>
          <w:p w14:paraId="042AC999" w14:textId="77777777" w:rsidR="008C29D9" w:rsidRPr="00773417" w:rsidRDefault="008C29D9" w:rsidP="000B5956">
            <w:pPr>
              <w:rPr>
                <w:sz w:val="18"/>
                <w:szCs w:val="18"/>
              </w:rPr>
            </w:pPr>
          </w:p>
        </w:tc>
        <w:tc>
          <w:tcPr>
            <w:tcW w:w="338" w:type="pct"/>
          </w:tcPr>
          <w:p w14:paraId="7884B843" w14:textId="77777777" w:rsidR="008C29D9" w:rsidRPr="00773417" w:rsidRDefault="008C29D9" w:rsidP="000B5956">
            <w:pPr>
              <w:jc w:val="right"/>
              <w:rPr>
                <w:sz w:val="18"/>
                <w:szCs w:val="18"/>
              </w:rPr>
            </w:pPr>
            <w:r>
              <w:rPr>
                <w:sz w:val="18"/>
                <w:szCs w:val="18"/>
              </w:rPr>
              <w:t>10</w:t>
            </w:r>
          </w:p>
        </w:tc>
      </w:tr>
      <w:tr w:rsidR="008C29D9" w:rsidRPr="00773417" w14:paraId="3333BD17" w14:textId="77777777" w:rsidTr="000B5956">
        <w:trPr>
          <w:cantSplit/>
        </w:trPr>
        <w:tc>
          <w:tcPr>
            <w:tcW w:w="528" w:type="pct"/>
            <w:hideMark/>
          </w:tcPr>
          <w:p w14:paraId="419B8528" w14:textId="77777777" w:rsidR="008C29D9" w:rsidRPr="00773417" w:rsidRDefault="008C29D9" w:rsidP="000B5956">
            <w:pPr>
              <w:rPr>
                <w:bCs/>
                <w:sz w:val="18"/>
                <w:szCs w:val="18"/>
              </w:rPr>
            </w:pPr>
            <w:r w:rsidRPr="00773417">
              <w:rPr>
                <w:bCs/>
                <w:sz w:val="18"/>
                <w:szCs w:val="18"/>
              </w:rPr>
              <w:t>FORMAT</w:t>
            </w:r>
          </w:p>
        </w:tc>
        <w:tc>
          <w:tcPr>
            <w:tcW w:w="772" w:type="pct"/>
            <w:hideMark/>
          </w:tcPr>
          <w:p w14:paraId="0650330A" w14:textId="77777777" w:rsidR="008C29D9" w:rsidRPr="00773417" w:rsidRDefault="008C29D9" w:rsidP="000B5956">
            <w:pPr>
              <w:rPr>
                <w:sz w:val="18"/>
                <w:szCs w:val="18"/>
              </w:rPr>
            </w:pPr>
            <w:r w:rsidRPr="00773417">
              <w:rPr>
                <w:sz w:val="18"/>
                <w:szCs w:val="18"/>
              </w:rPr>
              <w:t>Variable Format</w:t>
            </w:r>
          </w:p>
        </w:tc>
        <w:tc>
          <w:tcPr>
            <w:tcW w:w="400" w:type="pct"/>
            <w:hideMark/>
          </w:tcPr>
          <w:p w14:paraId="4DC2C280" w14:textId="77777777" w:rsidR="008C29D9" w:rsidRPr="00773417" w:rsidRDefault="008C29D9" w:rsidP="000B5956">
            <w:pPr>
              <w:rPr>
                <w:sz w:val="18"/>
                <w:szCs w:val="18"/>
              </w:rPr>
            </w:pPr>
            <w:r w:rsidRPr="00773417">
              <w:rPr>
                <w:sz w:val="18"/>
                <w:szCs w:val="18"/>
              </w:rPr>
              <w:t>32</w:t>
            </w:r>
          </w:p>
        </w:tc>
        <w:tc>
          <w:tcPr>
            <w:tcW w:w="464" w:type="pct"/>
            <w:hideMark/>
          </w:tcPr>
          <w:p w14:paraId="43AC875C" w14:textId="77777777" w:rsidR="008C29D9" w:rsidRPr="00773417" w:rsidRDefault="008C29D9" w:rsidP="000B5956">
            <w:pPr>
              <w:rPr>
                <w:sz w:val="18"/>
                <w:szCs w:val="18"/>
              </w:rPr>
            </w:pPr>
            <w:r w:rsidRPr="00773417">
              <w:rPr>
                <w:sz w:val="18"/>
                <w:szCs w:val="18"/>
              </w:rPr>
              <w:t>Char</w:t>
            </w:r>
          </w:p>
        </w:tc>
        <w:tc>
          <w:tcPr>
            <w:tcW w:w="511" w:type="pct"/>
            <w:hideMark/>
          </w:tcPr>
          <w:p w14:paraId="4CD1AC9D" w14:textId="77777777" w:rsidR="008C29D9" w:rsidRPr="00773417" w:rsidRDefault="008C29D9" w:rsidP="000B5956">
            <w:pPr>
              <w:rPr>
                <w:sz w:val="18"/>
                <w:szCs w:val="18"/>
              </w:rPr>
            </w:pPr>
          </w:p>
        </w:tc>
        <w:tc>
          <w:tcPr>
            <w:tcW w:w="423" w:type="pct"/>
          </w:tcPr>
          <w:p w14:paraId="22D7D4DC" w14:textId="77777777" w:rsidR="008C29D9" w:rsidRPr="00773417" w:rsidRDefault="008C29D9" w:rsidP="000B5956">
            <w:pPr>
              <w:rPr>
                <w:sz w:val="18"/>
                <w:szCs w:val="18"/>
              </w:rPr>
            </w:pPr>
          </w:p>
        </w:tc>
        <w:tc>
          <w:tcPr>
            <w:tcW w:w="901" w:type="pct"/>
            <w:hideMark/>
          </w:tcPr>
          <w:p w14:paraId="4D0DBCE2" w14:textId="77777777" w:rsidR="008C29D9" w:rsidRPr="00773417" w:rsidRDefault="008C29D9" w:rsidP="000B5956">
            <w:pPr>
              <w:rPr>
                <w:sz w:val="18"/>
                <w:szCs w:val="18"/>
              </w:rPr>
            </w:pPr>
            <w:r w:rsidRPr="00773417">
              <w:rPr>
                <w:sz w:val="18"/>
                <w:szCs w:val="18"/>
              </w:rPr>
              <w:t>SCDM table metadata</w:t>
            </w:r>
          </w:p>
        </w:tc>
        <w:tc>
          <w:tcPr>
            <w:tcW w:w="663" w:type="pct"/>
          </w:tcPr>
          <w:p w14:paraId="23141673" w14:textId="77777777" w:rsidR="008C29D9" w:rsidRPr="00773417" w:rsidRDefault="008C29D9" w:rsidP="000B5956">
            <w:pPr>
              <w:rPr>
                <w:sz w:val="18"/>
                <w:szCs w:val="18"/>
              </w:rPr>
            </w:pPr>
          </w:p>
        </w:tc>
        <w:tc>
          <w:tcPr>
            <w:tcW w:w="338" w:type="pct"/>
          </w:tcPr>
          <w:p w14:paraId="54AE0647" w14:textId="77777777" w:rsidR="008C29D9" w:rsidRPr="00773417" w:rsidRDefault="008C29D9" w:rsidP="000B5956">
            <w:pPr>
              <w:jc w:val="right"/>
              <w:rPr>
                <w:sz w:val="18"/>
                <w:szCs w:val="18"/>
              </w:rPr>
            </w:pPr>
            <w:r w:rsidRPr="00773417">
              <w:rPr>
                <w:sz w:val="18"/>
                <w:szCs w:val="18"/>
              </w:rPr>
              <w:t>11</w:t>
            </w:r>
          </w:p>
        </w:tc>
      </w:tr>
      <w:tr w:rsidR="008C29D9" w:rsidRPr="00773417" w14:paraId="3AF1E29B" w14:textId="77777777" w:rsidTr="000B5956">
        <w:trPr>
          <w:cantSplit/>
        </w:trPr>
        <w:tc>
          <w:tcPr>
            <w:tcW w:w="528" w:type="pct"/>
            <w:hideMark/>
          </w:tcPr>
          <w:p w14:paraId="62E9F963" w14:textId="77777777" w:rsidR="008C29D9" w:rsidRPr="00773417" w:rsidRDefault="008C29D9" w:rsidP="000B5956">
            <w:pPr>
              <w:rPr>
                <w:bCs/>
                <w:sz w:val="18"/>
                <w:szCs w:val="18"/>
              </w:rPr>
            </w:pPr>
            <w:r w:rsidRPr="00773417">
              <w:rPr>
                <w:bCs/>
                <w:sz w:val="18"/>
                <w:szCs w:val="18"/>
              </w:rPr>
              <w:t>FORMATL</w:t>
            </w:r>
          </w:p>
        </w:tc>
        <w:tc>
          <w:tcPr>
            <w:tcW w:w="772" w:type="pct"/>
            <w:hideMark/>
          </w:tcPr>
          <w:p w14:paraId="45114998" w14:textId="77777777" w:rsidR="008C29D9" w:rsidRPr="00773417" w:rsidRDefault="008C29D9" w:rsidP="000B5956">
            <w:pPr>
              <w:rPr>
                <w:sz w:val="18"/>
                <w:szCs w:val="18"/>
              </w:rPr>
            </w:pPr>
            <w:r w:rsidRPr="00773417">
              <w:rPr>
                <w:sz w:val="18"/>
                <w:szCs w:val="18"/>
              </w:rPr>
              <w:t>Format Length</w:t>
            </w:r>
          </w:p>
        </w:tc>
        <w:tc>
          <w:tcPr>
            <w:tcW w:w="400" w:type="pct"/>
            <w:hideMark/>
          </w:tcPr>
          <w:p w14:paraId="43412502" w14:textId="77777777" w:rsidR="008C29D9" w:rsidRPr="00773417" w:rsidRDefault="008C29D9" w:rsidP="000B5956">
            <w:pPr>
              <w:rPr>
                <w:sz w:val="18"/>
                <w:szCs w:val="18"/>
              </w:rPr>
            </w:pPr>
            <w:r w:rsidRPr="00773417">
              <w:rPr>
                <w:sz w:val="18"/>
                <w:szCs w:val="18"/>
              </w:rPr>
              <w:t>8</w:t>
            </w:r>
          </w:p>
        </w:tc>
        <w:tc>
          <w:tcPr>
            <w:tcW w:w="464" w:type="pct"/>
            <w:hideMark/>
          </w:tcPr>
          <w:p w14:paraId="3535A0EF" w14:textId="77777777" w:rsidR="008C29D9" w:rsidRPr="00773417" w:rsidRDefault="008C29D9" w:rsidP="000B5956">
            <w:pPr>
              <w:rPr>
                <w:sz w:val="18"/>
                <w:szCs w:val="18"/>
              </w:rPr>
            </w:pPr>
            <w:r w:rsidRPr="00773417">
              <w:rPr>
                <w:sz w:val="18"/>
                <w:szCs w:val="18"/>
              </w:rPr>
              <w:t>Num</w:t>
            </w:r>
          </w:p>
        </w:tc>
        <w:tc>
          <w:tcPr>
            <w:tcW w:w="511" w:type="pct"/>
            <w:hideMark/>
          </w:tcPr>
          <w:p w14:paraId="656BB72E" w14:textId="77777777" w:rsidR="008C29D9" w:rsidRPr="00773417" w:rsidRDefault="008C29D9" w:rsidP="000B5956">
            <w:pPr>
              <w:rPr>
                <w:sz w:val="18"/>
                <w:szCs w:val="18"/>
              </w:rPr>
            </w:pPr>
          </w:p>
        </w:tc>
        <w:tc>
          <w:tcPr>
            <w:tcW w:w="423" w:type="pct"/>
          </w:tcPr>
          <w:p w14:paraId="705F4F0D" w14:textId="77777777" w:rsidR="008C29D9" w:rsidRPr="00773417" w:rsidRDefault="008C29D9" w:rsidP="000B5956">
            <w:pPr>
              <w:rPr>
                <w:sz w:val="18"/>
                <w:szCs w:val="18"/>
              </w:rPr>
            </w:pPr>
          </w:p>
        </w:tc>
        <w:tc>
          <w:tcPr>
            <w:tcW w:w="901" w:type="pct"/>
            <w:hideMark/>
          </w:tcPr>
          <w:p w14:paraId="1368A2C8" w14:textId="77777777" w:rsidR="008C29D9" w:rsidRPr="00773417" w:rsidRDefault="008C29D9" w:rsidP="000B5956">
            <w:pPr>
              <w:rPr>
                <w:sz w:val="18"/>
                <w:szCs w:val="18"/>
              </w:rPr>
            </w:pPr>
            <w:r w:rsidRPr="00773417">
              <w:rPr>
                <w:sz w:val="18"/>
                <w:szCs w:val="18"/>
              </w:rPr>
              <w:t>SCDM table metadata</w:t>
            </w:r>
          </w:p>
        </w:tc>
        <w:tc>
          <w:tcPr>
            <w:tcW w:w="663" w:type="pct"/>
          </w:tcPr>
          <w:p w14:paraId="30398C47" w14:textId="77777777" w:rsidR="008C29D9" w:rsidRPr="00773417" w:rsidRDefault="008C29D9" w:rsidP="000B5956">
            <w:pPr>
              <w:rPr>
                <w:sz w:val="18"/>
                <w:szCs w:val="18"/>
              </w:rPr>
            </w:pPr>
          </w:p>
        </w:tc>
        <w:tc>
          <w:tcPr>
            <w:tcW w:w="338" w:type="pct"/>
          </w:tcPr>
          <w:p w14:paraId="2AC74D6C" w14:textId="77777777" w:rsidR="008C29D9" w:rsidRPr="00773417" w:rsidRDefault="008C29D9" w:rsidP="000B5956">
            <w:pPr>
              <w:jc w:val="right"/>
              <w:rPr>
                <w:sz w:val="18"/>
                <w:szCs w:val="18"/>
              </w:rPr>
            </w:pPr>
            <w:r w:rsidRPr="00773417">
              <w:rPr>
                <w:sz w:val="18"/>
                <w:szCs w:val="18"/>
              </w:rPr>
              <w:t>12</w:t>
            </w:r>
          </w:p>
        </w:tc>
      </w:tr>
      <w:tr w:rsidR="008C29D9" w:rsidRPr="00773417" w14:paraId="0CF7D3FA" w14:textId="77777777" w:rsidTr="000B5956">
        <w:trPr>
          <w:cantSplit/>
        </w:trPr>
        <w:tc>
          <w:tcPr>
            <w:tcW w:w="528" w:type="pct"/>
            <w:hideMark/>
          </w:tcPr>
          <w:p w14:paraId="6C8F1AE3" w14:textId="77777777" w:rsidR="008C29D9" w:rsidRPr="00773417" w:rsidRDefault="008C29D9" w:rsidP="000B5956">
            <w:pPr>
              <w:rPr>
                <w:bCs/>
                <w:sz w:val="18"/>
                <w:szCs w:val="18"/>
              </w:rPr>
            </w:pPr>
            <w:r w:rsidRPr="00773417">
              <w:rPr>
                <w:bCs/>
                <w:sz w:val="18"/>
                <w:szCs w:val="18"/>
              </w:rPr>
              <w:t>FORMATD</w:t>
            </w:r>
          </w:p>
        </w:tc>
        <w:tc>
          <w:tcPr>
            <w:tcW w:w="772" w:type="pct"/>
            <w:hideMark/>
          </w:tcPr>
          <w:p w14:paraId="49077AB7" w14:textId="77777777" w:rsidR="008C29D9" w:rsidRPr="00773417" w:rsidRDefault="008C29D9" w:rsidP="000B5956">
            <w:pPr>
              <w:rPr>
                <w:sz w:val="18"/>
                <w:szCs w:val="18"/>
              </w:rPr>
            </w:pPr>
            <w:r w:rsidRPr="00773417">
              <w:rPr>
                <w:sz w:val="18"/>
                <w:szCs w:val="18"/>
              </w:rPr>
              <w:t>Number of Format Decimals</w:t>
            </w:r>
          </w:p>
        </w:tc>
        <w:tc>
          <w:tcPr>
            <w:tcW w:w="400" w:type="pct"/>
            <w:hideMark/>
          </w:tcPr>
          <w:p w14:paraId="3EFB88E2" w14:textId="77777777" w:rsidR="008C29D9" w:rsidRPr="00773417" w:rsidRDefault="008C29D9" w:rsidP="000B5956">
            <w:pPr>
              <w:rPr>
                <w:sz w:val="18"/>
                <w:szCs w:val="18"/>
              </w:rPr>
            </w:pPr>
            <w:r w:rsidRPr="00773417">
              <w:rPr>
                <w:sz w:val="18"/>
                <w:szCs w:val="18"/>
              </w:rPr>
              <w:t>8</w:t>
            </w:r>
          </w:p>
        </w:tc>
        <w:tc>
          <w:tcPr>
            <w:tcW w:w="464" w:type="pct"/>
            <w:hideMark/>
          </w:tcPr>
          <w:p w14:paraId="52BF2E1A" w14:textId="77777777" w:rsidR="008C29D9" w:rsidRPr="00773417" w:rsidRDefault="008C29D9" w:rsidP="000B5956">
            <w:pPr>
              <w:rPr>
                <w:sz w:val="18"/>
                <w:szCs w:val="18"/>
              </w:rPr>
            </w:pPr>
            <w:r w:rsidRPr="00773417">
              <w:rPr>
                <w:sz w:val="18"/>
                <w:szCs w:val="18"/>
              </w:rPr>
              <w:t>Num</w:t>
            </w:r>
          </w:p>
        </w:tc>
        <w:tc>
          <w:tcPr>
            <w:tcW w:w="511" w:type="pct"/>
            <w:hideMark/>
          </w:tcPr>
          <w:p w14:paraId="0B5879C9" w14:textId="77777777" w:rsidR="008C29D9" w:rsidRPr="00773417" w:rsidRDefault="008C29D9" w:rsidP="000B5956">
            <w:pPr>
              <w:rPr>
                <w:sz w:val="18"/>
                <w:szCs w:val="18"/>
              </w:rPr>
            </w:pPr>
          </w:p>
        </w:tc>
        <w:tc>
          <w:tcPr>
            <w:tcW w:w="423" w:type="pct"/>
          </w:tcPr>
          <w:p w14:paraId="5C44BB6E" w14:textId="77777777" w:rsidR="008C29D9" w:rsidRPr="00773417" w:rsidRDefault="008C29D9" w:rsidP="000B5956">
            <w:pPr>
              <w:rPr>
                <w:sz w:val="18"/>
                <w:szCs w:val="18"/>
              </w:rPr>
            </w:pPr>
          </w:p>
        </w:tc>
        <w:tc>
          <w:tcPr>
            <w:tcW w:w="901" w:type="pct"/>
            <w:hideMark/>
          </w:tcPr>
          <w:p w14:paraId="53D759A1" w14:textId="77777777" w:rsidR="008C29D9" w:rsidRPr="00773417" w:rsidRDefault="008C29D9" w:rsidP="000B5956">
            <w:pPr>
              <w:rPr>
                <w:sz w:val="18"/>
                <w:szCs w:val="18"/>
              </w:rPr>
            </w:pPr>
            <w:r w:rsidRPr="00773417">
              <w:rPr>
                <w:sz w:val="18"/>
                <w:szCs w:val="18"/>
              </w:rPr>
              <w:t>SCDM table metadata</w:t>
            </w:r>
          </w:p>
        </w:tc>
        <w:tc>
          <w:tcPr>
            <w:tcW w:w="663" w:type="pct"/>
          </w:tcPr>
          <w:p w14:paraId="07965A32" w14:textId="77777777" w:rsidR="008C29D9" w:rsidRPr="00773417" w:rsidRDefault="008C29D9" w:rsidP="000B5956">
            <w:pPr>
              <w:rPr>
                <w:sz w:val="18"/>
                <w:szCs w:val="18"/>
              </w:rPr>
            </w:pPr>
          </w:p>
        </w:tc>
        <w:tc>
          <w:tcPr>
            <w:tcW w:w="338" w:type="pct"/>
          </w:tcPr>
          <w:p w14:paraId="2E0EE870" w14:textId="77777777" w:rsidR="008C29D9" w:rsidRPr="00773417" w:rsidRDefault="008C29D9" w:rsidP="000B5956">
            <w:pPr>
              <w:jc w:val="right"/>
              <w:rPr>
                <w:sz w:val="18"/>
                <w:szCs w:val="18"/>
              </w:rPr>
            </w:pPr>
            <w:r w:rsidRPr="00773417">
              <w:rPr>
                <w:sz w:val="18"/>
                <w:szCs w:val="18"/>
              </w:rPr>
              <w:t>13</w:t>
            </w:r>
          </w:p>
        </w:tc>
      </w:tr>
      <w:tr w:rsidR="008C29D9" w:rsidRPr="00773417" w14:paraId="185A8443" w14:textId="77777777" w:rsidTr="000B5956">
        <w:trPr>
          <w:cantSplit/>
        </w:trPr>
        <w:tc>
          <w:tcPr>
            <w:tcW w:w="528" w:type="pct"/>
            <w:hideMark/>
          </w:tcPr>
          <w:p w14:paraId="1A8BD5A5" w14:textId="77777777" w:rsidR="008C29D9" w:rsidRPr="00773417" w:rsidRDefault="008C29D9" w:rsidP="000B5956">
            <w:pPr>
              <w:rPr>
                <w:bCs/>
                <w:sz w:val="18"/>
                <w:szCs w:val="18"/>
              </w:rPr>
            </w:pPr>
            <w:r w:rsidRPr="00773417">
              <w:rPr>
                <w:bCs/>
                <w:sz w:val="18"/>
                <w:szCs w:val="18"/>
              </w:rPr>
              <w:t>INFORMAT</w:t>
            </w:r>
          </w:p>
        </w:tc>
        <w:tc>
          <w:tcPr>
            <w:tcW w:w="772" w:type="pct"/>
            <w:hideMark/>
          </w:tcPr>
          <w:p w14:paraId="018FDAC9" w14:textId="77777777" w:rsidR="008C29D9" w:rsidRPr="00773417" w:rsidRDefault="008C29D9" w:rsidP="000B5956">
            <w:pPr>
              <w:rPr>
                <w:sz w:val="18"/>
                <w:szCs w:val="18"/>
              </w:rPr>
            </w:pPr>
            <w:r w:rsidRPr="00773417">
              <w:rPr>
                <w:sz w:val="18"/>
                <w:szCs w:val="18"/>
              </w:rPr>
              <w:t>Variable Informat</w:t>
            </w:r>
          </w:p>
        </w:tc>
        <w:tc>
          <w:tcPr>
            <w:tcW w:w="400" w:type="pct"/>
            <w:hideMark/>
          </w:tcPr>
          <w:p w14:paraId="06C8FB35" w14:textId="77777777" w:rsidR="008C29D9" w:rsidRPr="00773417" w:rsidRDefault="008C29D9" w:rsidP="000B5956">
            <w:pPr>
              <w:rPr>
                <w:sz w:val="18"/>
                <w:szCs w:val="18"/>
              </w:rPr>
            </w:pPr>
            <w:r w:rsidRPr="00773417">
              <w:rPr>
                <w:sz w:val="18"/>
                <w:szCs w:val="18"/>
              </w:rPr>
              <w:t>32</w:t>
            </w:r>
          </w:p>
        </w:tc>
        <w:tc>
          <w:tcPr>
            <w:tcW w:w="464" w:type="pct"/>
            <w:hideMark/>
          </w:tcPr>
          <w:p w14:paraId="6759DDD8" w14:textId="77777777" w:rsidR="008C29D9" w:rsidRPr="00773417" w:rsidRDefault="008C29D9" w:rsidP="000B5956">
            <w:pPr>
              <w:rPr>
                <w:sz w:val="18"/>
                <w:szCs w:val="18"/>
              </w:rPr>
            </w:pPr>
            <w:r w:rsidRPr="00773417">
              <w:rPr>
                <w:sz w:val="18"/>
                <w:szCs w:val="18"/>
              </w:rPr>
              <w:t>Char</w:t>
            </w:r>
          </w:p>
        </w:tc>
        <w:tc>
          <w:tcPr>
            <w:tcW w:w="511" w:type="pct"/>
            <w:hideMark/>
          </w:tcPr>
          <w:p w14:paraId="7DA098A5" w14:textId="77777777" w:rsidR="008C29D9" w:rsidRPr="00773417" w:rsidRDefault="008C29D9" w:rsidP="000B5956">
            <w:pPr>
              <w:rPr>
                <w:sz w:val="18"/>
                <w:szCs w:val="18"/>
              </w:rPr>
            </w:pPr>
          </w:p>
        </w:tc>
        <w:tc>
          <w:tcPr>
            <w:tcW w:w="423" w:type="pct"/>
          </w:tcPr>
          <w:p w14:paraId="150CED20" w14:textId="77777777" w:rsidR="008C29D9" w:rsidRPr="00773417" w:rsidRDefault="008C29D9" w:rsidP="000B5956">
            <w:pPr>
              <w:rPr>
                <w:sz w:val="18"/>
                <w:szCs w:val="18"/>
              </w:rPr>
            </w:pPr>
          </w:p>
        </w:tc>
        <w:tc>
          <w:tcPr>
            <w:tcW w:w="901" w:type="pct"/>
            <w:hideMark/>
          </w:tcPr>
          <w:p w14:paraId="2BF1AFC8" w14:textId="77777777" w:rsidR="008C29D9" w:rsidRPr="00773417" w:rsidRDefault="008C29D9" w:rsidP="000B5956">
            <w:pPr>
              <w:rPr>
                <w:sz w:val="18"/>
                <w:szCs w:val="18"/>
              </w:rPr>
            </w:pPr>
            <w:r w:rsidRPr="00773417">
              <w:rPr>
                <w:sz w:val="18"/>
                <w:szCs w:val="18"/>
              </w:rPr>
              <w:t>SCDM table metadata</w:t>
            </w:r>
          </w:p>
        </w:tc>
        <w:tc>
          <w:tcPr>
            <w:tcW w:w="663" w:type="pct"/>
          </w:tcPr>
          <w:p w14:paraId="71F1463F" w14:textId="77777777" w:rsidR="008C29D9" w:rsidRPr="00773417" w:rsidRDefault="008C29D9" w:rsidP="000B5956">
            <w:pPr>
              <w:rPr>
                <w:sz w:val="18"/>
                <w:szCs w:val="18"/>
              </w:rPr>
            </w:pPr>
          </w:p>
        </w:tc>
        <w:tc>
          <w:tcPr>
            <w:tcW w:w="338" w:type="pct"/>
          </w:tcPr>
          <w:p w14:paraId="5020E0BD" w14:textId="77777777" w:rsidR="008C29D9" w:rsidRPr="00773417" w:rsidRDefault="008C29D9" w:rsidP="000B5956">
            <w:pPr>
              <w:jc w:val="right"/>
              <w:rPr>
                <w:sz w:val="18"/>
                <w:szCs w:val="18"/>
              </w:rPr>
            </w:pPr>
            <w:r w:rsidRPr="00773417">
              <w:rPr>
                <w:sz w:val="18"/>
                <w:szCs w:val="18"/>
              </w:rPr>
              <w:t>14</w:t>
            </w:r>
          </w:p>
        </w:tc>
      </w:tr>
      <w:tr w:rsidR="008C29D9" w:rsidRPr="00773417" w14:paraId="297A6F92" w14:textId="77777777" w:rsidTr="000B5956">
        <w:trPr>
          <w:cantSplit/>
        </w:trPr>
        <w:tc>
          <w:tcPr>
            <w:tcW w:w="528" w:type="pct"/>
            <w:hideMark/>
          </w:tcPr>
          <w:p w14:paraId="6390AA65" w14:textId="77777777" w:rsidR="008C29D9" w:rsidRPr="00773417" w:rsidRDefault="008C29D9" w:rsidP="000B5956">
            <w:pPr>
              <w:rPr>
                <w:bCs/>
                <w:sz w:val="18"/>
                <w:szCs w:val="18"/>
              </w:rPr>
            </w:pPr>
            <w:r w:rsidRPr="00773417">
              <w:rPr>
                <w:bCs/>
                <w:sz w:val="18"/>
                <w:szCs w:val="18"/>
              </w:rPr>
              <w:t>INFORML</w:t>
            </w:r>
          </w:p>
        </w:tc>
        <w:tc>
          <w:tcPr>
            <w:tcW w:w="772" w:type="pct"/>
            <w:hideMark/>
          </w:tcPr>
          <w:p w14:paraId="3FE5DD67" w14:textId="77777777" w:rsidR="008C29D9" w:rsidRPr="00773417" w:rsidRDefault="008C29D9" w:rsidP="000B5956">
            <w:pPr>
              <w:rPr>
                <w:sz w:val="18"/>
                <w:szCs w:val="18"/>
              </w:rPr>
            </w:pPr>
            <w:r w:rsidRPr="00773417">
              <w:rPr>
                <w:sz w:val="18"/>
                <w:szCs w:val="18"/>
              </w:rPr>
              <w:t>Informat Length</w:t>
            </w:r>
          </w:p>
        </w:tc>
        <w:tc>
          <w:tcPr>
            <w:tcW w:w="400" w:type="pct"/>
            <w:hideMark/>
          </w:tcPr>
          <w:p w14:paraId="706B83CB" w14:textId="77777777" w:rsidR="008C29D9" w:rsidRPr="00773417" w:rsidRDefault="008C29D9" w:rsidP="000B5956">
            <w:pPr>
              <w:rPr>
                <w:sz w:val="18"/>
                <w:szCs w:val="18"/>
              </w:rPr>
            </w:pPr>
            <w:r w:rsidRPr="00773417">
              <w:rPr>
                <w:sz w:val="18"/>
                <w:szCs w:val="18"/>
              </w:rPr>
              <w:t>8</w:t>
            </w:r>
          </w:p>
        </w:tc>
        <w:tc>
          <w:tcPr>
            <w:tcW w:w="464" w:type="pct"/>
            <w:hideMark/>
          </w:tcPr>
          <w:p w14:paraId="67ABF89B" w14:textId="77777777" w:rsidR="008C29D9" w:rsidRPr="00773417" w:rsidRDefault="008C29D9" w:rsidP="000B5956">
            <w:pPr>
              <w:rPr>
                <w:sz w:val="18"/>
                <w:szCs w:val="18"/>
              </w:rPr>
            </w:pPr>
            <w:r w:rsidRPr="00773417">
              <w:rPr>
                <w:sz w:val="18"/>
                <w:szCs w:val="18"/>
              </w:rPr>
              <w:t>Num</w:t>
            </w:r>
          </w:p>
        </w:tc>
        <w:tc>
          <w:tcPr>
            <w:tcW w:w="511" w:type="pct"/>
            <w:hideMark/>
          </w:tcPr>
          <w:p w14:paraId="4B6D47DF" w14:textId="77777777" w:rsidR="008C29D9" w:rsidRPr="00773417" w:rsidRDefault="008C29D9" w:rsidP="000B5956">
            <w:pPr>
              <w:rPr>
                <w:sz w:val="18"/>
                <w:szCs w:val="18"/>
              </w:rPr>
            </w:pPr>
          </w:p>
        </w:tc>
        <w:tc>
          <w:tcPr>
            <w:tcW w:w="423" w:type="pct"/>
          </w:tcPr>
          <w:p w14:paraId="3A6B0FA0" w14:textId="77777777" w:rsidR="008C29D9" w:rsidRPr="00773417" w:rsidRDefault="008C29D9" w:rsidP="000B5956">
            <w:pPr>
              <w:rPr>
                <w:sz w:val="18"/>
                <w:szCs w:val="18"/>
              </w:rPr>
            </w:pPr>
          </w:p>
        </w:tc>
        <w:tc>
          <w:tcPr>
            <w:tcW w:w="901" w:type="pct"/>
            <w:hideMark/>
          </w:tcPr>
          <w:p w14:paraId="38435042" w14:textId="77777777" w:rsidR="008C29D9" w:rsidRPr="00773417" w:rsidRDefault="008C29D9" w:rsidP="000B5956">
            <w:pPr>
              <w:rPr>
                <w:sz w:val="18"/>
                <w:szCs w:val="18"/>
              </w:rPr>
            </w:pPr>
            <w:r w:rsidRPr="00773417">
              <w:rPr>
                <w:sz w:val="18"/>
                <w:szCs w:val="18"/>
              </w:rPr>
              <w:t>SCDM table metadata</w:t>
            </w:r>
          </w:p>
        </w:tc>
        <w:tc>
          <w:tcPr>
            <w:tcW w:w="663" w:type="pct"/>
          </w:tcPr>
          <w:p w14:paraId="096AB35F" w14:textId="77777777" w:rsidR="008C29D9" w:rsidRPr="00773417" w:rsidRDefault="008C29D9" w:rsidP="000B5956">
            <w:pPr>
              <w:rPr>
                <w:sz w:val="18"/>
                <w:szCs w:val="18"/>
              </w:rPr>
            </w:pPr>
          </w:p>
        </w:tc>
        <w:tc>
          <w:tcPr>
            <w:tcW w:w="338" w:type="pct"/>
          </w:tcPr>
          <w:p w14:paraId="5D6FEA40" w14:textId="77777777" w:rsidR="008C29D9" w:rsidRPr="00773417" w:rsidRDefault="008C29D9" w:rsidP="000B5956">
            <w:pPr>
              <w:jc w:val="right"/>
              <w:rPr>
                <w:sz w:val="18"/>
                <w:szCs w:val="18"/>
              </w:rPr>
            </w:pPr>
            <w:r w:rsidRPr="00773417">
              <w:rPr>
                <w:sz w:val="18"/>
                <w:szCs w:val="18"/>
              </w:rPr>
              <w:t>15</w:t>
            </w:r>
          </w:p>
        </w:tc>
      </w:tr>
      <w:tr w:rsidR="008C29D9" w:rsidRPr="00773417" w14:paraId="35F45D21" w14:textId="77777777" w:rsidTr="000B5956">
        <w:trPr>
          <w:cantSplit/>
        </w:trPr>
        <w:tc>
          <w:tcPr>
            <w:tcW w:w="528" w:type="pct"/>
            <w:hideMark/>
          </w:tcPr>
          <w:p w14:paraId="5916F11B" w14:textId="77777777" w:rsidR="008C29D9" w:rsidRPr="00773417" w:rsidRDefault="008C29D9" w:rsidP="000B5956">
            <w:pPr>
              <w:rPr>
                <w:bCs/>
                <w:sz w:val="18"/>
                <w:szCs w:val="18"/>
              </w:rPr>
            </w:pPr>
            <w:r w:rsidRPr="00773417">
              <w:rPr>
                <w:bCs/>
                <w:sz w:val="18"/>
                <w:szCs w:val="18"/>
              </w:rPr>
              <w:t>INFORMD</w:t>
            </w:r>
          </w:p>
        </w:tc>
        <w:tc>
          <w:tcPr>
            <w:tcW w:w="772" w:type="pct"/>
            <w:hideMark/>
          </w:tcPr>
          <w:p w14:paraId="602C7412" w14:textId="77777777" w:rsidR="008C29D9" w:rsidRPr="00773417" w:rsidRDefault="008C29D9" w:rsidP="000B5956">
            <w:pPr>
              <w:rPr>
                <w:sz w:val="18"/>
                <w:szCs w:val="18"/>
              </w:rPr>
            </w:pPr>
            <w:r w:rsidRPr="00773417">
              <w:rPr>
                <w:sz w:val="18"/>
                <w:szCs w:val="18"/>
              </w:rPr>
              <w:t>Number of Informat Decimals</w:t>
            </w:r>
          </w:p>
        </w:tc>
        <w:tc>
          <w:tcPr>
            <w:tcW w:w="400" w:type="pct"/>
            <w:hideMark/>
          </w:tcPr>
          <w:p w14:paraId="246DB985" w14:textId="77777777" w:rsidR="008C29D9" w:rsidRPr="00773417" w:rsidRDefault="008C29D9" w:rsidP="000B5956">
            <w:pPr>
              <w:rPr>
                <w:sz w:val="18"/>
                <w:szCs w:val="18"/>
              </w:rPr>
            </w:pPr>
            <w:r w:rsidRPr="00773417">
              <w:rPr>
                <w:sz w:val="18"/>
                <w:szCs w:val="18"/>
              </w:rPr>
              <w:t>8</w:t>
            </w:r>
          </w:p>
        </w:tc>
        <w:tc>
          <w:tcPr>
            <w:tcW w:w="464" w:type="pct"/>
            <w:hideMark/>
          </w:tcPr>
          <w:p w14:paraId="2072FB22" w14:textId="77777777" w:rsidR="008C29D9" w:rsidRPr="00773417" w:rsidRDefault="008C29D9" w:rsidP="000B5956">
            <w:pPr>
              <w:rPr>
                <w:sz w:val="18"/>
                <w:szCs w:val="18"/>
              </w:rPr>
            </w:pPr>
            <w:r w:rsidRPr="00773417">
              <w:rPr>
                <w:sz w:val="18"/>
                <w:szCs w:val="18"/>
              </w:rPr>
              <w:t>Num</w:t>
            </w:r>
          </w:p>
        </w:tc>
        <w:tc>
          <w:tcPr>
            <w:tcW w:w="511" w:type="pct"/>
            <w:hideMark/>
          </w:tcPr>
          <w:p w14:paraId="76191CB1" w14:textId="77777777" w:rsidR="008C29D9" w:rsidRPr="00773417" w:rsidRDefault="008C29D9" w:rsidP="000B5956">
            <w:pPr>
              <w:rPr>
                <w:sz w:val="18"/>
                <w:szCs w:val="18"/>
              </w:rPr>
            </w:pPr>
          </w:p>
        </w:tc>
        <w:tc>
          <w:tcPr>
            <w:tcW w:w="423" w:type="pct"/>
          </w:tcPr>
          <w:p w14:paraId="3C6EAE3C" w14:textId="77777777" w:rsidR="008C29D9" w:rsidRPr="00773417" w:rsidRDefault="008C29D9" w:rsidP="000B5956">
            <w:pPr>
              <w:rPr>
                <w:sz w:val="18"/>
                <w:szCs w:val="18"/>
              </w:rPr>
            </w:pPr>
          </w:p>
        </w:tc>
        <w:tc>
          <w:tcPr>
            <w:tcW w:w="901" w:type="pct"/>
            <w:hideMark/>
          </w:tcPr>
          <w:p w14:paraId="7D1EF80E" w14:textId="77777777" w:rsidR="008C29D9" w:rsidRPr="00773417" w:rsidRDefault="008C29D9" w:rsidP="000B5956">
            <w:pPr>
              <w:rPr>
                <w:sz w:val="18"/>
                <w:szCs w:val="18"/>
              </w:rPr>
            </w:pPr>
            <w:r w:rsidRPr="00773417">
              <w:rPr>
                <w:sz w:val="18"/>
                <w:szCs w:val="18"/>
              </w:rPr>
              <w:t>SCDM table metadata</w:t>
            </w:r>
          </w:p>
        </w:tc>
        <w:tc>
          <w:tcPr>
            <w:tcW w:w="663" w:type="pct"/>
          </w:tcPr>
          <w:p w14:paraId="281F1D22" w14:textId="77777777" w:rsidR="008C29D9" w:rsidRPr="00773417" w:rsidRDefault="008C29D9" w:rsidP="000B5956">
            <w:pPr>
              <w:rPr>
                <w:sz w:val="18"/>
                <w:szCs w:val="18"/>
              </w:rPr>
            </w:pPr>
          </w:p>
        </w:tc>
        <w:tc>
          <w:tcPr>
            <w:tcW w:w="338" w:type="pct"/>
          </w:tcPr>
          <w:p w14:paraId="4CAD787E" w14:textId="77777777" w:rsidR="008C29D9" w:rsidRPr="00773417" w:rsidRDefault="008C29D9" w:rsidP="000B5956">
            <w:pPr>
              <w:jc w:val="right"/>
              <w:rPr>
                <w:sz w:val="18"/>
                <w:szCs w:val="18"/>
              </w:rPr>
            </w:pPr>
            <w:r w:rsidRPr="00773417">
              <w:rPr>
                <w:sz w:val="18"/>
                <w:szCs w:val="18"/>
              </w:rPr>
              <w:t>16</w:t>
            </w:r>
          </w:p>
        </w:tc>
      </w:tr>
      <w:tr w:rsidR="008C29D9" w:rsidRPr="00773417" w14:paraId="3BE8C503" w14:textId="77777777" w:rsidTr="000B5956">
        <w:trPr>
          <w:cantSplit/>
        </w:trPr>
        <w:tc>
          <w:tcPr>
            <w:tcW w:w="528" w:type="pct"/>
            <w:hideMark/>
          </w:tcPr>
          <w:p w14:paraId="7AA58F48" w14:textId="77777777" w:rsidR="008C29D9" w:rsidRPr="00773417" w:rsidRDefault="008C29D9" w:rsidP="000B5956">
            <w:pPr>
              <w:rPr>
                <w:bCs/>
                <w:sz w:val="18"/>
                <w:szCs w:val="18"/>
              </w:rPr>
            </w:pPr>
            <w:r w:rsidRPr="00773417">
              <w:rPr>
                <w:bCs/>
                <w:sz w:val="18"/>
                <w:szCs w:val="18"/>
              </w:rPr>
              <w:t>JUST</w:t>
            </w:r>
          </w:p>
        </w:tc>
        <w:tc>
          <w:tcPr>
            <w:tcW w:w="772" w:type="pct"/>
            <w:hideMark/>
          </w:tcPr>
          <w:p w14:paraId="3C76A442" w14:textId="77777777" w:rsidR="008C29D9" w:rsidRPr="00773417" w:rsidRDefault="008C29D9" w:rsidP="000B5956">
            <w:pPr>
              <w:rPr>
                <w:sz w:val="18"/>
                <w:szCs w:val="18"/>
              </w:rPr>
            </w:pPr>
            <w:r w:rsidRPr="00773417">
              <w:rPr>
                <w:sz w:val="18"/>
                <w:szCs w:val="18"/>
              </w:rPr>
              <w:t>Justification</w:t>
            </w:r>
          </w:p>
        </w:tc>
        <w:tc>
          <w:tcPr>
            <w:tcW w:w="400" w:type="pct"/>
            <w:hideMark/>
          </w:tcPr>
          <w:p w14:paraId="2E884F6B" w14:textId="77777777" w:rsidR="008C29D9" w:rsidRPr="00773417" w:rsidRDefault="008C29D9" w:rsidP="000B5956">
            <w:pPr>
              <w:rPr>
                <w:sz w:val="18"/>
                <w:szCs w:val="18"/>
              </w:rPr>
            </w:pPr>
            <w:r w:rsidRPr="00773417">
              <w:rPr>
                <w:sz w:val="18"/>
                <w:szCs w:val="18"/>
              </w:rPr>
              <w:t>8</w:t>
            </w:r>
          </w:p>
        </w:tc>
        <w:tc>
          <w:tcPr>
            <w:tcW w:w="464" w:type="pct"/>
            <w:hideMark/>
          </w:tcPr>
          <w:p w14:paraId="3E5B94BD" w14:textId="77777777" w:rsidR="008C29D9" w:rsidRPr="00773417" w:rsidRDefault="008C29D9" w:rsidP="000B5956">
            <w:pPr>
              <w:rPr>
                <w:sz w:val="18"/>
                <w:szCs w:val="18"/>
              </w:rPr>
            </w:pPr>
            <w:r w:rsidRPr="00773417">
              <w:rPr>
                <w:sz w:val="18"/>
                <w:szCs w:val="18"/>
              </w:rPr>
              <w:t>Num</w:t>
            </w:r>
          </w:p>
        </w:tc>
        <w:tc>
          <w:tcPr>
            <w:tcW w:w="511" w:type="pct"/>
            <w:hideMark/>
          </w:tcPr>
          <w:p w14:paraId="5A65DA78" w14:textId="77777777" w:rsidR="008C29D9" w:rsidRPr="00773417" w:rsidRDefault="008C29D9" w:rsidP="000B5956">
            <w:pPr>
              <w:rPr>
                <w:sz w:val="18"/>
                <w:szCs w:val="18"/>
              </w:rPr>
            </w:pPr>
          </w:p>
        </w:tc>
        <w:tc>
          <w:tcPr>
            <w:tcW w:w="423" w:type="pct"/>
          </w:tcPr>
          <w:p w14:paraId="107B1632" w14:textId="77777777" w:rsidR="008C29D9" w:rsidRPr="00773417" w:rsidRDefault="008C29D9" w:rsidP="000B5956">
            <w:pPr>
              <w:rPr>
                <w:sz w:val="18"/>
                <w:szCs w:val="18"/>
              </w:rPr>
            </w:pPr>
          </w:p>
        </w:tc>
        <w:tc>
          <w:tcPr>
            <w:tcW w:w="901" w:type="pct"/>
            <w:hideMark/>
          </w:tcPr>
          <w:p w14:paraId="5D0F4584" w14:textId="77777777" w:rsidR="008C29D9" w:rsidRPr="00773417" w:rsidRDefault="008C29D9" w:rsidP="000B5956">
            <w:pPr>
              <w:rPr>
                <w:sz w:val="18"/>
                <w:szCs w:val="18"/>
              </w:rPr>
            </w:pPr>
            <w:r w:rsidRPr="00773417">
              <w:rPr>
                <w:sz w:val="18"/>
                <w:szCs w:val="18"/>
              </w:rPr>
              <w:t>SCDM table metadata</w:t>
            </w:r>
          </w:p>
        </w:tc>
        <w:tc>
          <w:tcPr>
            <w:tcW w:w="663" w:type="pct"/>
          </w:tcPr>
          <w:p w14:paraId="2DEAD27D" w14:textId="77777777" w:rsidR="008C29D9" w:rsidRPr="00773417" w:rsidRDefault="008C29D9" w:rsidP="000B5956">
            <w:pPr>
              <w:rPr>
                <w:sz w:val="18"/>
                <w:szCs w:val="18"/>
              </w:rPr>
            </w:pPr>
          </w:p>
        </w:tc>
        <w:tc>
          <w:tcPr>
            <w:tcW w:w="338" w:type="pct"/>
          </w:tcPr>
          <w:p w14:paraId="2499D0B7" w14:textId="77777777" w:rsidR="008C29D9" w:rsidRPr="00773417" w:rsidRDefault="008C29D9" w:rsidP="000B5956">
            <w:pPr>
              <w:jc w:val="right"/>
              <w:rPr>
                <w:sz w:val="18"/>
                <w:szCs w:val="18"/>
              </w:rPr>
            </w:pPr>
            <w:r w:rsidRPr="00773417">
              <w:rPr>
                <w:sz w:val="18"/>
                <w:szCs w:val="18"/>
              </w:rPr>
              <w:t>17</w:t>
            </w:r>
          </w:p>
        </w:tc>
      </w:tr>
      <w:tr w:rsidR="008C29D9" w:rsidRPr="00773417" w14:paraId="18D997B6" w14:textId="77777777" w:rsidTr="000B5956">
        <w:trPr>
          <w:cantSplit/>
        </w:trPr>
        <w:tc>
          <w:tcPr>
            <w:tcW w:w="528" w:type="pct"/>
            <w:hideMark/>
          </w:tcPr>
          <w:p w14:paraId="6BDAD755" w14:textId="77777777" w:rsidR="008C29D9" w:rsidRPr="00773417" w:rsidRDefault="008C29D9" w:rsidP="000B5956">
            <w:pPr>
              <w:rPr>
                <w:bCs/>
                <w:sz w:val="18"/>
                <w:szCs w:val="18"/>
              </w:rPr>
            </w:pPr>
            <w:r w:rsidRPr="00773417">
              <w:rPr>
                <w:bCs/>
                <w:sz w:val="18"/>
                <w:szCs w:val="18"/>
              </w:rPr>
              <w:t>NPOS</w:t>
            </w:r>
          </w:p>
        </w:tc>
        <w:tc>
          <w:tcPr>
            <w:tcW w:w="772" w:type="pct"/>
            <w:hideMark/>
          </w:tcPr>
          <w:p w14:paraId="4583D083" w14:textId="77777777" w:rsidR="008C29D9" w:rsidRPr="00773417" w:rsidRDefault="008C29D9" w:rsidP="000B5956">
            <w:pPr>
              <w:rPr>
                <w:sz w:val="18"/>
                <w:szCs w:val="18"/>
              </w:rPr>
            </w:pPr>
            <w:r w:rsidRPr="00773417">
              <w:rPr>
                <w:sz w:val="18"/>
                <w:szCs w:val="18"/>
              </w:rPr>
              <w:t>Position in Buffer</w:t>
            </w:r>
          </w:p>
        </w:tc>
        <w:tc>
          <w:tcPr>
            <w:tcW w:w="400" w:type="pct"/>
            <w:hideMark/>
          </w:tcPr>
          <w:p w14:paraId="6CE31C83" w14:textId="77777777" w:rsidR="008C29D9" w:rsidRPr="00773417" w:rsidRDefault="008C29D9" w:rsidP="000B5956">
            <w:pPr>
              <w:rPr>
                <w:sz w:val="18"/>
                <w:szCs w:val="18"/>
              </w:rPr>
            </w:pPr>
            <w:r w:rsidRPr="00773417">
              <w:rPr>
                <w:sz w:val="18"/>
                <w:szCs w:val="18"/>
              </w:rPr>
              <w:t>8</w:t>
            </w:r>
          </w:p>
        </w:tc>
        <w:tc>
          <w:tcPr>
            <w:tcW w:w="464" w:type="pct"/>
            <w:hideMark/>
          </w:tcPr>
          <w:p w14:paraId="5FC9AF25" w14:textId="77777777" w:rsidR="008C29D9" w:rsidRPr="00773417" w:rsidRDefault="008C29D9" w:rsidP="000B5956">
            <w:pPr>
              <w:rPr>
                <w:sz w:val="18"/>
                <w:szCs w:val="18"/>
              </w:rPr>
            </w:pPr>
            <w:r w:rsidRPr="00773417">
              <w:rPr>
                <w:sz w:val="18"/>
                <w:szCs w:val="18"/>
              </w:rPr>
              <w:t>Num</w:t>
            </w:r>
          </w:p>
        </w:tc>
        <w:tc>
          <w:tcPr>
            <w:tcW w:w="511" w:type="pct"/>
            <w:hideMark/>
          </w:tcPr>
          <w:p w14:paraId="57510B76" w14:textId="77777777" w:rsidR="008C29D9" w:rsidRPr="00773417" w:rsidRDefault="008C29D9" w:rsidP="000B5956">
            <w:pPr>
              <w:rPr>
                <w:sz w:val="18"/>
                <w:szCs w:val="18"/>
              </w:rPr>
            </w:pPr>
          </w:p>
        </w:tc>
        <w:tc>
          <w:tcPr>
            <w:tcW w:w="423" w:type="pct"/>
          </w:tcPr>
          <w:p w14:paraId="5B3192B8" w14:textId="77777777" w:rsidR="008C29D9" w:rsidRPr="00773417" w:rsidRDefault="008C29D9" w:rsidP="000B5956">
            <w:pPr>
              <w:rPr>
                <w:sz w:val="18"/>
                <w:szCs w:val="18"/>
              </w:rPr>
            </w:pPr>
          </w:p>
        </w:tc>
        <w:tc>
          <w:tcPr>
            <w:tcW w:w="901" w:type="pct"/>
            <w:hideMark/>
          </w:tcPr>
          <w:p w14:paraId="17D6896B" w14:textId="77777777" w:rsidR="008C29D9" w:rsidRPr="00773417" w:rsidRDefault="008C29D9" w:rsidP="000B5956">
            <w:pPr>
              <w:rPr>
                <w:sz w:val="18"/>
                <w:szCs w:val="18"/>
              </w:rPr>
            </w:pPr>
            <w:r w:rsidRPr="00773417">
              <w:rPr>
                <w:sz w:val="18"/>
                <w:szCs w:val="18"/>
              </w:rPr>
              <w:t>SCDM table metadata</w:t>
            </w:r>
          </w:p>
        </w:tc>
        <w:tc>
          <w:tcPr>
            <w:tcW w:w="663" w:type="pct"/>
          </w:tcPr>
          <w:p w14:paraId="1C6288EB" w14:textId="77777777" w:rsidR="008C29D9" w:rsidRPr="00773417" w:rsidRDefault="008C29D9" w:rsidP="000B5956">
            <w:pPr>
              <w:rPr>
                <w:sz w:val="18"/>
                <w:szCs w:val="18"/>
              </w:rPr>
            </w:pPr>
          </w:p>
        </w:tc>
        <w:tc>
          <w:tcPr>
            <w:tcW w:w="338" w:type="pct"/>
          </w:tcPr>
          <w:p w14:paraId="0B2B57F2" w14:textId="77777777" w:rsidR="008C29D9" w:rsidRPr="00773417" w:rsidRDefault="008C29D9" w:rsidP="000B5956">
            <w:pPr>
              <w:jc w:val="right"/>
              <w:rPr>
                <w:sz w:val="18"/>
                <w:szCs w:val="18"/>
              </w:rPr>
            </w:pPr>
            <w:r w:rsidRPr="00773417">
              <w:rPr>
                <w:sz w:val="18"/>
                <w:szCs w:val="18"/>
              </w:rPr>
              <w:t>18</w:t>
            </w:r>
          </w:p>
        </w:tc>
      </w:tr>
      <w:tr w:rsidR="008C29D9" w:rsidRPr="00773417" w14:paraId="5A72F149" w14:textId="77777777" w:rsidTr="000B5956">
        <w:trPr>
          <w:cantSplit/>
        </w:trPr>
        <w:tc>
          <w:tcPr>
            <w:tcW w:w="528" w:type="pct"/>
            <w:hideMark/>
          </w:tcPr>
          <w:p w14:paraId="6E9DEED1" w14:textId="77777777" w:rsidR="008C29D9" w:rsidRPr="00773417" w:rsidRDefault="008C29D9" w:rsidP="000B5956">
            <w:pPr>
              <w:rPr>
                <w:bCs/>
                <w:sz w:val="18"/>
                <w:szCs w:val="18"/>
              </w:rPr>
            </w:pPr>
            <w:r w:rsidRPr="00773417">
              <w:rPr>
                <w:bCs/>
                <w:sz w:val="18"/>
                <w:szCs w:val="18"/>
              </w:rPr>
              <w:t>NOBS</w:t>
            </w:r>
          </w:p>
        </w:tc>
        <w:tc>
          <w:tcPr>
            <w:tcW w:w="772" w:type="pct"/>
            <w:hideMark/>
          </w:tcPr>
          <w:p w14:paraId="3BDFAFA1" w14:textId="77777777" w:rsidR="008C29D9" w:rsidRPr="00773417" w:rsidRDefault="008C29D9" w:rsidP="000B5956">
            <w:pPr>
              <w:rPr>
                <w:sz w:val="18"/>
                <w:szCs w:val="18"/>
              </w:rPr>
            </w:pPr>
            <w:r w:rsidRPr="00773417">
              <w:rPr>
                <w:sz w:val="18"/>
                <w:szCs w:val="18"/>
              </w:rPr>
              <w:t>Observations in Data Set</w:t>
            </w:r>
          </w:p>
        </w:tc>
        <w:tc>
          <w:tcPr>
            <w:tcW w:w="400" w:type="pct"/>
            <w:hideMark/>
          </w:tcPr>
          <w:p w14:paraId="0F6175F4" w14:textId="77777777" w:rsidR="008C29D9" w:rsidRPr="00773417" w:rsidRDefault="008C29D9" w:rsidP="000B5956">
            <w:pPr>
              <w:rPr>
                <w:sz w:val="18"/>
                <w:szCs w:val="18"/>
              </w:rPr>
            </w:pPr>
            <w:r w:rsidRPr="00773417">
              <w:rPr>
                <w:sz w:val="18"/>
                <w:szCs w:val="18"/>
              </w:rPr>
              <w:t>8</w:t>
            </w:r>
          </w:p>
        </w:tc>
        <w:tc>
          <w:tcPr>
            <w:tcW w:w="464" w:type="pct"/>
            <w:hideMark/>
          </w:tcPr>
          <w:p w14:paraId="28F6C98A" w14:textId="77777777" w:rsidR="008C29D9" w:rsidRPr="00773417" w:rsidRDefault="008C29D9" w:rsidP="000B5956">
            <w:pPr>
              <w:rPr>
                <w:sz w:val="18"/>
                <w:szCs w:val="18"/>
              </w:rPr>
            </w:pPr>
            <w:r w:rsidRPr="00773417">
              <w:rPr>
                <w:sz w:val="18"/>
                <w:szCs w:val="18"/>
              </w:rPr>
              <w:t>Num</w:t>
            </w:r>
          </w:p>
        </w:tc>
        <w:tc>
          <w:tcPr>
            <w:tcW w:w="511" w:type="pct"/>
            <w:hideMark/>
          </w:tcPr>
          <w:p w14:paraId="1E9E79F1" w14:textId="77777777" w:rsidR="008C29D9" w:rsidRPr="00773417" w:rsidRDefault="008C29D9" w:rsidP="000B5956">
            <w:pPr>
              <w:rPr>
                <w:sz w:val="18"/>
                <w:szCs w:val="18"/>
              </w:rPr>
            </w:pPr>
          </w:p>
        </w:tc>
        <w:tc>
          <w:tcPr>
            <w:tcW w:w="423" w:type="pct"/>
          </w:tcPr>
          <w:p w14:paraId="40B8DEFA" w14:textId="77777777" w:rsidR="008C29D9" w:rsidRPr="00773417" w:rsidRDefault="008C29D9" w:rsidP="000B5956">
            <w:pPr>
              <w:rPr>
                <w:sz w:val="18"/>
                <w:szCs w:val="18"/>
              </w:rPr>
            </w:pPr>
          </w:p>
        </w:tc>
        <w:tc>
          <w:tcPr>
            <w:tcW w:w="901" w:type="pct"/>
            <w:hideMark/>
          </w:tcPr>
          <w:p w14:paraId="0F4F0127" w14:textId="77777777" w:rsidR="008C29D9" w:rsidRPr="00773417" w:rsidRDefault="008C29D9" w:rsidP="000B5956">
            <w:pPr>
              <w:rPr>
                <w:sz w:val="18"/>
                <w:szCs w:val="18"/>
              </w:rPr>
            </w:pPr>
            <w:r w:rsidRPr="00773417">
              <w:rPr>
                <w:sz w:val="18"/>
                <w:szCs w:val="18"/>
              </w:rPr>
              <w:t>SCDM table metadata</w:t>
            </w:r>
          </w:p>
        </w:tc>
        <w:tc>
          <w:tcPr>
            <w:tcW w:w="663" w:type="pct"/>
          </w:tcPr>
          <w:p w14:paraId="64EBF0F5" w14:textId="77777777" w:rsidR="008C29D9" w:rsidRPr="00773417" w:rsidRDefault="008C29D9" w:rsidP="000B5956">
            <w:pPr>
              <w:rPr>
                <w:sz w:val="18"/>
                <w:szCs w:val="18"/>
              </w:rPr>
            </w:pPr>
          </w:p>
        </w:tc>
        <w:tc>
          <w:tcPr>
            <w:tcW w:w="338" w:type="pct"/>
          </w:tcPr>
          <w:p w14:paraId="4A87E542" w14:textId="77777777" w:rsidR="008C29D9" w:rsidRPr="00773417" w:rsidRDefault="008C29D9" w:rsidP="000B5956">
            <w:pPr>
              <w:jc w:val="right"/>
              <w:rPr>
                <w:sz w:val="18"/>
                <w:szCs w:val="18"/>
              </w:rPr>
            </w:pPr>
            <w:r w:rsidRPr="00773417">
              <w:rPr>
                <w:sz w:val="18"/>
                <w:szCs w:val="18"/>
              </w:rPr>
              <w:t>19</w:t>
            </w:r>
          </w:p>
        </w:tc>
      </w:tr>
      <w:tr w:rsidR="008C29D9" w:rsidRPr="00773417" w14:paraId="55CEF221" w14:textId="77777777" w:rsidTr="000B5956">
        <w:trPr>
          <w:cantSplit/>
        </w:trPr>
        <w:tc>
          <w:tcPr>
            <w:tcW w:w="528" w:type="pct"/>
            <w:hideMark/>
          </w:tcPr>
          <w:p w14:paraId="069F7555" w14:textId="77777777" w:rsidR="008C29D9" w:rsidRPr="00773417" w:rsidRDefault="008C29D9" w:rsidP="000B5956">
            <w:pPr>
              <w:rPr>
                <w:bCs/>
                <w:sz w:val="18"/>
                <w:szCs w:val="18"/>
              </w:rPr>
            </w:pPr>
            <w:r w:rsidRPr="00773417">
              <w:rPr>
                <w:bCs/>
                <w:sz w:val="18"/>
                <w:szCs w:val="18"/>
              </w:rPr>
              <w:t>ENGINE</w:t>
            </w:r>
          </w:p>
        </w:tc>
        <w:tc>
          <w:tcPr>
            <w:tcW w:w="772" w:type="pct"/>
            <w:hideMark/>
          </w:tcPr>
          <w:p w14:paraId="2E65025D" w14:textId="77777777" w:rsidR="008C29D9" w:rsidRPr="00773417" w:rsidRDefault="008C29D9" w:rsidP="000B5956">
            <w:pPr>
              <w:rPr>
                <w:sz w:val="18"/>
                <w:szCs w:val="18"/>
              </w:rPr>
            </w:pPr>
            <w:r w:rsidRPr="00773417">
              <w:rPr>
                <w:sz w:val="18"/>
                <w:szCs w:val="18"/>
              </w:rPr>
              <w:t>Engine Name</w:t>
            </w:r>
          </w:p>
        </w:tc>
        <w:tc>
          <w:tcPr>
            <w:tcW w:w="400" w:type="pct"/>
            <w:hideMark/>
          </w:tcPr>
          <w:p w14:paraId="7418845F" w14:textId="77777777" w:rsidR="008C29D9" w:rsidRPr="00773417" w:rsidRDefault="008C29D9" w:rsidP="000B5956">
            <w:pPr>
              <w:rPr>
                <w:sz w:val="18"/>
                <w:szCs w:val="18"/>
              </w:rPr>
            </w:pPr>
            <w:r w:rsidRPr="00773417">
              <w:rPr>
                <w:sz w:val="18"/>
                <w:szCs w:val="18"/>
              </w:rPr>
              <w:t>8</w:t>
            </w:r>
          </w:p>
        </w:tc>
        <w:tc>
          <w:tcPr>
            <w:tcW w:w="464" w:type="pct"/>
            <w:hideMark/>
          </w:tcPr>
          <w:p w14:paraId="6B9B2180" w14:textId="77777777" w:rsidR="008C29D9" w:rsidRPr="00773417" w:rsidRDefault="008C29D9" w:rsidP="000B5956">
            <w:pPr>
              <w:rPr>
                <w:sz w:val="18"/>
                <w:szCs w:val="18"/>
              </w:rPr>
            </w:pPr>
            <w:r w:rsidRPr="00773417">
              <w:rPr>
                <w:sz w:val="18"/>
                <w:szCs w:val="18"/>
              </w:rPr>
              <w:t>Char</w:t>
            </w:r>
          </w:p>
        </w:tc>
        <w:tc>
          <w:tcPr>
            <w:tcW w:w="511" w:type="pct"/>
            <w:hideMark/>
          </w:tcPr>
          <w:p w14:paraId="39612868" w14:textId="77777777" w:rsidR="008C29D9" w:rsidRPr="00773417" w:rsidRDefault="008C29D9" w:rsidP="000B5956">
            <w:pPr>
              <w:rPr>
                <w:sz w:val="18"/>
                <w:szCs w:val="18"/>
              </w:rPr>
            </w:pPr>
          </w:p>
        </w:tc>
        <w:tc>
          <w:tcPr>
            <w:tcW w:w="423" w:type="pct"/>
          </w:tcPr>
          <w:p w14:paraId="5F57EFD3" w14:textId="77777777" w:rsidR="008C29D9" w:rsidRPr="00773417" w:rsidRDefault="008C29D9" w:rsidP="000B5956">
            <w:pPr>
              <w:rPr>
                <w:sz w:val="18"/>
                <w:szCs w:val="18"/>
              </w:rPr>
            </w:pPr>
          </w:p>
        </w:tc>
        <w:tc>
          <w:tcPr>
            <w:tcW w:w="901" w:type="pct"/>
            <w:hideMark/>
          </w:tcPr>
          <w:p w14:paraId="4B986DE2" w14:textId="77777777" w:rsidR="008C29D9" w:rsidRPr="00773417" w:rsidRDefault="008C29D9" w:rsidP="000B5956">
            <w:pPr>
              <w:rPr>
                <w:sz w:val="18"/>
                <w:szCs w:val="18"/>
              </w:rPr>
            </w:pPr>
            <w:r w:rsidRPr="00773417">
              <w:rPr>
                <w:sz w:val="18"/>
                <w:szCs w:val="18"/>
              </w:rPr>
              <w:t>SCDM table metadata</w:t>
            </w:r>
          </w:p>
        </w:tc>
        <w:tc>
          <w:tcPr>
            <w:tcW w:w="663" w:type="pct"/>
          </w:tcPr>
          <w:p w14:paraId="31BC5716" w14:textId="77777777" w:rsidR="008C29D9" w:rsidRPr="00773417" w:rsidRDefault="008C29D9" w:rsidP="000B5956">
            <w:pPr>
              <w:rPr>
                <w:sz w:val="18"/>
                <w:szCs w:val="18"/>
              </w:rPr>
            </w:pPr>
          </w:p>
        </w:tc>
        <w:tc>
          <w:tcPr>
            <w:tcW w:w="338" w:type="pct"/>
          </w:tcPr>
          <w:p w14:paraId="2165B49F" w14:textId="77777777" w:rsidR="008C29D9" w:rsidRPr="00773417" w:rsidRDefault="008C29D9" w:rsidP="000B5956">
            <w:pPr>
              <w:jc w:val="right"/>
              <w:rPr>
                <w:sz w:val="18"/>
                <w:szCs w:val="18"/>
              </w:rPr>
            </w:pPr>
            <w:r w:rsidRPr="00773417">
              <w:rPr>
                <w:sz w:val="18"/>
                <w:szCs w:val="18"/>
              </w:rPr>
              <w:t>20</w:t>
            </w:r>
          </w:p>
        </w:tc>
      </w:tr>
      <w:tr w:rsidR="008C29D9" w:rsidRPr="00773417" w14:paraId="20885759" w14:textId="77777777" w:rsidTr="000B5956">
        <w:trPr>
          <w:cantSplit/>
        </w:trPr>
        <w:tc>
          <w:tcPr>
            <w:tcW w:w="528" w:type="pct"/>
            <w:hideMark/>
          </w:tcPr>
          <w:p w14:paraId="7F2BC8EE" w14:textId="77777777" w:rsidR="008C29D9" w:rsidRPr="00773417" w:rsidRDefault="008C29D9" w:rsidP="000B5956">
            <w:pPr>
              <w:rPr>
                <w:bCs/>
                <w:sz w:val="18"/>
                <w:szCs w:val="18"/>
              </w:rPr>
            </w:pPr>
            <w:r w:rsidRPr="00773417">
              <w:rPr>
                <w:bCs/>
                <w:sz w:val="18"/>
                <w:szCs w:val="18"/>
              </w:rPr>
              <w:t>CRDATE</w:t>
            </w:r>
          </w:p>
        </w:tc>
        <w:tc>
          <w:tcPr>
            <w:tcW w:w="772" w:type="pct"/>
            <w:hideMark/>
          </w:tcPr>
          <w:p w14:paraId="4DC856B5" w14:textId="77777777" w:rsidR="008C29D9" w:rsidRPr="00773417" w:rsidRDefault="008C29D9" w:rsidP="000B5956">
            <w:pPr>
              <w:rPr>
                <w:sz w:val="18"/>
                <w:szCs w:val="18"/>
              </w:rPr>
            </w:pPr>
            <w:r w:rsidRPr="00773417">
              <w:rPr>
                <w:sz w:val="18"/>
                <w:szCs w:val="18"/>
              </w:rPr>
              <w:t>Create Date</w:t>
            </w:r>
          </w:p>
        </w:tc>
        <w:tc>
          <w:tcPr>
            <w:tcW w:w="400" w:type="pct"/>
            <w:hideMark/>
          </w:tcPr>
          <w:p w14:paraId="19B34E86" w14:textId="77777777" w:rsidR="008C29D9" w:rsidRPr="00773417" w:rsidRDefault="008C29D9" w:rsidP="000B5956">
            <w:pPr>
              <w:rPr>
                <w:sz w:val="18"/>
                <w:szCs w:val="18"/>
              </w:rPr>
            </w:pPr>
            <w:r w:rsidRPr="00773417">
              <w:rPr>
                <w:sz w:val="18"/>
                <w:szCs w:val="18"/>
              </w:rPr>
              <w:t>8</w:t>
            </w:r>
          </w:p>
        </w:tc>
        <w:tc>
          <w:tcPr>
            <w:tcW w:w="464" w:type="pct"/>
            <w:hideMark/>
          </w:tcPr>
          <w:p w14:paraId="0ED82C52" w14:textId="77777777" w:rsidR="008C29D9" w:rsidRPr="00773417" w:rsidRDefault="008C29D9" w:rsidP="000B5956">
            <w:pPr>
              <w:rPr>
                <w:sz w:val="18"/>
                <w:szCs w:val="18"/>
              </w:rPr>
            </w:pPr>
            <w:r w:rsidRPr="00773417">
              <w:rPr>
                <w:sz w:val="18"/>
                <w:szCs w:val="18"/>
              </w:rPr>
              <w:t>Num</w:t>
            </w:r>
          </w:p>
        </w:tc>
        <w:tc>
          <w:tcPr>
            <w:tcW w:w="511" w:type="pct"/>
            <w:hideMark/>
          </w:tcPr>
          <w:p w14:paraId="1628FDC3" w14:textId="77777777" w:rsidR="008C29D9" w:rsidRPr="00773417" w:rsidRDefault="008C29D9" w:rsidP="000B5956">
            <w:pPr>
              <w:rPr>
                <w:sz w:val="18"/>
                <w:szCs w:val="18"/>
              </w:rPr>
            </w:pPr>
            <w:r w:rsidRPr="00773417">
              <w:rPr>
                <w:sz w:val="18"/>
                <w:szCs w:val="18"/>
              </w:rPr>
              <w:t>DATETIME16.</w:t>
            </w:r>
          </w:p>
        </w:tc>
        <w:tc>
          <w:tcPr>
            <w:tcW w:w="423" w:type="pct"/>
          </w:tcPr>
          <w:p w14:paraId="3D9BEF9E" w14:textId="77777777" w:rsidR="008C29D9" w:rsidRPr="00773417" w:rsidRDefault="008C29D9" w:rsidP="000B5956">
            <w:pPr>
              <w:rPr>
                <w:sz w:val="18"/>
                <w:szCs w:val="18"/>
              </w:rPr>
            </w:pPr>
          </w:p>
        </w:tc>
        <w:tc>
          <w:tcPr>
            <w:tcW w:w="901" w:type="pct"/>
            <w:hideMark/>
          </w:tcPr>
          <w:p w14:paraId="224448B5" w14:textId="77777777" w:rsidR="008C29D9" w:rsidRPr="00773417" w:rsidRDefault="008C29D9" w:rsidP="000B5956">
            <w:pPr>
              <w:rPr>
                <w:sz w:val="18"/>
                <w:szCs w:val="18"/>
              </w:rPr>
            </w:pPr>
            <w:r w:rsidRPr="00773417">
              <w:rPr>
                <w:sz w:val="18"/>
                <w:szCs w:val="18"/>
              </w:rPr>
              <w:t>SCDM table metadata</w:t>
            </w:r>
          </w:p>
        </w:tc>
        <w:tc>
          <w:tcPr>
            <w:tcW w:w="663" w:type="pct"/>
          </w:tcPr>
          <w:p w14:paraId="30A60618" w14:textId="77777777" w:rsidR="008C29D9" w:rsidRPr="00773417" w:rsidRDefault="008C29D9" w:rsidP="000B5956">
            <w:pPr>
              <w:rPr>
                <w:sz w:val="18"/>
                <w:szCs w:val="18"/>
              </w:rPr>
            </w:pPr>
          </w:p>
        </w:tc>
        <w:tc>
          <w:tcPr>
            <w:tcW w:w="338" w:type="pct"/>
          </w:tcPr>
          <w:p w14:paraId="6C44A55A" w14:textId="77777777" w:rsidR="008C29D9" w:rsidRPr="00773417" w:rsidRDefault="008C29D9" w:rsidP="000B5956">
            <w:pPr>
              <w:jc w:val="right"/>
              <w:rPr>
                <w:sz w:val="18"/>
                <w:szCs w:val="18"/>
              </w:rPr>
            </w:pPr>
            <w:r w:rsidRPr="00773417">
              <w:rPr>
                <w:sz w:val="18"/>
                <w:szCs w:val="18"/>
              </w:rPr>
              <w:t>21</w:t>
            </w:r>
          </w:p>
        </w:tc>
      </w:tr>
      <w:tr w:rsidR="008C29D9" w:rsidRPr="00773417" w14:paraId="0AE6626F" w14:textId="77777777" w:rsidTr="000B5956">
        <w:trPr>
          <w:cantSplit/>
        </w:trPr>
        <w:tc>
          <w:tcPr>
            <w:tcW w:w="528" w:type="pct"/>
            <w:hideMark/>
          </w:tcPr>
          <w:p w14:paraId="298BA94E" w14:textId="77777777" w:rsidR="008C29D9" w:rsidRPr="00773417" w:rsidRDefault="008C29D9" w:rsidP="000B5956">
            <w:pPr>
              <w:rPr>
                <w:bCs/>
                <w:sz w:val="18"/>
                <w:szCs w:val="18"/>
              </w:rPr>
            </w:pPr>
            <w:r w:rsidRPr="00773417">
              <w:rPr>
                <w:bCs/>
                <w:sz w:val="18"/>
                <w:szCs w:val="18"/>
              </w:rPr>
              <w:t>MODATE</w:t>
            </w:r>
          </w:p>
        </w:tc>
        <w:tc>
          <w:tcPr>
            <w:tcW w:w="772" w:type="pct"/>
            <w:hideMark/>
          </w:tcPr>
          <w:p w14:paraId="6DEAE31C" w14:textId="77777777" w:rsidR="008C29D9" w:rsidRPr="00773417" w:rsidRDefault="008C29D9" w:rsidP="000B5956">
            <w:pPr>
              <w:rPr>
                <w:sz w:val="18"/>
                <w:szCs w:val="18"/>
              </w:rPr>
            </w:pPr>
            <w:r w:rsidRPr="00773417">
              <w:rPr>
                <w:sz w:val="18"/>
                <w:szCs w:val="18"/>
              </w:rPr>
              <w:t>Last Modified Date</w:t>
            </w:r>
          </w:p>
        </w:tc>
        <w:tc>
          <w:tcPr>
            <w:tcW w:w="400" w:type="pct"/>
            <w:hideMark/>
          </w:tcPr>
          <w:p w14:paraId="671797D7" w14:textId="77777777" w:rsidR="008C29D9" w:rsidRPr="00773417" w:rsidRDefault="008C29D9" w:rsidP="000B5956">
            <w:pPr>
              <w:rPr>
                <w:sz w:val="18"/>
                <w:szCs w:val="18"/>
              </w:rPr>
            </w:pPr>
            <w:r w:rsidRPr="00773417">
              <w:rPr>
                <w:sz w:val="18"/>
                <w:szCs w:val="18"/>
              </w:rPr>
              <w:t>8</w:t>
            </w:r>
          </w:p>
        </w:tc>
        <w:tc>
          <w:tcPr>
            <w:tcW w:w="464" w:type="pct"/>
            <w:hideMark/>
          </w:tcPr>
          <w:p w14:paraId="0F28F7E3" w14:textId="77777777" w:rsidR="008C29D9" w:rsidRPr="00773417" w:rsidRDefault="008C29D9" w:rsidP="000B5956">
            <w:pPr>
              <w:rPr>
                <w:sz w:val="18"/>
                <w:szCs w:val="18"/>
              </w:rPr>
            </w:pPr>
            <w:r w:rsidRPr="00773417">
              <w:rPr>
                <w:sz w:val="18"/>
                <w:szCs w:val="18"/>
              </w:rPr>
              <w:t>Num</w:t>
            </w:r>
          </w:p>
        </w:tc>
        <w:tc>
          <w:tcPr>
            <w:tcW w:w="511" w:type="pct"/>
            <w:hideMark/>
          </w:tcPr>
          <w:p w14:paraId="31BA7EB5" w14:textId="77777777" w:rsidR="008C29D9" w:rsidRPr="00773417" w:rsidRDefault="008C29D9" w:rsidP="000B5956">
            <w:pPr>
              <w:rPr>
                <w:sz w:val="18"/>
                <w:szCs w:val="18"/>
              </w:rPr>
            </w:pPr>
            <w:r w:rsidRPr="00773417">
              <w:rPr>
                <w:sz w:val="18"/>
                <w:szCs w:val="18"/>
              </w:rPr>
              <w:t>DATETIME16.</w:t>
            </w:r>
          </w:p>
        </w:tc>
        <w:tc>
          <w:tcPr>
            <w:tcW w:w="423" w:type="pct"/>
          </w:tcPr>
          <w:p w14:paraId="5A9BA4EB" w14:textId="77777777" w:rsidR="008C29D9" w:rsidRPr="00773417" w:rsidRDefault="008C29D9" w:rsidP="000B5956">
            <w:pPr>
              <w:rPr>
                <w:sz w:val="18"/>
                <w:szCs w:val="18"/>
              </w:rPr>
            </w:pPr>
          </w:p>
        </w:tc>
        <w:tc>
          <w:tcPr>
            <w:tcW w:w="901" w:type="pct"/>
            <w:hideMark/>
          </w:tcPr>
          <w:p w14:paraId="2012A9EF" w14:textId="77777777" w:rsidR="008C29D9" w:rsidRPr="00773417" w:rsidRDefault="008C29D9" w:rsidP="000B5956">
            <w:pPr>
              <w:rPr>
                <w:sz w:val="18"/>
                <w:szCs w:val="18"/>
              </w:rPr>
            </w:pPr>
            <w:r w:rsidRPr="00773417">
              <w:rPr>
                <w:sz w:val="18"/>
                <w:szCs w:val="18"/>
              </w:rPr>
              <w:t>SCDM table metadata</w:t>
            </w:r>
          </w:p>
        </w:tc>
        <w:tc>
          <w:tcPr>
            <w:tcW w:w="663" w:type="pct"/>
          </w:tcPr>
          <w:p w14:paraId="070DF225" w14:textId="77777777" w:rsidR="008C29D9" w:rsidRPr="00773417" w:rsidRDefault="008C29D9" w:rsidP="000B5956">
            <w:pPr>
              <w:rPr>
                <w:sz w:val="18"/>
                <w:szCs w:val="18"/>
              </w:rPr>
            </w:pPr>
          </w:p>
        </w:tc>
        <w:tc>
          <w:tcPr>
            <w:tcW w:w="338" w:type="pct"/>
          </w:tcPr>
          <w:p w14:paraId="3D0F3162" w14:textId="77777777" w:rsidR="008C29D9" w:rsidRPr="00773417" w:rsidRDefault="008C29D9" w:rsidP="000B5956">
            <w:pPr>
              <w:jc w:val="right"/>
              <w:rPr>
                <w:sz w:val="18"/>
                <w:szCs w:val="18"/>
              </w:rPr>
            </w:pPr>
            <w:r w:rsidRPr="00773417">
              <w:rPr>
                <w:sz w:val="18"/>
                <w:szCs w:val="18"/>
              </w:rPr>
              <w:t>22</w:t>
            </w:r>
          </w:p>
        </w:tc>
      </w:tr>
      <w:tr w:rsidR="008C29D9" w:rsidRPr="00773417" w14:paraId="209B51E8" w14:textId="77777777" w:rsidTr="000B5956">
        <w:trPr>
          <w:cantSplit/>
        </w:trPr>
        <w:tc>
          <w:tcPr>
            <w:tcW w:w="528" w:type="pct"/>
            <w:hideMark/>
          </w:tcPr>
          <w:p w14:paraId="435AEA08" w14:textId="77777777" w:rsidR="008C29D9" w:rsidRPr="00773417" w:rsidRDefault="008C29D9" w:rsidP="000B5956">
            <w:pPr>
              <w:rPr>
                <w:bCs/>
                <w:sz w:val="18"/>
                <w:szCs w:val="18"/>
              </w:rPr>
            </w:pPr>
            <w:r w:rsidRPr="00773417">
              <w:rPr>
                <w:bCs/>
                <w:sz w:val="18"/>
                <w:szCs w:val="18"/>
              </w:rPr>
              <w:t>DELOBS</w:t>
            </w:r>
          </w:p>
        </w:tc>
        <w:tc>
          <w:tcPr>
            <w:tcW w:w="772" w:type="pct"/>
            <w:hideMark/>
          </w:tcPr>
          <w:p w14:paraId="11D1071B" w14:textId="77777777" w:rsidR="008C29D9" w:rsidRPr="00773417" w:rsidRDefault="008C29D9" w:rsidP="000B5956">
            <w:pPr>
              <w:rPr>
                <w:sz w:val="18"/>
                <w:szCs w:val="18"/>
              </w:rPr>
            </w:pPr>
            <w:r w:rsidRPr="00773417">
              <w:rPr>
                <w:sz w:val="18"/>
                <w:szCs w:val="18"/>
              </w:rPr>
              <w:t>Deleted Observations in Data Set</w:t>
            </w:r>
          </w:p>
        </w:tc>
        <w:tc>
          <w:tcPr>
            <w:tcW w:w="400" w:type="pct"/>
            <w:hideMark/>
          </w:tcPr>
          <w:p w14:paraId="1B0A5441" w14:textId="77777777" w:rsidR="008C29D9" w:rsidRPr="00773417" w:rsidRDefault="008C29D9" w:rsidP="000B5956">
            <w:pPr>
              <w:rPr>
                <w:sz w:val="18"/>
                <w:szCs w:val="18"/>
              </w:rPr>
            </w:pPr>
            <w:r w:rsidRPr="00773417">
              <w:rPr>
                <w:sz w:val="18"/>
                <w:szCs w:val="18"/>
              </w:rPr>
              <w:t>8</w:t>
            </w:r>
          </w:p>
        </w:tc>
        <w:tc>
          <w:tcPr>
            <w:tcW w:w="464" w:type="pct"/>
            <w:hideMark/>
          </w:tcPr>
          <w:p w14:paraId="764EF2FD" w14:textId="77777777" w:rsidR="008C29D9" w:rsidRPr="00773417" w:rsidRDefault="008C29D9" w:rsidP="000B5956">
            <w:pPr>
              <w:rPr>
                <w:sz w:val="18"/>
                <w:szCs w:val="18"/>
              </w:rPr>
            </w:pPr>
            <w:r w:rsidRPr="00773417">
              <w:rPr>
                <w:sz w:val="18"/>
                <w:szCs w:val="18"/>
              </w:rPr>
              <w:t>Num</w:t>
            </w:r>
          </w:p>
        </w:tc>
        <w:tc>
          <w:tcPr>
            <w:tcW w:w="511" w:type="pct"/>
            <w:hideMark/>
          </w:tcPr>
          <w:p w14:paraId="4DCCC8A6" w14:textId="77777777" w:rsidR="008C29D9" w:rsidRPr="00773417" w:rsidRDefault="008C29D9" w:rsidP="000B5956">
            <w:pPr>
              <w:rPr>
                <w:sz w:val="18"/>
                <w:szCs w:val="18"/>
              </w:rPr>
            </w:pPr>
          </w:p>
        </w:tc>
        <w:tc>
          <w:tcPr>
            <w:tcW w:w="423" w:type="pct"/>
          </w:tcPr>
          <w:p w14:paraId="443A6225" w14:textId="77777777" w:rsidR="008C29D9" w:rsidRPr="00773417" w:rsidRDefault="008C29D9" w:rsidP="000B5956">
            <w:pPr>
              <w:rPr>
                <w:sz w:val="18"/>
                <w:szCs w:val="18"/>
              </w:rPr>
            </w:pPr>
          </w:p>
        </w:tc>
        <w:tc>
          <w:tcPr>
            <w:tcW w:w="901" w:type="pct"/>
            <w:hideMark/>
          </w:tcPr>
          <w:p w14:paraId="0ED3F71E" w14:textId="77777777" w:rsidR="008C29D9" w:rsidRPr="00773417" w:rsidRDefault="008C29D9" w:rsidP="000B5956">
            <w:pPr>
              <w:rPr>
                <w:sz w:val="18"/>
                <w:szCs w:val="18"/>
              </w:rPr>
            </w:pPr>
            <w:r w:rsidRPr="00773417">
              <w:rPr>
                <w:sz w:val="18"/>
                <w:szCs w:val="18"/>
              </w:rPr>
              <w:t>SCDM table metadata</w:t>
            </w:r>
          </w:p>
        </w:tc>
        <w:tc>
          <w:tcPr>
            <w:tcW w:w="663" w:type="pct"/>
          </w:tcPr>
          <w:p w14:paraId="74BBECEC" w14:textId="77777777" w:rsidR="008C29D9" w:rsidRPr="00773417" w:rsidRDefault="008C29D9" w:rsidP="000B5956">
            <w:pPr>
              <w:rPr>
                <w:sz w:val="18"/>
                <w:szCs w:val="18"/>
              </w:rPr>
            </w:pPr>
          </w:p>
        </w:tc>
        <w:tc>
          <w:tcPr>
            <w:tcW w:w="338" w:type="pct"/>
          </w:tcPr>
          <w:p w14:paraId="687D0E52" w14:textId="77777777" w:rsidR="008C29D9" w:rsidRPr="00773417" w:rsidRDefault="008C29D9" w:rsidP="000B5956">
            <w:pPr>
              <w:jc w:val="right"/>
              <w:rPr>
                <w:sz w:val="18"/>
                <w:szCs w:val="18"/>
              </w:rPr>
            </w:pPr>
            <w:r w:rsidRPr="00773417">
              <w:rPr>
                <w:sz w:val="18"/>
                <w:szCs w:val="18"/>
              </w:rPr>
              <w:t>23</w:t>
            </w:r>
          </w:p>
        </w:tc>
      </w:tr>
      <w:tr w:rsidR="008C29D9" w:rsidRPr="00773417" w14:paraId="0EFD3E7F" w14:textId="77777777" w:rsidTr="000B5956">
        <w:trPr>
          <w:cantSplit/>
        </w:trPr>
        <w:tc>
          <w:tcPr>
            <w:tcW w:w="528" w:type="pct"/>
            <w:hideMark/>
          </w:tcPr>
          <w:p w14:paraId="01A1FD43" w14:textId="77777777" w:rsidR="008C29D9" w:rsidRPr="00773417" w:rsidRDefault="008C29D9" w:rsidP="000B5956">
            <w:pPr>
              <w:rPr>
                <w:bCs/>
                <w:sz w:val="18"/>
                <w:szCs w:val="18"/>
              </w:rPr>
            </w:pPr>
            <w:r w:rsidRPr="00773417">
              <w:rPr>
                <w:bCs/>
                <w:sz w:val="18"/>
                <w:szCs w:val="18"/>
              </w:rPr>
              <w:t>IDXUSAGE</w:t>
            </w:r>
          </w:p>
        </w:tc>
        <w:tc>
          <w:tcPr>
            <w:tcW w:w="772" w:type="pct"/>
            <w:hideMark/>
          </w:tcPr>
          <w:p w14:paraId="3E7DADDC" w14:textId="77777777" w:rsidR="008C29D9" w:rsidRPr="00773417" w:rsidRDefault="008C29D9" w:rsidP="000B5956">
            <w:pPr>
              <w:rPr>
                <w:sz w:val="18"/>
                <w:szCs w:val="18"/>
              </w:rPr>
            </w:pPr>
            <w:r w:rsidRPr="00773417">
              <w:rPr>
                <w:sz w:val="18"/>
                <w:szCs w:val="18"/>
              </w:rPr>
              <w:t>Use of Variable in Indexes</w:t>
            </w:r>
          </w:p>
        </w:tc>
        <w:tc>
          <w:tcPr>
            <w:tcW w:w="400" w:type="pct"/>
            <w:hideMark/>
          </w:tcPr>
          <w:p w14:paraId="7683A570" w14:textId="77777777" w:rsidR="008C29D9" w:rsidRPr="00773417" w:rsidRDefault="008C29D9" w:rsidP="000B5956">
            <w:pPr>
              <w:rPr>
                <w:sz w:val="18"/>
                <w:szCs w:val="18"/>
              </w:rPr>
            </w:pPr>
            <w:r w:rsidRPr="00773417">
              <w:rPr>
                <w:sz w:val="18"/>
                <w:szCs w:val="18"/>
              </w:rPr>
              <w:t>9</w:t>
            </w:r>
          </w:p>
        </w:tc>
        <w:tc>
          <w:tcPr>
            <w:tcW w:w="464" w:type="pct"/>
            <w:hideMark/>
          </w:tcPr>
          <w:p w14:paraId="336EC129" w14:textId="77777777" w:rsidR="008C29D9" w:rsidRPr="00773417" w:rsidRDefault="008C29D9" w:rsidP="000B5956">
            <w:pPr>
              <w:rPr>
                <w:sz w:val="18"/>
                <w:szCs w:val="18"/>
              </w:rPr>
            </w:pPr>
            <w:r w:rsidRPr="00773417">
              <w:rPr>
                <w:sz w:val="18"/>
                <w:szCs w:val="18"/>
              </w:rPr>
              <w:t>Char</w:t>
            </w:r>
          </w:p>
        </w:tc>
        <w:tc>
          <w:tcPr>
            <w:tcW w:w="511" w:type="pct"/>
            <w:hideMark/>
          </w:tcPr>
          <w:p w14:paraId="3AF504F5" w14:textId="77777777" w:rsidR="008C29D9" w:rsidRPr="00773417" w:rsidRDefault="008C29D9" w:rsidP="000B5956">
            <w:pPr>
              <w:rPr>
                <w:sz w:val="18"/>
                <w:szCs w:val="18"/>
              </w:rPr>
            </w:pPr>
          </w:p>
        </w:tc>
        <w:tc>
          <w:tcPr>
            <w:tcW w:w="423" w:type="pct"/>
          </w:tcPr>
          <w:p w14:paraId="64CBF448" w14:textId="77777777" w:rsidR="008C29D9" w:rsidRPr="00773417" w:rsidRDefault="008C29D9" w:rsidP="000B5956">
            <w:pPr>
              <w:rPr>
                <w:sz w:val="18"/>
                <w:szCs w:val="18"/>
              </w:rPr>
            </w:pPr>
          </w:p>
        </w:tc>
        <w:tc>
          <w:tcPr>
            <w:tcW w:w="901" w:type="pct"/>
            <w:hideMark/>
          </w:tcPr>
          <w:p w14:paraId="7F6760B8" w14:textId="77777777" w:rsidR="008C29D9" w:rsidRPr="00773417" w:rsidRDefault="008C29D9" w:rsidP="000B5956">
            <w:pPr>
              <w:rPr>
                <w:sz w:val="18"/>
                <w:szCs w:val="18"/>
              </w:rPr>
            </w:pPr>
            <w:r w:rsidRPr="00773417">
              <w:rPr>
                <w:sz w:val="18"/>
                <w:szCs w:val="18"/>
              </w:rPr>
              <w:t>SCDM table metadata</w:t>
            </w:r>
          </w:p>
        </w:tc>
        <w:tc>
          <w:tcPr>
            <w:tcW w:w="663" w:type="pct"/>
          </w:tcPr>
          <w:p w14:paraId="3BF668A2" w14:textId="77777777" w:rsidR="008C29D9" w:rsidRPr="00773417" w:rsidRDefault="008C29D9" w:rsidP="000B5956">
            <w:pPr>
              <w:rPr>
                <w:sz w:val="18"/>
                <w:szCs w:val="18"/>
              </w:rPr>
            </w:pPr>
          </w:p>
        </w:tc>
        <w:tc>
          <w:tcPr>
            <w:tcW w:w="338" w:type="pct"/>
          </w:tcPr>
          <w:p w14:paraId="7718D701" w14:textId="77777777" w:rsidR="008C29D9" w:rsidRPr="00773417" w:rsidRDefault="008C29D9" w:rsidP="000B5956">
            <w:pPr>
              <w:jc w:val="right"/>
              <w:rPr>
                <w:sz w:val="18"/>
                <w:szCs w:val="18"/>
              </w:rPr>
            </w:pPr>
            <w:r w:rsidRPr="00773417">
              <w:rPr>
                <w:sz w:val="18"/>
                <w:szCs w:val="18"/>
              </w:rPr>
              <w:t>24</w:t>
            </w:r>
          </w:p>
        </w:tc>
      </w:tr>
      <w:tr w:rsidR="008C29D9" w:rsidRPr="00773417" w14:paraId="7D562A01" w14:textId="77777777" w:rsidTr="000B5956">
        <w:trPr>
          <w:cantSplit/>
        </w:trPr>
        <w:tc>
          <w:tcPr>
            <w:tcW w:w="528" w:type="pct"/>
            <w:hideMark/>
          </w:tcPr>
          <w:p w14:paraId="24534ECD" w14:textId="77777777" w:rsidR="008C29D9" w:rsidRPr="00773417" w:rsidRDefault="008C29D9" w:rsidP="000B5956">
            <w:pPr>
              <w:rPr>
                <w:bCs/>
                <w:sz w:val="18"/>
                <w:szCs w:val="18"/>
              </w:rPr>
            </w:pPr>
            <w:r w:rsidRPr="00773417">
              <w:rPr>
                <w:bCs/>
                <w:sz w:val="18"/>
                <w:szCs w:val="18"/>
              </w:rPr>
              <w:t>MEMTYPE</w:t>
            </w:r>
          </w:p>
        </w:tc>
        <w:tc>
          <w:tcPr>
            <w:tcW w:w="772" w:type="pct"/>
            <w:hideMark/>
          </w:tcPr>
          <w:p w14:paraId="2B02DEF2" w14:textId="77777777" w:rsidR="008C29D9" w:rsidRPr="00773417" w:rsidRDefault="008C29D9" w:rsidP="000B5956">
            <w:pPr>
              <w:rPr>
                <w:sz w:val="18"/>
                <w:szCs w:val="18"/>
              </w:rPr>
            </w:pPr>
            <w:r w:rsidRPr="00773417">
              <w:rPr>
                <w:sz w:val="18"/>
                <w:szCs w:val="18"/>
              </w:rPr>
              <w:t>Library Member Type</w:t>
            </w:r>
          </w:p>
        </w:tc>
        <w:tc>
          <w:tcPr>
            <w:tcW w:w="400" w:type="pct"/>
            <w:hideMark/>
          </w:tcPr>
          <w:p w14:paraId="282FC6E7" w14:textId="77777777" w:rsidR="008C29D9" w:rsidRPr="00773417" w:rsidRDefault="008C29D9" w:rsidP="000B5956">
            <w:pPr>
              <w:rPr>
                <w:sz w:val="18"/>
                <w:szCs w:val="18"/>
              </w:rPr>
            </w:pPr>
            <w:r w:rsidRPr="00773417">
              <w:rPr>
                <w:sz w:val="18"/>
                <w:szCs w:val="18"/>
              </w:rPr>
              <w:t>8</w:t>
            </w:r>
          </w:p>
        </w:tc>
        <w:tc>
          <w:tcPr>
            <w:tcW w:w="464" w:type="pct"/>
            <w:hideMark/>
          </w:tcPr>
          <w:p w14:paraId="4BEE4F5A" w14:textId="77777777" w:rsidR="008C29D9" w:rsidRPr="00773417" w:rsidRDefault="008C29D9" w:rsidP="000B5956">
            <w:pPr>
              <w:rPr>
                <w:sz w:val="18"/>
                <w:szCs w:val="18"/>
              </w:rPr>
            </w:pPr>
            <w:r w:rsidRPr="00773417">
              <w:rPr>
                <w:sz w:val="18"/>
                <w:szCs w:val="18"/>
              </w:rPr>
              <w:t>Char</w:t>
            </w:r>
          </w:p>
        </w:tc>
        <w:tc>
          <w:tcPr>
            <w:tcW w:w="511" w:type="pct"/>
            <w:hideMark/>
          </w:tcPr>
          <w:p w14:paraId="10671BD2" w14:textId="77777777" w:rsidR="008C29D9" w:rsidRPr="00773417" w:rsidRDefault="008C29D9" w:rsidP="000B5956">
            <w:pPr>
              <w:rPr>
                <w:sz w:val="18"/>
                <w:szCs w:val="18"/>
              </w:rPr>
            </w:pPr>
          </w:p>
        </w:tc>
        <w:tc>
          <w:tcPr>
            <w:tcW w:w="423" w:type="pct"/>
          </w:tcPr>
          <w:p w14:paraId="5EA2FEE2" w14:textId="77777777" w:rsidR="008C29D9" w:rsidRPr="00773417" w:rsidRDefault="008C29D9" w:rsidP="000B5956">
            <w:pPr>
              <w:rPr>
                <w:sz w:val="18"/>
                <w:szCs w:val="18"/>
              </w:rPr>
            </w:pPr>
          </w:p>
        </w:tc>
        <w:tc>
          <w:tcPr>
            <w:tcW w:w="901" w:type="pct"/>
            <w:hideMark/>
          </w:tcPr>
          <w:p w14:paraId="2E191BC3" w14:textId="77777777" w:rsidR="008C29D9" w:rsidRPr="00773417" w:rsidRDefault="008C29D9" w:rsidP="000B5956">
            <w:pPr>
              <w:rPr>
                <w:sz w:val="18"/>
                <w:szCs w:val="18"/>
              </w:rPr>
            </w:pPr>
            <w:r w:rsidRPr="00773417">
              <w:rPr>
                <w:sz w:val="18"/>
                <w:szCs w:val="18"/>
              </w:rPr>
              <w:t>SCDM table metadata</w:t>
            </w:r>
          </w:p>
        </w:tc>
        <w:tc>
          <w:tcPr>
            <w:tcW w:w="663" w:type="pct"/>
          </w:tcPr>
          <w:p w14:paraId="144AE4C1" w14:textId="77777777" w:rsidR="008C29D9" w:rsidRPr="00773417" w:rsidRDefault="008C29D9" w:rsidP="000B5956">
            <w:pPr>
              <w:rPr>
                <w:sz w:val="18"/>
                <w:szCs w:val="18"/>
              </w:rPr>
            </w:pPr>
          </w:p>
        </w:tc>
        <w:tc>
          <w:tcPr>
            <w:tcW w:w="338" w:type="pct"/>
          </w:tcPr>
          <w:p w14:paraId="18367C95" w14:textId="77777777" w:rsidR="008C29D9" w:rsidRPr="00773417" w:rsidRDefault="008C29D9" w:rsidP="000B5956">
            <w:pPr>
              <w:jc w:val="right"/>
              <w:rPr>
                <w:sz w:val="18"/>
                <w:szCs w:val="18"/>
              </w:rPr>
            </w:pPr>
            <w:r w:rsidRPr="00773417">
              <w:rPr>
                <w:sz w:val="18"/>
                <w:szCs w:val="18"/>
              </w:rPr>
              <w:t>25</w:t>
            </w:r>
          </w:p>
        </w:tc>
      </w:tr>
      <w:tr w:rsidR="008C29D9" w:rsidRPr="00773417" w14:paraId="16FAFDF9" w14:textId="77777777" w:rsidTr="000B5956">
        <w:trPr>
          <w:cantSplit/>
        </w:trPr>
        <w:tc>
          <w:tcPr>
            <w:tcW w:w="528" w:type="pct"/>
            <w:hideMark/>
          </w:tcPr>
          <w:p w14:paraId="6D966C4F" w14:textId="77777777" w:rsidR="008C29D9" w:rsidRPr="00773417" w:rsidRDefault="008C29D9" w:rsidP="000B5956">
            <w:pPr>
              <w:rPr>
                <w:bCs/>
                <w:sz w:val="18"/>
                <w:szCs w:val="18"/>
              </w:rPr>
            </w:pPr>
            <w:r w:rsidRPr="00773417">
              <w:rPr>
                <w:bCs/>
                <w:sz w:val="18"/>
                <w:szCs w:val="18"/>
              </w:rPr>
              <w:t>IDXCOUNT</w:t>
            </w:r>
          </w:p>
        </w:tc>
        <w:tc>
          <w:tcPr>
            <w:tcW w:w="772" w:type="pct"/>
            <w:hideMark/>
          </w:tcPr>
          <w:p w14:paraId="3EC60DF5" w14:textId="77777777" w:rsidR="008C29D9" w:rsidRPr="00773417" w:rsidRDefault="008C29D9" w:rsidP="000B5956">
            <w:pPr>
              <w:rPr>
                <w:sz w:val="18"/>
                <w:szCs w:val="18"/>
              </w:rPr>
            </w:pPr>
            <w:r w:rsidRPr="00773417">
              <w:rPr>
                <w:sz w:val="18"/>
                <w:szCs w:val="18"/>
              </w:rPr>
              <w:t>Number of Indexes for Data Set</w:t>
            </w:r>
          </w:p>
        </w:tc>
        <w:tc>
          <w:tcPr>
            <w:tcW w:w="400" w:type="pct"/>
            <w:hideMark/>
          </w:tcPr>
          <w:p w14:paraId="4F124233" w14:textId="77777777" w:rsidR="008C29D9" w:rsidRPr="00773417" w:rsidRDefault="008C29D9" w:rsidP="000B5956">
            <w:pPr>
              <w:rPr>
                <w:sz w:val="18"/>
                <w:szCs w:val="18"/>
              </w:rPr>
            </w:pPr>
            <w:r w:rsidRPr="00773417">
              <w:rPr>
                <w:sz w:val="18"/>
                <w:szCs w:val="18"/>
              </w:rPr>
              <w:t>8</w:t>
            </w:r>
          </w:p>
        </w:tc>
        <w:tc>
          <w:tcPr>
            <w:tcW w:w="464" w:type="pct"/>
            <w:hideMark/>
          </w:tcPr>
          <w:p w14:paraId="0A828256" w14:textId="77777777" w:rsidR="008C29D9" w:rsidRPr="00773417" w:rsidRDefault="008C29D9" w:rsidP="000B5956">
            <w:pPr>
              <w:rPr>
                <w:sz w:val="18"/>
                <w:szCs w:val="18"/>
              </w:rPr>
            </w:pPr>
            <w:r w:rsidRPr="00773417">
              <w:rPr>
                <w:sz w:val="18"/>
                <w:szCs w:val="18"/>
              </w:rPr>
              <w:t>Num</w:t>
            </w:r>
          </w:p>
        </w:tc>
        <w:tc>
          <w:tcPr>
            <w:tcW w:w="511" w:type="pct"/>
            <w:hideMark/>
          </w:tcPr>
          <w:p w14:paraId="4BCECE9F" w14:textId="77777777" w:rsidR="008C29D9" w:rsidRPr="00773417" w:rsidRDefault="008C29D9" w:rsidP="000B5956">
            <w:pPr>
              <w:rPr>
                <w:sz w:val="18"/>
                <w:szCs w:val="18"/>
              </w:rPr>
            </w:pPr>
          </w:p>
        </w:tc>
        <w:tc>
          <w:tcPr>
            <w:tcW w:w="423" w:type="pct"/>
          </w:tcPr>
          <w:p w14:paraId="57D97823" w14:textId="77777777" w:rsidR="008C29D9" w:rsidRPr="00773417" w:rsidRDefault="008C29D9" w:rsidP="000B5956">
            <w:pPr>
              <w:rPr>
                <w:sz w:val="18"/>
                <w:szCs w:val="18"/>
              </w:rPr>
            </w:pPr>
          </w:p>
        </w:tc>
        <w:tc>
          <w:tcPr>
            <w:tcW w:w="901" w:type="pct"/>
            <w:hideMark/>
          </w:tcPr>
          <w:p w14:paraId="4CE2B067" w14:textId="77777777" w:rsidR="008C29D9" w:rsidRPr="00773417" w:rsidRDefault="008C29D9" w:rsidP="000B5956">
            <w:pPr>
              <w:rPr>
                <w:sz w:val="18"/>
                <w:szCs w:val="18"/>
              </w:rPr>
            </w:pPr>
            <w:r w:rsidRPr="00773417">
              <w:rPr>
                <w:sz w:val="18"/>
                <w:szCs w:val="18"/>
              </w:rPr>
              <w:t>SCDM table metadata</w:t>
            </w:r>
          </w:p>
        </w:tc>
        <w:tc>
          <w:tcPr>
            <w:tcW w:w="663" w:type="pct"/>
          </w:tcPr>
          <w:p w14:paraId="2F964985" w14:textId="77777777" w:rsidR="008C29D9" w:rsidRPr="00773417" w:rsidRDefault="008C29D9" w:rsidP="000B5956">
            <w:pPr>
              <w:rPr>
                <w:sz w:val="18"/>
                <w:szCs w:val="18"/>
              </w:rPr>
            </w:pPr>
          </w:p>
        </w:tc>
        <w:tc>
          <w:tcPr>
            <w:tcW w:w="338" w:type="pct"/>
          </w:tcPr>
          <w:p w14:paraId="338F2E96" w14:textId="77777777" w:rsidR="008C29D9" w:rsidRPr="00773417" w:rsidRDefault="008C29D9" w:rsidP="000B5956">
            <w:pPr>
              <w:jc w:val="right"/>
              <w:rPr>
                <w:sz w:val="18"/>
                <w:szCs w:val="18"/>
              </w:rPr>
            </w:pPr>
            <w:r w:rsidRPr="00773417">
              <w:rPr>
                <w:sz w:val="18"/>
                <w:szCs w:val="18"/>
              </w:rPr>
              <w:t>26</w:t>
            </w:r>
          </w:p>
        </w:tc>
      </w:tr>
      <w:tr w:rsidR="008C29D9" w:rsidRPr="00773417" w14:paraId="0BB7652C" w14:textId="77777777" w:rsidTr="000B5956">
        <w:trPr>
          <w:cantSplit/>
        </w:trPr>
        <w:tc>
          <w:tcPr>
            <w:tcW w:w="528" w:type="pct"/>
            <w:hideMark/>
          </w:tcPr>
          <w:p w14:paraId="35EDE5E4" w14:textId="77777777" w:rsidR="008C29D9" w:rsidRPr="00773417" w:rsidRDefault="008C29D9" w:rsidP="000B5956">
            <w:pPr>
              <w:rPr>
                <w:bCs/>
                <w:sz w:val="18"/>
                <w:szCs w:val="18"/>
              </w:rPr>
            </w:pPr>
            <w:r w:rsidRPr="00773417">
              <w:rPr>
                <w:bCs/>
                <w:sz w:val="18"/>
                <w:szCs w:val="18"/>
              </w:rPr>
              <w:t>PROTECT</w:t>
            </w:r>
          </w:p>
        </w:tc>
        <w:tc>
          <w:tcPr>
            <w:tcW w:w="772" w:type="pct"/>
            <w:hideMark/>
          </w:tcPr>
          <w:p w14:paraId="02992AA8" w14:textId="77777777" w:rsidR="008C29D9" w:rsidRPr="00773417" w:rsidRDefault="008C29D9" w:rsidP="000B5956">
            <w:pPr>
              <w:rPr>
                <w:sz w:val="18"/>
                <w:szCs w:val="18"/>
              </w:rPr>
            </w:pPr>
            <w:r w:rsidRPr="00773417">
              <w:rPr>
                <w:sz w:val="18"/>
                <w:szCs w:val="18"/>
              </w:rPr>
              <w:t>Password Protection (Read Write Alter)</w:t>
            </w:r>
          </w:p>
        </w:tc>
        <w:tc>
          <w:tcPr>
            <w:tcW w:w="400" w:type="pct"/>
            <w:hideMark/>
          </w:tcPr>
          <w:p w14:paraId="490625CE" w14:textId="77777777" w:rsidR="008C29D9" w:rsidRPr="00773417" w:rsidRDefault="008C29D9" w:rsidP="000B5956">
            <w:pPr>
              <w:rPr>
                <w:sz w:val="18"/>
                <w:szCs w:val="18"/>
              </w:rPr>
            </w:pPr>
            <w:r w:rsidRPr="00773417">
              <w:rPr>
                <w:sz w:val="18"/>
                <w:szCs w:val="18"/>
              </w:rPr>
              <w:t>3</w:t>
            </w:r>
          </w:p>
        </w:tc>
        <w:tc>
          <w:tcPr>
            <w:tcW w:w="464" w:type="pct"/>
            <w:hideMark/>
          </w:tcPr>
          <w:p w14:paraId="0BE52137" w14:textId="77777777" w:rsidR="008C29D9" w:rsidRPr="00773417" w:rsidRDefault="008C29D9" w:rsidP="000B5956">
            <w:pPr>
              <w:rPr>
                <w:sz w:val="18"/>
                <w:szCs w:val="18"/>
              </w:rPr>
            </w:pPr>
            <w:r w:rsidRPr="00773417">
              <w:rPr>
                <w:sz w:val="18"/>
                <w:szCs w:val="18"/>
              </w:rPr>
              <w:t>Char</w:t>
            </w:r>
          </w:p>
        </w:tc>
        <w:tc>
          <w:tcPr>
            <w:tcW w:w="511" w:type="pct"/>
            <w:hideMark/>
          </w:tcPr>
          <w:p w14:paraId="7037E922" w14:textId="77777777" w:rsidR="008C29D9" w:rsidRPr="00773417" w:rsidRDefault="008C29D9" w:rsidP="000B5956">
            <w:pPr>
              <w:rPr>
                <w:sz w:val="18"/>
                <w:szCs w:val="18"/>
              </w:rPr>
            </w:pPr>
          </w:p>
        </w:tc>
        <w:tc>
          <w:tcPr>
            <w:tcW w:w="423" w:type="pct"/>
          </w:tcPr>
          <w:p w14:paraId="2BF7B95C" w14:textId="77777777" w:rsidR="008C29D9" w:rsidRPr="00773417" w:rsidRDefault="008C29D9" w:rsidP="000B5956">
            <w:pPr>
              <w:rPr>
                <w:sz w:val="18"/>
                <w:szCs w:val="18"/>
              </w:rPr>
            </w:pPr>
          </w:p>
        </w:tc>
        <w:tc>
          <w:tcPr>
            <w:tcW w:w="901" w:type="pct"/>
            <w:hideMark/>
          </w:tcPr>
          <w:p w14:paraId="598EC993" w14:textId="77777777" w:rsidR="008C29D9" w:rsidRPr="00773417" w:rsidRDefault="008C29D9" w:rsidP="000B5956">
            <w:pPr>
              <w:rPr>
                <w:sz w:val="18"/>
                <w:szCs w:val="18"/>
              </w:rPr>
            </w:pPr>
            <w:r w:rsidRPr="00773417">
              <w:rPr>
                <w:sz w:val="18"/>
                <w:szCs w:val="18"/>
              </w:rPr>
              <w:t>SCDM table metadata</w:t>
            </w:r>
          </w:p>
        </w:tc>
        <w:tc>
          <w:tcPr>
            <w:tcW w:w="663" w:type="pct"/>
          </w:tcPr>
          <w:p w14:paraId="55D7ED5C" w14:textId="77777777" w:rsidR="008C29D9" w:rsidRPr="00773417" w:rsidRDefault="008C29D9" w:rsidP="000B5956">
            <w:pPr>
              <w:rPr>
                <w:sz w:val="18"/>
                <w:szCs w:val="18"/>
              </w:rPr>
            </w:pPr>
          </w:p>
        </w:tc>
        <w:tc>
          <w:tcPr>
            <w:tcW w:w="338" w:type="pct"/>
          </w:tcPr>
          <w:p w14:paraId="57B9BDE8" w14:textId="77777777" w:rsidR="008C29D9" w:rsidRPr="00773417" w:rsidRDefault="008C29D9" w:rsidP="000B5956">
            <w:pPr>
              <w:jc w:val="right"/>
              <w:rPr>
                <w:sz w:val="18"/>
                <w:szCs w:val="18"/>
              </w:rPr>
            </w:pPr>
            <w:r w:rsidRPr="00773417">
              <w:rPr>
                <w:sz w:val="18"/>
                <w:szCs w:val="18"/>
              </w:rPr>
              <w:t>27</w:t>
            </w:r>
          </w:p>
        </w:tc>
      </w:tr>
      <w:tr w:rsidR="008C29D9" w:rsidRPr="00773417" w14:paraId="74C6AF28" w14:textId="77777777" w:rsidTr="000B5956">
        <w:trPr>
          <w:cantSplit/>
        </w:trPr>
        <w:tc>
          <w:tcPr>
            <w:tcW w:w="528" w:type="pct"/>
            <w:hideMark/>
          </w:tcPr>
          <w:p w14:paraId="15B0EE14" w14:textId="77777777" w:rsidR="008C29D9" w:rsidRPr="00773417" w:rsidRDefault="008C29D9" w:rsidP="000B5956">
            <w:pPr>
              <w:rPr>
                <w:bCs/>
                <w:sz w:val="18"/>
                <w:szCs w:val="18"/>
              </w:rPr>
            </w:pPr>
            <w:r w:rsidRPr="00773417">
              <w:rPr>
                <w:bCs/>
                <w:sz w:val="18"/>
                <w:szCs w:val="18"/>
              </w:rPr>
              <w:t>FLAGS</w:t>
            </w:r>
          </w:p>
        </w:tc>
        <w:tc>
          <w:tcPr>
            <w:tcW w:w="772" w:type="pct"/>
            <w:hideMark/>
          </w:tcPr>
          <w:p w14:paraId="3FAA255F" w14:textId="77777777" w:rsidR="008C29D9" w:rsidRPr="00773417" w:rsidRDefault="008C29D9" w:rsidP="000B5956">
            <w:pPr>
              <w:rPr>
                <w:sz w:val="18"/>
                <w:szCs w:val="18"/>
              </w:rPr>
            </w:pPr>
            <w:r w:rsidRPr="00773417">
              <w:rPr>
                <w:sz w:val="18"/>
                <w:szCs w:val="18"/>
              </w:rPr>
              <w:t>Update Flags (Protect Contribute Add)</w:t>
            </w:r>
          </w:p>
        </w:tc>
        <w:tc>
          <w:tcPr>
            <w:tcW w:w="400" w:type="pct"/>
            <w:hideMark/>
          </w:tcPr>
          <w:p w14:paraId="7D687883" w14:textId="77777777" w:rsidR="008C29D9" w:rsidRPr="00773417" w:rsidRDefault="008C29D9" w:rsidP="000B5956">
            <w:pPr>
              <w:rPr>
                <w:sz w:val="18"/>
                <w:szCs w:val="18"/>
              </w:rPr>
            </w:pPr>
            <w:r w:rsidRPr="00773417">
              <w:rPr>
                <w:sz w:val="18"/>
                <w:szCs w:val="18"/>
              </w:rPr>
              <w:t>3</w:t>
            </w:r>
          </w:p>
        </w:tc>
        <w:tc>
          <w:tcPr>
            <w:tcW w:w="464" w:type="pct"/>
            <w:hideMark/>
          </w:tcPr>
          <w:p w14:paraId="2BE432FA" w14:textId="77777777" w:rsidR="008C29D9" w:rsidRPr="00773417" w:rsidRDefault="008C29D9" w:rsidP="000B5956">
            <w:pPr>
              <w:rPr>
                <w:sz w:val="18"/>
                <w:szCs w:val="18"/>
              </w:rPr>
            </w:pPr>
            <w:r w:rsidRPr="00773417">
              <w:rPr>
                <w:sz w:val="18"/>
                <w:szCs w:val="18"/>
              </w:rPr>
              <w:t>Char</w:t>
            </w:r>
          </w:p>
        </w:tc>
        <w:tc>
          <w:tcPr>
            <w:tcW w:w="511" w:type="pct"/>
            <w:hideMark/>
          </w:tcPr>
          <w:p w14:paraId="6C845E2F" w14:textId="77777777" w:rsidR="008C29D9" w:rsidRPr="00773417" w:rsidRDefault="008C29D9" w:rsidP="000B5956">
            <w:pPr>
              <w:rPr>
                <w:sz w:val="18"/>
                <w:szCs w:val="18"/>
              </w:rPr>
            </w:pPr>
          </w:p>
        </w:tc>
        <w:tc>
          <w:tcPr>
            <w:tcW w:w="423" w:type="pct"/>
          </w:tcPr>
          <w:p w14:paraId="2D1E2836" w14:textId="77777777" w:rsidR="008C29D9" w:rsidRPr="00773417" w:rsidRDefault="008C29D9" w:rsidP="000B5956">
            <w:pPr>
              <w:rPr>
                <w:sz w:val="18"/>
                <w:szCs w:val="18"/>
              </w:rPr>
            </w:pPr>
          </w:p>
        </w:tc>
        <w:tc>
          <w:tcPr>
            <w:tcW w:w="901" w:type="pct"/>
            <w:hideMark/>
          </w:tcPr>
          <w:p w14:paraId="78F97243" w14:textId="77777777" w:rsidR="008C29D9" w:rsidRPr="00773417" w:rsidRDefault="008C29D9" w:rsidP="000B5956">
            <w:pPr>
              <w:rPr>
                <w:sz w:val="18"/>
                <w:szCs w:val="18"/>
              </w:rPr>
            </w:pPr>
            <w:r w:rsidRPr="00773417">
              <w:rPr>
                <w:sz w:val="18"/>
                <w:szCs w:val="18"/>
              </w:rPr>
              <w:t>SCDM table metadata</w:t>
            </w:r>
          </w:p>
        </w:tc>
        <w:tc>
          <w:tcPr>
            <w:tcW w:w="663" w:type="pct"/>
          </w:tcPr>
          <w:p w14:paraId="14A15B98" w14:textId="77777777" w:rsidR="008C29D9" w:rsidRPr="00773417" w:rsidRDefault="008C29D9" w:rsidP="000B5956">
            <w:pPr>
              <w:rPr>
                <w:sz w:val="18"/>
                <w:szCs w:val="18"/>
              </w:rPr>
            </w:pPr>
          </w:p>
        </w:tc>
        <w:tc>
          <w:tcPr>
            <w:tcW w:w="338" w:type="pct"/>
          </w:tcPr>
          <w:p w14:paraId="0D439563" w14:textId="77777777" w:rsidR="008C29D9" w:rsidRPr="00773417" w:rsidRDefault="008C29D9" w:rsidP="000B5956">
            <w:pPr>
              <w:jc w:val="right"/>
              <w:rPr>
                <w:sz w:val="18"/>
                <w:szCs w:val="18"/>
              </w:rPr>
            </w:pPr>
            <w:r w:rsidRPr="00773417">
              <w:rPr>
                <w:sz w:val="18"/>
                <w:szCs w:val="18"/>
              </w:rPr>
              <w:t>28</w:t>
            </w:r>
          </w:p>
        </w:tc>
      </w:tr>
      <w:tr w:rsidR="008C29D9" w:rsidRPr="00773417" w14:paraId="0E00435F" w14:textId="77777777" w:rsidTr="000B5956">
        <w:trPr>
          <w:cantSplit/>
        </w:trPr>
        <w:tc>
          <w:tcPr>
            <w:tcW w:w="528" w:type="pct"/>
            <w:hideMark/>
          </w:tcPr>
          <w:p w14:paraId="053A9A94" w14:textId="77777777" w:rsidR="008C29D9" w:rsidRPr="00773417" w:rsidRDefault="008C29D9" w:rsidP="000B5956">
            <w:pPr>
              <w:rPr>
                <w:bCs/>
                <w:sz w:val="18"/>
                <w:szCs w:val="18"/>
              </w:rPr>
            </w:pPr>
            <w:r w:rsidRPr="00773417">
              <w:rPr>
                <w:bCs/>
                <w:sz w:val="18"/>
                <w:szCs w:val="18"/>
              </w:rPr>
              <w:t>COMPRESS</w:t>
            </w:r>
          </w:p>
        </w:tc>
        <w:tc>
          <w:tcPr>
            <w:tcW w:w="772" w:type="pct"/>
            <w:hideMark/>
          </w:tcPr>
          <w:p w14:paraId="3448DBC9" w14:textId="77777777" w:rsidR="008C29D9" w:rsidRPr="00773417" w:rsidRDefault="008C29D9" w:rsidP="000B5956">
            <w:pPr>
              <w:rPr>
                <w:sz w:val="18"/>
                <w:szCs w:val="18"/>
              </w:rPr>
            </w:pPr>
            <w:r w:rsidRPr="00773417">
              <w:rPr>
                <w:sz w:val="18"/>
                <w:szCs w:val="18"/>
              </w:rPr>
              <w:t>Compression Routine</w:t>
            </w:r>
          </w:p>
        </w:tc>
        <w:tc>
          <w:tcPr>
            <w:tcW w:w="400" w:type="pct"/>
            <w:hideMark/>
          </w:tcPr>
          <w:p w14:paraId="6A247473" w14:textId="77777777" w:rsidR="008C29D9" w:rsidRPr="00773417" w:rsidRDefault="008C29D9" w:rsidP="000B5956">
            <w:pPr>
              <w:rPr>
                <w:sz w:val="18"/>
                <w:szCs w:val="18"/>
              </w:rPr>
            </w:pPr>
            <w:r w:rsidRPr="00773417">
              <w:rPr>
                <w:sz w:val="18"/>
                <w:szCs w:val="18"/>
              </w:rPr>
              <w:t>8</w:t>
            </w:r>
          </w:p>
        </w:tc>
        <w:tc>
          <w:tcPr>
            <w:tcW w:w="464" w:type="pct"/>
            <w:hideMark/>
          </w:tcPr>
          <w:p w14:paraId="13945618" w14:textId="77777777" w:rsidR="008C29D9" w:rsidRPr="00773417" w:rsidRDefault="008C29D9" w:rsidP="000B5956">
            <w:pPr>
              <w:rPr>
                <w:sz w:val="18"/>
                <w:szCs w:val="18"/>
              </w:rPr>
            </w:pPr>
            <w:r w:rsidRPr="00773417">
              <w:rPr>
                <w:sz w:val="18"/>
                <w:szCs w:val="18"/>
              </w:rPr>
              <w:t>Char</w:t>
            </w:r>
          </w:p>
        </w:tc>
        <w:tc>
          <w:tcPr>
            <w:tcW w:w="511" w:type="pct"/>
            <w:hideMark/>
          </w:tcPr>
          <w:p w14:paraId="3CB782ED" w14:textId="77777777" w:rsidR="008C29D9" w:rsidRPr="00773417" w:rsidRDefault="008C29D9" w:rsidP="000B5956">
            <w:pPr>
              <w:rPr>
                <w:sz w:val="18"/>
                <w:szCs w:val="18"/>
              </w:rPr>
            </w:pPr>
          </w:p>
        </w:tc>
        <w:tc>
          <w:tcPr>
            <w:tcW w:w="423" w:type="pct"/>
          </w:tcPr>
          <w:p w14:paraId="67269E61" w14:textId="77777777" w:rsidR="008C29D9" w:rsidRPr="00773417" w:rsidRDefault="008C29D9" w:rsidP="000B5956">
            <w:pPr>
              <w:rPr>
                <w:sz w:val="18"/>
                <w:szCs w:val="18"/>
              </w:rPr>
            </w:pPr>
          </w:p>
        </w:tc>
        <w:tc>
          <w:tcPr>
            <w:tcW w:w="901" w:type="pct"/>
            <w:hideMark/>
          </w:tcPr>
          <w:p w14:paraId="4F96D8BD" w14:textId="77777777" w:rsidR="008C29D9" w:rsidRPr="00773417" w:rsidRDefault="008C29D9" w:rsidP="000B5956">
            <w:pPr>
              <w:rPr>
                <w:sz w:val="18"/>
                <w:szCs w:val="18"/>
              </w:rPr>
            </w:pPr>
            <w:r w:rsidRPr="00773417">
              <w:rPr>
                <w:sz w:val="18"/>
                <w:szCs w:val="18"/>
              </w:rPr>
              <w:t>SCDM table metadata</w:t>
            </w:r>
          </w:p>
        </w:tc>
        <w:tc>
          <w:tcPr>
            <w:tcW w:w="663" w:type="pct"/>
          </w:tcPr>
          <w:p w14:paraId="69059AE8" w14:textId="77777777" w:rsidR="008C29D9" w:rsidRPr="00773417" w:rsidRDefault="008C29D9" w:rsidP="000B5956">
            <w:pPr>
              <w:rPr>
                <w:sz w:val="18"/>
                <w:szCs w:val="18"/>
              </w:rPr>
            </w:pPr>
          </w:p>
        </w:tc>
        <w:tc>
          <w:tcPr>
            <w:tcW w:w="338" w:type="pct"/>
          </w:tcPr>
          <w:p w14:paraId="1714A4BA" w14:textId="77777777" w:rsidR="008C29D9" w:rsidRPr="00773417" w:rsidRDefault="008C29D9" w:rsidP="000B5956">
            <w:pPr>
              <w:jc w:val="right"/>
              <w:rPr>
                <w:sz w:val="18"/>
                <w:szCs w:val="18"/>
              </w:rPr>
            </w:pPr>
            <w:r w:rsidRPr="00773417">
              <w:rPr>
                <w:sz w:val="18"/>
                <w:szCs w:val="18"/>
              </w:rPr>
              <w:t>29</w:t>
            </w:r>
          </w:p>
        </w:tc>
      </w:tr>
      <w:tr w:rsidR="008C29D9" w:rsidRPr="00773417" w14:paraId="68016F48" w14:textId="77777777" w:rsidTr="000B5956">
        <w:trPr>
          <w:cantSplit/>
        </w:trPr>
        <w:tc>
          <w:tcPr>
            <w:tcW w:w="528" w:type="pct"/>
            <w:hideMark/>
          </w:tcPr>
          <w:p w14:paraId="3B255826" w14:textId="77777777" w:rsidR="008C29D9" w:rsidRPr="00773417" w:rsidRDefault="008C29D9" w:rsidP="000B5956">
            <w:pPr>
              <w:rPr>
                <w:bCs/>
                <w:sz w:val="18"/>
                <w:szCs w:val="18"/>
              </w:rPr>
            </w:pPr>
            <w:r w:rsidRPr="00773417">
              <w:rPr>
                <w:bCs/>
                <w:sz w:val="18"/>
                <w:szCs w:val="18"/>
              </w:rPr>
              <w:t>REUSE</w:t>
            </w:r>
          </w:p>
        </w:tc>
        <w:tc>
          <w:tcPr>
            <w:tcW w:w="772" w:type="pct"/>
            <w:hideMark/>
          </w:tcPr>
          <w:p w14:paraId="22B36BF8" w14:textId="77777777" w:rsidR="008C29D9" w:rsidRPr="00773417" w:rsidRDefault="008C29D9" w:rsidP="000B5956">
            <w:pPr>
              <w:rPr>
                <w:sz w:val="18"/>
                <w:szCs w:val="18"/>
              </w:rPr>
            </w:pPr>
            <w:r w:rsidRPr="00773417">
              <w:rPr>
                <w:sz w:val="18"/>
                <w:szCs w:val="18"/>
              </w:rPr>
              <w:t>Reuse Space</w:t>
            </w:r>
          </w:p>
        </w:tc>
        <w:tc>
          <w:tcPr>
            <w:tcW w:w="400" w:type="pct"/>
            <w:hideMark/>
          </w:tcPr>
          <w:p w14:paraId="5841CB7B" w14:textId="77777777" w:rsidR="008C29D9" w:rsidRPr="00773417" w:rsidRDefault="008C29D9" w:rsidP="000B5956">
            <w:pPr>
              <w:rPr>
                <w:sz w:val="18"/>
                <w:szCs w:val="18"/>
              </w:rPr>
            </w:pPr>
            <w:r w:rsidRPr="00773417">
              <w:rPr>
                <w:sz w:val="18"/>
                <w:szCs w:val="18"/>
              </w:rPr>
              <w:t>3</w:t>
            </w:r>
          </w:p>
        </w:tc>
        <w:tc>
          <w:tcPr>
            <w:tcW w:w="464" w:type="pct"/>
            <w:hideMark/>
          </w:tcPr>
          <w:p w14:paraId="6F2804F9" w14:textId="77777777" w:rsidR="008C29D9" w:rsidRPr="00773417" w:rsidRDefault="008C29D9" w:rsidP="000B5956">
            <w:pPr>
              <w:rPr>
                <w:sz w:val="18"/>
                <w:szCs w:val="18"/>
              </w:rPr>
            </w:pPr>
            <w:r w:rsidRPr="00773417">
              <w:rPr>
                <w:sz w:val="18"/>
                <w:szCs w:val="18"/>
              </w:rPr>
              <w:t>Char</w:t>
            </w:r>
          </w:p>
        </w:tc>
        <w:tc>
          <w:tcPr>
            <w:tcW w:w="511" w:type="pct"/>
            <w:hideMark/>
          </w:tcPr>
          <w:p w14:paraId="6D53B5BF" w14:textId="77777777" w:rsidR="008C29D9" w:rsidRPr="00773417" w:rsidRDefault="008C29D9" w:rsidP="000B5956">
            <w:pPr>
              <w:rPr>
                <w:sz w:val="18"/>
                <w:szCs w:val="18"/>
              </w:rPr>
            </w:pPr>
          </w:p>
        </w:tc>
        <w:tc>
          <w:tcPr>
            <w:tcW w:w="423" w:type="pct"/>
          </w:tcPr>
          <w:p w14:paraId="3F7052CD" w14:textId="77777777" w:rsidR="008C29D9" w:rsidRPr="00773417" w:rsidRDefault="008C29D9" w:rsidP="000B5956">
            <w:pPr>
              <w:rPr>
                <w:sz w:val="18"/>
                <w:szCs w:val="18"/>
              </w:rPr>
            </w:pPr>
          </w:p>
        </w:tc>
        <w:tc>
          <w:tcPr>
            <w:tcW w:w="901" w:type="pct"/>
            <w:hideMark/>
          </w:tcPr>
          <w:p w14:paraId="53256A66" w14:textId="77777777" w:rsidR="008C29D9" w:rsidRPr="00773417" w:rsidRDefault="008C29D9" w:rsidP="000B5956">
            <w:pPr>
              <w:rPr>
                <w:sz w:val="18"/>
                <w:szCs w:val="18"/>
              </w:rPr>
            </w:pPr>
            <w:r w:rsidRPr="00773417">
              <w:rPr>
                <w:sz w:val="18"/>
                <w:szCs w:val="18"/>
              </w:rPr>
              <w:t>SCDM table metadata</w:t>
            </w:r>
          </w:p>
        </w:tc>
        <w:tc>
          <w:tcPr>
            <w:tcW w:w="663" w:type="pct"/>
          </w:tcPr>
          <w:p w14:paraId="5D6FA26B" w14:textId="77777777" w:rsidR="008C29D9" w:rsidRPr="00773417" w:rsidRDefault="008C29D9" w:rsidP="000B5956">
            <w:pPr>
              <w:rPr>
                <w:sz w:val="18"/>
                <w:szCs w:val="18"/>
              </w:rPr>
            </w:pPr>
          </w:p>
        </w:tc>
        <w:tc>
          <w:tcPr>
            <w:tcW w:w="338" w:type="pct"/>
          </w:tcPr>
          <w:p w14:paraId="1EB6DB22" w14:textId="77777777" w:rsidR="008C29D9" w:rsidRPr="00773417" w:rsidRDefault="008C29D9" w:rsidP="000B5956">
            <w:pPr>
              <w:jc w:val="right"/>
              <w:rPr>
                <w:sz w:val="18"/>
                <w:szCs w:val="18"/>
              </w:rPr>
            </w:pPr>
            <w:r w:rsidRPr="00773417">
              <w:rPr>
                <w:sz w:val="18"/>
                <w:szCs w:val="18"/>
              </w:rPr>
              <w:t>30</w:t>
            </w:r>
          </w:p>
        </w:tc>
      </w:tr>
      <w:tr w:rsidR="008C29D9" w:rsidRPr="00773417" w14:paraId="62BCE080" w14:textId="77777777" w:rsidTr="000B5956">
        <w:trPr>
          <w:cantSplit/>
        </w:trPr>
        <w:tc>
          <w:tcPr>
            <w:tcW w:w="528" w:type="pct"/>
            <w:hideMark/>
          </w:tcPr>
          <w:p w14:paraId="1A170562" w14:textId="77777777" w:rsidR="008C29D9" w:rsidRPr="00773417" w:rsidRDefault="008C29D9" w:rsidP="000B5956">
            <w:pPr>
              <w:rPr>
                <w:bCs/>
                <w:sz w:val="18"/>
                <w:szCs w:val="18"/>
              </w:rPr>
            </w:pPr>
            <w:r w:rsidRPr="00773417">
              <w:rPr>
                <w:bCs/>
                <w:sz w:val="18"/>
                <w:szCs w:val="18"/>
              </w:rPr>
              <w:t>SORTED</w:t>
            </w:r>
          </w:p>
        </w:tc>
        <w:tc>
          <w:tcPr>
            <w:tcW w:w="772" w:type="pct"/>
            <w:hideMark/>
          </w:tcPr>
          <w:p w14:paraId="00364D7B" w14:textId="77777777" w:rsidR="008C29D9" w:rsidRPr="00773417" w:rsidRDefault="008C29D9" w:rsidP="000B5956">
            <w:pPr>
              <w:rPr>
                <w:sz w:val="18"/>
                <w:szCs w:val="18"/>
              </w:rPr>
            </w:pPr>
            <w:r w:rsidRPr="00773417">
              <w:rPr>
                <w:sz w:val="18"/>
                <w:szCs w:val="18"/>
              </w:rPr>
              <w:t>Sorted and/or Validated</w:t>
            </w:r>
          </w:p>
        </w:tc>
        <w:tc>
          <w:tcPr>
            <w:tcW w:w="400" w:type="pct"/>
            <w:hideMark/>
          </w:tcPr>
          <w:p w14:paraId="3E472919" w14:textId="77777777" w:rsidR="008C29D9" w:rsidRPr="00773417" w:rsidRDefault="008C29D9" w:rsidP="000B5956">
            <w:pPr>
              <w:rPr>
                <w:sz w:val="18"/>
                <w:szCs w:val="18"/>
              </w:rPr>
            </w:pPr>
            <w:r w:rsidRPr="00773417">
              <w:rPr>
                <w:sz w:val="18"/>
                <w:szCs w:val="18"/>
              </w:rPr>
              <w:t>8</w:t>
            </w:r>
          </w:p>
        </w:tc>
        <w:tc>
          <w:tcPr>
            <w:tcW w:w="464" w:type="pct"/>
            <w:hideMark/>
          </w:tcPr>
          <w:p w14:paraId="4B006D83" w14:textId="77777777" w:rsidR="008C29D9" w:rsidRPr="00773417" w:rsidRDefault="008C29D9" w:rsidP="000B5956">
            <w:pPr>
              <w:rPr>
                <w:sz w:val="18"/>
                <w:szCs w:val="18"/>
              </w:rPr>
            </w:pPr>
            <w:r w:rsidRPr="00773417">
              <w:rPr>
                <w:sz w:val="18"/>
                <w:szCs w:val="18"/>
              </w:rPr>
              <w:t>Num</w:t>
            </w:r>
          </w:p>
        </w:tc>
        <w:tc>
          <w:tcPr>
            <w:tcW w:w="511" w:type="pct"/>
            <w:hideMark/>
          </w:tcPr>
          <w:p w14:paraId="6A76231D" w14:textId="77777777" w:rsidR="008C29D9" w:rsidRPr="00773417" w:rsidRDefault="008C29D9" w:rsidP="000B5956">
            <w:pPr>
              <w:rPr>
                <w:sz w:val="18"/>
                <w:szCs w:val="18"/>
              </w:rPr>
            </w:pPr>
          </w:p>
        </w:tc>
        <w:tc>
          <w:tcPr>
            <w:tcW w:w="423" w:type="pct"/>
          </w:tcPr>
          <w:p w14:paraId="512DF849" w14:textId="77777777" w:rsidR="008C29D9" w:rsidRPr="00773417" w:rsidRDefault="008C29D9" w:rsidP="000B5956">
            <w:pPr>
              <w:rPr>
                <w:sz w:val="18"/>
                <w:szCs w:val="18"/>
              </w:rPr>
            </w:pPr>
          </w:p>
        </w:tc>
        <w:tc>
          <w:tcPr>
            <w:tcW w:w="901" w:type="pct"/>
            <w:hideMark/>
          </w:tcPr>
          <w:p w14:paraId="6B9ADFCF" w14:textId="77777777" w:rsidR="008C29D9" w:rsidRPr="00773417" w:rsidRDefault="008C29D9" w:rsidP="000B5956">
            <w:pPr>
              <w:rPr>
                <w:sz w:val="18"/>
                <w:szCs w:val="18"/>
              </w:rPr>
            </w:pPr>
            <w:r w:rsidRPr="00773417">
              <w:rPr>
                <w:sz w:val="18"/>
                <w:szCs w:val="18"/>
              </w:rPr>
              <w:t>SCDM table metadata</w:t>
            </w:r>
          </w:p>
        </w:tc>
        <w:tc>
          <w:tcPr>
            <w:tcW w:w="663" w:type="pct"/>
          </w:tcPr>
          <w:p w14:paraId="2F88F97E" w14:textId="77777777" w:rsidR="008C29D9" w:rsidRPr="00773417" w:rsidRDefault="008C29D9" w:rsidP="000B5956">
            <w:pPr>
              <w:rPr>
                <w:sz w:val="18"/>
                <w:szCs w:val="18"/>
              </w:rPr>
            </w:pPr>
          </w:p>
        </w:tc>
        <w:tc>
          <w:tcPr>
            <w:tcW w:w="338" w:type="pct"/>
          </w:tcPr>
          <w:p w14:paraId="34D822D4" w14:textId="77777777" w:rsidR="008C29D9" w:rsidRPr="00773417" w:rsidRDefault="008C29D9" w:rsidP="000B5956">
            <w:pPr>
              <w:jc w:val="right"/>
              <w:rPr>
                <w:sz w:val="18"/>
                <w:szCs w:val="18"/>
              </w:rPr>
            </w:pPr>
            <w:r w:rsidRPr="00773417">
              <w:rPr>
                <w:sz w:val="18"/>
                <w:szCs w:val="18"/>
              </w:rPr>
              <w:t>31</w:t>
            </w:r>
          </w:p>
        </w:tc>
      </w:tr>
      <w:tr w:rsidR="008C29D9" w:rsidRPr="00773417" w14:paraId="611A8DF4" w14:textId="77777777" w:rsidTr="000B5956">
        <w:trPr>
          <w:cantSplit/>
        </w:trPr>
        <w:tc>
          <w:tcPr>
            <w:tcW w:w="528" w:type="pct"/>
            <w:hideMark/>
          </w:tcPr>
          <w:p w14:paraId="02FD8544" w14:textId="77777777" w:rsidR="008C29D9" w:rsidRPr="00773417" w:rsidRDefault="008C29D9" w:rsidP="000B5956">
            <w:pPr>
              <w:rPr>
                <w:bCs/>
                <w:sz w:val="18"/>
                <w:szCs w:val="18"/>
              </w:rPr>
            </w:pPr>
            <w:r w:rsidRPr="00773417">
              <w:rPr>
                <w:bCs/>
                <w:sz w:val="18"/>
                <w:szCs w:val="18"/>
              </w:rPr>
              <w:t>SORTEDBY</w:t>
            </w:r>
          </w:p>
        </w:tc>
        <w:tc>
          <w:tcPr>
            <w:tcW w:w="772" w:type="pct"/>
            <w:hideMark/>
          </w:tcPr>
          <w:p w14:paraId="52EE315B" w14:textId="77777777" w:rsidR="008C29D9" w:rsidRPr="00773417" w:rsidRDefault="008C29D9" w:rsidP="000B5956">
            <w:pPr>
              <w:rPr>
                <w:sz w:val="18"/>
                <w:szCs w:val="18"/>
              </w:rPr>
            </w:pPr>
            <w:r w:rsidRPr="00773417">
              <w:rPr>
                <w:sz w:val="18"/>
                <w:szCs w:val="18"/>
              </w:rPr>
              <w:t>Position of Variable in Sortedby Clause</w:t>
            </w:r>
          </w:p>
        </w:tc>
        <w:tc>
          <w:tcPr>
            <w:tcW w:w="400" w:type="pct"/>
            <w:hideMark/>
          </w:tcPr>
          <w:p w14:paraId="16E85DFC" w14:textId="77777777" w:rsidR="008C29D9" w:rsidRPr="00773417" w:rsidRDefault="008C29D9" w:rsidP="000B5956">
            <w:pPr>
              <w:rPr>
                <w:sz w:val="18"/>
                <w:szCs w:val="18"/>
              </w:rPr>
            </w:pPr>
            <w:r w:rsidRPr="00773417">
              <w:rPr>
                <w:sz w:val="18"/>
                <w:szCs w:val="18"/>
              </w:rPr>
              <w:t>8</w:t>
            </w:r>
          </w:p>
        </w:tc>
        <w:tc>
          <w:tcPr>
            <w:tcW w:w="464" w:type="pct"/>
            <w:hideMark/>
          </w:tcPr>
          <w:p w14:paraId="6B6A4291" w14:textId="77777777" w:rsidR="008C29D9" w:rsidRPr="00773417" w:rsidRDefault="008C29D9" w:rsidP="000B5956">
            <w:pPr>
              <w:rPr>
                <w:sz w:val="18"/>
                <w:szCs w:val="18"/>
              </w:rPr>
            </w:pPr>
            <w:r w:rsidRPr="00773417">
              <w:rPr>
                <w:sz w:val="18"/>
                <w:szCs w:val="18"/>
              </w:rPr>
              <w:t>Num</w:t>
            </w:r>
          </w:p>
        </w:tc>
        <w:tc>
          <w:tcPr>
            <w:tcW w:w="511" w:type="pct"/>
            <w:hideMark/>
          </w:tcPr>
          <w:p w14:paraId="6688B374" w14:textId="77777777" w:rsidR="008C29D9" w:rsidRPr="00773417" w:rsidRDefault="008C29D9" w:rsidP="000B5956">
            <w:pPr>
              <w:rPr>
                <w:sz w:val="18"/>
                <w:szCs w:val="18"/>
              </w:rPr>
            </w:pPr>
          </w:p>
        </w:tc>
        <w:tc>
          <w:tcPr>
            <w:tcW w:w="423" w:type="pct"/>
          </w:tcPr>
          <w:p w14:paraId="25594FDF" w14:textId="77777777" w:rsidR="008C29D9" w:rsidRPr="00773417" w:rsidRDefault="008C29D9" w:rsidP="000B5956">
            <w:pPr>
              <w:rPr>
                <w:sz w:val="18"/>
                <w:szCs w:val="18"/>
              </w:rPr>
            </w:pPr>
          </w:p>
        </w:tc>
        <w:tc>
          <w:tcPr>
            <w:tcW w:w="901" w:type="pct"/>
            <w:hideMark/>
          </w:tcPr>
          <w:p w14:paraId="6E59D29C" w14:textId="77777777" w:rsidR="008C29D9" w:rsidRPr="00773417" w:rsidRDefault="008C29D9" w:rsidP="000B5956">
            <w:pPr>
              <w:rPr>
                <w:sz w:val="18"/>
                <w:szCs w:val="18"/>
              </w:rPr>
            </w:pPr>
            <w:r w:rsidRPr="00773417">
              <w:rPr>
                <w:sz w:val="18"/>
                <w:szCs w:val="18"/>
              </w:rPr>
              <w:t>SCDM table metadata</w:t>
            </w:r>
          </w:p>
        </w:tc>
        <w:tc>
          <w:tcPr>
            <w:tcW w:w="663" w:type="pct"/>
          </w:tcPr>
          <w:p w14:paraId="06F19825" w14:textId="77777777" w:rsidR="008C29D9" w:rsidRPr="00773417" w:rsidRDefault="008C29D9" w:rsidP="000B5956">
            <w:pPr>
              <w:rPr>
                <w:sz w:val="18"/>
                <w:szCs w:val="18"/>
              </w:rPr>
            </w:pPr>
          </w:p>
        </w:tc>
        <w:tc>
          <w:tcPr>
            <w:tcW w:w="338" w:type="pct"/>
          </w:tcPr>
          <w:p w14:paraId="7D668573" w14:textId="77777777" w:rsidR="008C29D9" w:rsidRPr="00773417" w:rsidRDefault="008C29D9" w:rsidP="000B5956">
            <w:pPr>
              <w:jc w:val="right"/>
              <w:rPr>
                <w:sz w:val="18"/>
                <w:szCs w:val="18"/>
              </w:rPr>
            </w:pPr>
            <w:r w:rsidRPr="00773417">
              <w:rPr>
                <w:sz w:val="18"/>
                <w:szCs w:val="18"/>
              </w:rPr>
              <w:t>32</w:t>
            </w:r>
          </w:p>
        </w:tc>
      </w:tr>
      <w:tr w:rsidR="008C29D9" w:rsidRPr="00773417" w14:paraId="0A959B45" w14:textId="77777777" w:rsidTr="000B5956">
        <w:trPr>
          <w:cantSplit/>
        </w:trPr>
        <w:tc>
          <w:tcPr>
            <w:tcW w:w="528" w:type="pct"/>
            <w:hideMark/>
          </w:tcPr>
          <w:p w14:paraId="52C4A92C" w14:textId="77777777" w:rsidR="008C29D9" w:rsidRPr="00773417" w:rsidRDefault="008C29D9" w:rsidP="000B5956">
            <w:pPr>
              <w:rPr>
                <w:bCs/>
                <w:sz w:val="18"/>
                <w:szCs w:val="18"/>
              </w:rPr>
            </w:pPr>
            <w:r w:rsidRPr="00773417">
              <w:rPr>
                <w:bCs/>
                <w:sz w:val="18"/>
                <w:szCs w:val="18"/>
              </w:rPr>
              <w:t>CHARSET</w:t>
            </w:r>
          </w:p>
        </w:tc>
        <w:tc>
          <w:tcPr>
            <w:tcW w:w="772" w:type="pct"/>
            <w:hideMark/>
          </w:tcPr>
          <w:p w14:paraId="5D9AED86" w14:textId="77777777" w:rsidR="008C29D9" w:rsidRPr="00773417" w:rsidRDefault="008C29D9" w:rsidP="000B5956">
            <w:pPr>
              <w:rPr>
                <w:sz w:val="18"/>
                <w:szCs w:val="18"/>
              </w:rPr>
            </w:pPr>
            <w:r w:rsidRPr="00773417">
              <w:rPr>
                <w:sz w:val="18"/>
                <w:szCs w:val="18"/>
              </w:rPr>
              <w:t>Host Character Set</w:t>
            </w:r>
          </w:p>
        </w:tc>
        <w:tc>
          <w:tcPr>
            <w:tcW w:w="400" w:type="pct"/>
            <w:hideMark/>
          </w:tcPr>
          <w:p w14:paraId="1B972724" w14:textId="77777777" w:rsidR="008C29D9" w:rsidRPr="00773417" w:rsidRDefault="008C29D9" w:rsidP="000B5956">
            <w:pPr>
              <w:rPr>
                <w:sz w:val="18"/>
                <w:szCs w:val="18"/>
              </w:rPr>
            </w:pPr>
            <w:r w:rsidRPr="00773417">
              <w:rPr>
                <w:sz w:val="18"/>
                <w:szCs w:val="18"/>
              </w:rPr>
              <w:t>8</w:t>
            </w:r>
          </w:p>
        </w:tc>
        <w:tc>
          <w:tcPr>
            <w:tcW w:w="464" w:type="pct"/>
            <w:hideMark/>
          </w:tcPr>
          <w:p w14:paraId="10C5546A" w14:textId="77777777" w:rsidR="008C29D9" w:rsidRPr="00773417" w:rsidRDefault="008C29D9" w:rsidP="000B5956">
            <w:pPr>
              <w:rPr>
                <w:sz w:val="18"/>
                <w:szCs w:val="18"/>
              </w:rPr>
            </w:pPr>
            <w:r w:rsidRPr="00773417">
              <w:rPr>
                <w:sz w:val="18"/>
                <w:szCs w:val="18"/>
              </w:rPr>
              <w:t>Char</w:t>
            </w:r>
          </w:p>
        </w:tc>
        <w:tc>
          <w:tcPr>
            <w:tcW w:w="511" w:type="pct"/>
            <w:hideMark/>
          </w:tcPr>
          <w:p w14:paraId="7D443328" w14:textId="77777777" w:rsidR="008C29D9" w:rsidRPr="00773417" w:rsidRDefault="008C29D9" w:rsidP="000B5956">
            <w:pPr>
              <w:rPr>
                <w:sz w:val="18"/>
                <w:szCs w:val="18"/>
              </w:rPr>
            </w:pPr>
          </w:p>
        </w:tc>
        <w:tc>
          <w:tcPr>
            <w:tcW w:w="423" w:type="pct"/>
          </w:tcPr>
          <w:p w14:paraId="3C6B7EC4" w14:textId="77777777" w:rsidR="008C29D9" w:rsidRPr="00773417" w:rsidRDefault="008C29D9" w:rsidP="000B5956">
            <w:pPr>
              <w:rPr>
                <w:sz w:val="18"/>
                <w:szCs w:val="18"/>
              </w:rPr>
            </w:pPr>
          </w:p>
        </w:tc>
        <w:tc>
          <w:tcPr>
            <w:tcW w:w="901" w:type="pct"/>
            <w:hideMark/>
          </w:tcPr>
          <w:p w14:paraId="02EAFB26" w14:textId="77777777" w:rsidR="008C29D9" w:rsidRPr="00773417" w:rsidRDefault="008C29D9" w:rsidP="000B5956">
            <w:pPr>
              <w:rPr>
                <w:sz w:val="18"/>
                <w:szCs w:val="18"/>
              </w:rPr>
            </w:pPr>
            <w:r w:rsidRPr="00773417">
              <w:rPr>
                <w:sz w:val="18"/>
                <w:szCs w:val="18"/>
              </w:rPr>
              <w:t>SCDM table metadata</w:t>
            </w:r>
          </w:p>
        </w:tc>
        <w:tc>
          <w:tcPr>
            <w:tcW w:w="663" w:type="pct"/>
          </w:tcPr>
          <w:p w14:paraId="0BB1A165" w14:textId="77777777" w:rsidR="008C29D9" w:rsidRPr="00773417" w:rsidRDefault="008C29D9" w:rsidP="000B5956">
            <w:pPr>
              <w:rPr>
                <w:sz w:val="18"/>
                <w:szCs w:val="18"/>
              </w:rPr>
            </w:pPr>
          </w:p>
        </w:tc>
        <w:tc>
          <w:tcPr>
            <w:tcW w:w="338" w:type="pct"/>
          </w:tcPr>
          <w:p w14:paraId="38896933" w14:textId="77777777" w:rsidR="008C29D9" w:rsidRPr="00773417" w:rsidRDefault="008C29D9" w:rsidP="000B5956">
            <w:pPr>
              <w:jc w:val="right"/>
              <w:rPr>
                <w:sz w:val="18"/>
                <w:szCs w:val="18"/>
              </w:rPr>
            </w:pPr>
            <w:r w:rsidRPr="00773417">
              <w:rPr>
                <w:sz w:val="18"/>
                <w:szCs w:val="18"/>
              </w:rPr>
              <w:t>33</w:t>
            </w:r>
          </w:p>
        </w:tc>
      </w:tr>
      <w:tr w:rsidR="008C29D9" w:rsidRPr="00773417" w14:paraId="63E321EC" w14:textId="77777777" w:rsidTr="000B5956">
        <w:trPr>
          <w:cantSplit/>
        </w:trPr>
        <w:tc>
          <w:tcPr>
            <w:tcW w:w="528" w:type="pct"/>
            <w:hideMark/>
          </w:tcPr>
          <w:p w14:paraId="287250C7" w14:textId="77777777" w:rsidR="008C29D9" w:rsidRPr="00773417" w:rsidRDefault="008C29D9" w:rsidP="000B5956">
            <w:pPr>
              <w:rPr>
                <w:bCs/>
                <w:sz w:val="18"/>
                <w:szCs w:val="18"/>
              </w:rPr>
            </w:pPr>
            <w:r w:rsidRPr="00773417">
              <w:rPr>
                <w:bCs/>
                <w:sz w:val="18"/>
                <w:szCs w:val="18"/>
              </w:rPr>
              <w:t>COLLATE</w:t>
            </w:r>
          </w:p>
        </w:tc>
        <w:tc>
          <w:tcPr>
            <w:tcW w:w="772" w:type="pct"/>
            <w:hideMark/>
          </w:tcPr>
          <w:p w14:paraId="4491AA4D" w14:textId="77777777" w:rsidR="008C29D9" w:rsidRPr="00773417" w:rsidRDefault="008C29D9" w:rsidP="000B5956">
            <w:pPr>
              <w:rPr>
                <w:sz w:val="18"/>
                <w:szCs w:val="18"/>
              </w:rPr>
            </w:pPr>
            <w:r w:rsidRPr="00773417">
              <w:rPr>
                <w:sz w:val="18"/>
                <w:szCs w:val="18"/>
              </w:rPr>
              <w:t>Collating Sequence</w:t>
            </w:r>
          </w:p>
        </w:tc>
        <w:tc>
          <w:tcPr>
            <w:tcW w:w="400" w:type="pct"/>
            <w:hideMark/>
          </w:tcPr>
          <w:p w14:paraId="233F14CE" w14:textId="77777777" w:rsidR="008C29D9" w:rsidRPr="00773417" w:rsidRDefault="008C29D9" w:rsidP="000B5956">
            <w:pPr>
              <w:rPr>
                <w:sz w:val="18"/>
                <w:szCs w:val="18"/>
              </w:rPr>
            </w:pPr>
            <w:r w:rsidRPr="00773417">
              <w:rPr>
                <w:sz w:val="18"/>
                <w:szCs w:val="18"/>
              </w:rPr>
              <w:t>8</w:t>
            </w:r>
          </w:p>
        </w:tc>
        <w:tc>
          <w:tcPr>
            <w:tcW w:w="464" w:type="pct"/>
            <w:hideMark/>
          </w:tcPr>
          <w:p w14:paraId="460DEB97" w14:textId="77777777" w:rsidR="008C29D9" w:rsidRPr="00773417" w:rsidRDefault="008C29D9" w:rsidP="000B5956">
            <w:pPr>
              <w:rPr>
                <w:sz w:val="18"/>
                <w:szCs w:val="18"/>
              </w:rPr>
            </w:pPr>
            <w:r w:rsidRPr="00773417">
              <w:rPr>
                <w:sz w:val="18"/>
                <w:szCs w:val="18"/>
              </w:rPr>
              <w:t>Char</w:t>
            </w:r>
          </w:p>
        </w:tc>
        <w:tc>
          <w:tcPr>
            <w:tcW w:w="511" w:type="pct"/>
            <w:hideMark/>
          </w:tcPr>
          <w:p w14:paraId="1F13E802" w14:textId="77777777" w:rsidR="008C29D9" w:rsidRPr="00773417" w:rsidRDefault="008C29D9" w:rsidP="000B5956">
            <w:pPr>
              <w:rPr>
                <w:sz w:val="18"/>
                <w:szCs w:val="18"/>
              </w:rPr>
            </w:pPr>
          </w:p>
        </w:tc>
        <w:tc>
          <w:tcPr>
            <w:tcW w:w="423" w:type="pct"/>
          </w:tcPr>
          <w:p w14:paraId="59B85AA2" w14:textId="77777777" w:rsidR="008C29D9" w:rsidRPr="00773417" w:rsidRDefault="008C29D9" w:rsidP="000B5956">
            <w:pPr>
              <w:rPr>
                <w:sz w:val="18"/>
                <w:szCs w:val="18"/>
              </w:rPr>
            </w:pPr>
          </w:p>
        </w:tc>
        <w:tc>
          <w:tcPr>
            <w:tcW w:w="901" w:type="pct"/>
            <w:hideMark/>
          </w:tcPr>
          <w:p w14:paraId="1079E4C0" w14:textId="77777777" w:rsidR="008C29D9" w:rsidRPr="00773417" w:rsidRDefault="008C29D9" w:rsidP="000B5956">
            <w:pPr>
              <w:rPr>
                <w:sz w:val="18"/>
                <w:szCs w:val="18"/>
              </w:rPr>
            </w:pPr>
            <w:r w:rsidRPr="00773417">
              <w:rPr>
                <w:sz w:val="18"/>
                <w:szCs w:val="18"/>
              </w:rPr>
              <w:t>SCDM table metadata</w:t>
            </w:r>
          </w:p>
        </w:tc>
        <w:tc>
          <w:tcPr>
            <w:tcW w:w="663" w:type="pct"/>
          </w:tcPr>
          <w:p w14:paraId="2F4962CE" w14:textId="77777777" w:rsidR="008C29D9" w:rsidRPr="00773417" w:rsidRDefault="008C29D9" w:rsidP="000B5956">
            <w:pPr>
              <w:rPr>
                <w:sz w:val="18"/>
                <w:szCs w:val="18"/>
              </w:rPr>
            </w:pPr>
          </w:p>
        </w:tc>
        <w:tc>
          <w:tcPr>
            <w:tcW w:w="338" w:type="pct"/>
          </w:tcPr>
          <w:p w14:paraId="2D60567F" w14:textId="77777777" w:rsidR="008C29D9" w:rsidRPr="00773417" w:rsidRDefault="008C29D9" w:rsidP="000B5956">
            <w:pPr>
              <w:jc w:val="right"/>
              <w:rPr>
                <w:sz w:val="18"/>
                <w:szCs w:val="18"/>
              </w:rPr>
            </w:pPr>
            <w:r w:rsidRPr="00773417">
              <w:rPr>
                <w:sz w:val="18"/>
                <w:szCs w:val="18"/>
              </w:rPr>
              <w:t>34</w:t>
            </w:r>
          </w:p>
        </w:tc>
      </w:tr>
      <w:tr w:rsidR="008C29D9" w:rsidRPr="00773417" w14:paraId="19CCC08A" w14:textId="77777777" w:rsidTr="000B5956">
        <w:trPr>
          <w:cantSplit/>
        </w:trPr>
        <w:tc>
          <w:tcPr>
            <w:tcW w:w="528" w:type="pct"/>
            <w:hideMark/>
          </w:tcPr>
          <w:p w14:paraId="1B994822" w14:textId="77777777" w:rsidR="008C29D9" w:rsidRPr="00773417" w:rsidRDefault="008C29D9" w:rsidP="000B5956">
            <w:pPr>
              <w:rPr>
                <w:bCs/>
                <w:sz w:val="18"/>
                <w:szCs w:val="18"/>
              </w:rPr>
            </w:pPr>
            <w:r w:rsidRPr="00773417">
              <w:rPr>
                <w:bCs/>
                <w:sz w:val="18"/>
                <w:szCs w:val="18"/>
              </w:rPr>
              <w:t>NODUPKEY</w:t>
            </w:r>
          </w:p>
        </w:tc>
        <w:tc>
          <w:tcPr>
            <w:tcW w:w="772" w:type="pct"/>
            <w:hideMark/>
          </w:tcPr>
          <w:p w14:paraId="6270FB51" w14:textId="77777777" w:rsidR="008C29D9" w:rsidRPr="00773417" w:rsidRDefault="008C29D9" w:rsidP="000B5956">
            <w:pPr>
              <w:rPr>
                <w:sz w:val="18"/>
                <w:szCs w:val="18"/>
              </w:rPr>
            </w:pPr>
            <w:r w:rsidRPr="00773417">
              <w:rPr>
                <w:sz w:val="18"/>
                <w:szCs w:val="18"/>
              </w:rPr>
              <w:t>Sort Option: No Duplicate Keys</w:t>
            </w:r>
          </w:p>
        </w:tc>
        <w:tc>
          <w:tcPr>
            <w:tcW w:w="400" w:type="pct"/>
            <w:hideMark/>
          </w:tcPr>
          <w:p w14:paraId="236650C2" w14:textId="77777777" w:rsidR="008C29D9" w:rsidRPr="00773417" w:rsidRDefault="008C29D9" w:rsidP="000B5956">
            <w:pPr>
              <w:rPr>
                <w:sz w:val="18"/>
                <w:szCs w:val="18"/>
              </w:rPr>
            </w:pPr>
            <w:r w:rsidRPr="00773417">
              <w:rPr>
                <w:sz w:val="18"/>
                <w:szCs w:val="18"/>
              </w:rPr>
              <w:t>3</w:t>
            </w:r>
          </w:p>
        </w:tc>
        <w:tc>
          <w:tcPr>
            <w:tcW w:w="464" w:type="pct"/>
            <w:hideMark/>
          </w:tcPr>
          <w:p w14:paraId="2734DF65" w14:textId="77777777" w:rsidR="008C29D9" w:rsidRPr="00773417" w:rsidRDefault="008C29D9" w:rsidP="000B5956">
            <w:pPr>
              <w:rPr>
                <w:sz w:val="18"/>
                <w:szCs w:val="18"/>
              </w:rPr>
            </w:pPr>
            <w:r w:rsidRPr="00773417">
              <w:rPr>
                <w:sz w:val="18"/>
                <w:szCs w:val="18"/>
              </w:rPr>
              <w:t>Char</w:t>
            </w:r>
          </w:p>
        </w:tc>
        <w:tc>
          <w:tcPr>
            <w:tcW w:w="511" w:type="pct"/>
            <w:hideMark/>
          </w:tcPr>
          <w:p w14:paraId="326AF305" w14:textId="77777777" w:rsidR="008C29D9" w:rsidRPr="00773417" w:rsidRDefault="008C29D9" w:rsidP="000B5956">
            <w:pPr>
              <w:rPr>
                <w:sz w:val="18"/>
                <w:szCs w:val="18"/>
              </w:rPr>
            </w:pPr>
          </w:p>
        </w:tc>
        <w:tc>
          <w:tcPr>
            <w:tcW w:w="423" w:type="pct"/>
          </w:tcPr>
          <w:p w14:paraId="4BF9CBAD" w14:textId="77777777" w:rsidR="008C29D9" w:rsidRPr="00773417" w:rsidRDefault="008C29D9" w:rsidP="000B5956">
            <w:pPr>
              <w:rPr>
                <w:sz w:val="18"/>
                <w:szCs w:val="18"/>
              </w:rPr>
            </w:pPr>
          </w:p>
        </w:tc>
        <w:tc>
          <w:tcPr>
            <w:tcW w:w="901" w:type="pct"/>
            <w:hideMark/>
          </w:tcPr>
          <w:p w14:paraId="490782EA" w14:textId="77777777" w:rsidR="008C29D9" w:rsidRPr="00773417" w:rsidRDefault="008C29D9" w:rsidP="000B5956">
            <w:pPr>
              <w:rPr>
                <w:sz w:val="18"/>
                <w:szCs w:val="18"/>
              </w:rPr>
            </w:pPr>
            <w:r w:rsidRPr="00773417">
              <w:rPr>
                <w:sz w:val="18"/>
                <w:szCs w:val="18"/>
              </w:rPr>
              <w:t>SCDM table metadata</w:t>
            </w:r>
          </w:p>
        </w:tc>
        <w:tc>
          <w:tcPr>
            <w:tcW w:w="663" w:type="pct"/>
          </w:tcPr>
          <w:p w14:paraId="40362765" w14:textId="77777777" w:rsidR="008C29D9" w:rsidRPr="00773417" w:rsidRDefault="008C29D9" w:rsidP="000B5956">
            <w:pPr>
              <w:rPr>
                <w:sz w:val="18"/>
                <w:szCs w:val="18"/>
              </w:rPr>
            </w:pPr>
          </w:p>
        </w:tc>
        <w:tc>
          <w:tcPr>
            <w:tcW w:w="338" w:type="pct"/>
          </w:tcPr>
          <w:p w14:paraId="7892261B" w14:textId="77777777" w:rsidR="008C29D9" w:rsidRPr="00773417" w:rsidRDefault="008C29D9" w:rsidP="000B5956">
            <w:pPr>
              <w:jc w:val="right"/>
              <w:rPr>
                <w:sz w:val="18"/>
                <w:szCs w:val="18"/>
              </w:rPr>
            </w:pPr>
            <w:r w:rsidRPr="00773417">
              <w:rPr>
                <w:sz w:val="18"/>
                <w:szCs w:val="18"/>
              </w:rPr>
              <w:t>35</w:t>
            </w:r>
          </w:p>
        </w:tc>
      </w:tr>
      <w:tr w:rsidR="008C29D9" w:rsidRPr="00773417" w14:paraId="15A9859B" w14:textId="77777777" w:rsidTr="000B5956">
        <w:trPr>
          <w:cantSplit/>
        </w:trPr>
        <w:tc>
          <w:tcPr>
            <w:tcW w:w="528" w:type="pct"/>
            <w:hideMark/>
          </w:tcPr>
          <w:p w14:paraId="5F0322CE" w14:textId="77777777" w:rsidR="008C29D9" w:rsidRPr="00773417" w:rsidRDefault="008C29D9" w:rsidP="000B5956">
            <w:pPr>
              <w:rPr>
                <w:bCs/>
                <w:sz w:val="18"/>
                <w:szCs w:val="18"/>
              </w:rPr>
            </w:pPr>
            <w:r w:rsidRPr="00773417">
              <w:rPr>
                <w:bCs/>
                <w:sz w:val="18"/>
                <w:szCs w:val="18"/>
              </w:rPr>
              <w:t>NODUPREC</w:t>
            </w:r>
          </w:p>
        </w:tc>
        <w:tc>
          <w:tcPr>
            <w:tcW w:w="772" w:type="pct"/>
            <w:hideMark/>
          </w:tcPr>
          <w:p w14:paraId="165B2D47" w14:textId="77777777" w:rsidR="008C29D9" w:rsidRPr="00773417" w:rsidRDefault="008C29D9" w:rsidP="000B5956">
            <w:pPr>
              <w:rPr>
                <w:sz w:val="18"/>
                <w:szCs w:val="18"/>
              </w:rPr>
            </w:pPr>
            <w:r w:rsidRPr="00773417">
              <w:rPr>
                <w:sz w:val="18"/>
                <w:szCs w:val="18"/>
              </w:rPr>
              <w:t>Sort Option: No Duplicate Records</w:t>
            </w:r>
          </w:p>
        </w:tc>
        <w:tc>
          <w:tcPr>
            <w:tcW w:w="400" w:type="pct"/>
            <w:hideMark/>
          </w:tcPr>
          <w:p w14:paraId="42E4BA9C" w14:textId="77777777" w:rsidR="008C29D9" w:rsidRPr="00773417" w:rsidRDefault="008C29D9" w:rsidP="000B5956">
            <w:pPr>
              <w:rPr>
                <w:sz w:val="18"/>
                <w:szCs w:val="18"/>
              </w:rPr>
            </w:pPr>
            <w:r w:rsidRPr="00773417">
              <w:rPr>
                <w:sz w:val="18"/>
                <w:szCs w:val="18"/>
              </w:rPr>
              <w:t>3</w:t>
            </w:r>
          </w:p>
        </w:tc>
        <w:tc>
          <w:tcPr>
            <w:tcW w:w="464" w:type="pct"/>
            <w:hideMark/>
          </w:tcPr>
          <w:p w14:paraId="5BD7C6E4" w14:textId="77777777" w:rsidR="008C29D9" w:rsidRPr="00773417" w:rsidRDefault="008C29D9" w:rsidP="000B5956">
            <w:pPr>
              <w:rPr>
                <w:sz w:val="18"/>
                <w:szCs w:val="18"/>
              </w:rPr>
            </w:pPr>
            <w:r w:rsidRPr="00773417">
              <w:rPr>
                <w:sz w:val="18"/>
                <w:szCs w:val="18"/>
              </w:rPr>
              <w:t>Char</w:t>
            </w:r>
          </w:p>
        </w:tc>
        <w:tc>
          <w:tcPr>
            <w:tcW w:w="511" w:type="pct"/>
            <w:hideMark/>
          </w:tcPr>
          <w:p w14:paraId="7FF5F8F5" w14:textId="77777777" w:rsidR="008C29D9" w:rsidRPr="00773417" w:rsidRDefault="008C29D9" w:rsidP="000B5956">
            <w:pPr>
              <w:rPr>
                <w:sz w:val="18"/>
                <w:szCs w:val="18"/>
              </w:rPr>
            </w:pPr>
          </w:p>
        </w:tc>
        <w:tc>
          <w:tcPr>
            <w:tcW w:w="423" w:type="pct"/>
          </w:tcPr>
          <w:p w14:paraId="1A5CD0EF" w14:textId="77777777" w:rsidR="008C29D9" w:rsidRPr="00773417" w:rsidRDefault="008C29D9" w:rsidP="000B5956">
            <w:pPr>
              <w:rPr>
                <w:sz w:val="18"/>
                <w:szCs w:val="18"/>
              </w:rPr>
            </w:pPr>
          </w:p>
        </w:tc>
        <w:tc>
          <w:tcPr>
            <w:tcW w:w="901" w:type="pct"/>
            <w:hideMark/>
          </w:tcPr>
          <w:p w14:paraId="75C81319" w14:textId="77777777" w:rsidR="008C29D9" w:rsidRPr="00773417" w:rsidRDefault="008C29D9" w:rsidP="000B5956">
            <w:pPr>
              <w:rPr>
                <w:sz w:val="18"/>
                <w:szCs w:val="18"/>
              </w:rPr>
            </w:pPr>
            <w:r w:rsidRPr="00773417">
              <w:rPr>
                <w:sz w:val="18"/>
                <w:szCs w:val="18"/>
              </w:rPr>
              <w:t>SCDM table metadata</w:t>
            </w:r>
          </w:p>
        </w:tc>
        <w:tc>
          <w:tcPr>
            <w:tcW w:w="663" w:type="pct"/>
          </w:tcPr>
          <w:p w14:paraId="1791A1B7" w14:textId="77777777" w:rsidR="008C29D9" w:rsidRPr="00773417" w:rsidRDefault="008C29D9" w:rsidP="000B5956">
            <w:pPr>
              <w:rPr>
                <w:sz w:val="18"/>
                <w:szCs w:val="18"/>
              </w:rPr>
            </w:pPr>
          </w:p>
        </w:tc>
        <w:tc>
          <w:tcPr>
            <w:tcW w:w="338" w:type="pct"/>
          </w:tcPr>
          <w:p w14:paraId="48F5B83B" w14:textId="77777777" w:rsidR="008C29D9" w:rsidRPr="00773417" w:rsidRDefault="008C29D9" w:rsidP="000B5956">
            <w:pPr>
              <w:jc w:val="right"/>
              <w:rPr>
                <w:sz w:val="18"/>
                <w:szCs w:val="18"/>
              </w:rPr>
            </w:pPr>
            <w:r w:rsidRPr="00773417">
              <w:rPr>
                <w:sz w:val="18"/>
                <w:szCs w:val="18"/>
              </w:rPr>
              <w:t>36</w:t>
            </w:r>
          </w:p>
        </w:tc>
      </w:tr>
      <w:tr w:rsidR="008C29D9" w:rsidRPr="00773417" w14:paraId="30A89453" w14:textId="77777777" w:rsidTr="000B5956">
        <w:trPr>
          <w:cantSplit/>
        </w:trPr>
        <w:tc>
          <w:tcPr>
            <w:tcW w:w="528" w:type="pct"/>
            <w:hideMark/>
          </w:tcPr>
          <w:p w14:paraId="23773A71" w14:textId="77777777" w:rsidR="008C29D9" w:rsidRPr="00773417" w:rsidRDefault="008C29D9" w:rsidP="000B5956">
            <w:pPr>
              <w:rPr>
                <w:bCs/>
                <w:sz w:val="18"/>
                <w:szCs w:val="18"/>
              </w:rPr>
            </w:pPr>
            <w:r w:rsidRPr="00773417">
              <w:rPr>
                <w:bCs/>
                <w:sz w:val="18"/>
                <w:szCs w:val="18"/>
              </w:rPr>
              <w:t>ENCRYPT</w:t>
            </w:r>
          </w:p>
        </w:tc>
        <w:tc>
          <w:tcPr>
            <w:tcW w:w="772" w:type="pct"/>
            <w:hideMark/>
          </w:tcPr>
          <w:p w14:paraId="3009BE32" w14:textId="77777777" w:rsidR="008C29D9" w:rsidRPr="00773417" w:rsidRDefault="008C29D9" w:rsidP="000B5956">
            <w:pPr>
              <w:rPr>
                <w:sz w:val="18"/>
                <w:szCs w:val="18"/>
              </w:rPr>
            </w:pPr>
            <w:r w:rsidRPr="00773417">
              <w:rPr>
                <w:sz w:val="18"/>
                <w:szCs w:val="18"/>
              </w:rPr>
              <w:t>Encryption Routine</w:t>
            </w:r>
          </w:p>
        </w:tc>
        <w:tc>
          <w:tcPr>
            <w:tcW w:w="400" w:type="pct"/>
            <w:hideMark/>
          </w:tcPr>
          <w:p w14:paraId="00D24009" w14:textId="77777777" w:rsidR="008C29D9" w:rsidRPr="00773417" w:rsidRDefault="008C29D9" w:rsidP="000B5956">
            <w:pPr>
              <w:rPr>
                <w:sz w:val="18"/>
                <w:szCs w:val="18"/>
              </w:rPr>
            </w:pPr>
            <w:r w:rsidRPr="00773417">
              <w:rPr>
                <w:sz w:val="18"/>
                <w:szCs w:val="18"/>
              </w:rPr>
              <w:t>8</w:t>
            </w:r>
          </w:p>
        </w:tc>
        <w:tc>
          <w:tcPr>
            <w:tcW w:w="464" w:type="pct"/>
            <w:hideMark/>
          </w:tcPr>
          <w:p w14:paraId="1CEF51C5" w14:textId="77777777" w:rsidR="008C29D9" w:rsidRPr="00773417" w:rsidRDefault="008C29D9" w:rsidP="000B5956">
            <w:pPr>
              <w:rPr>
                <w:sz w:val="18"/>
                <w:szCs w:val="18"/>
              </w:rPr>
            </w:pPr>
            <w:r w:rsidRPr="00773417">
              <w:rPr>
                <w:sz w:val="18"/>
                <w:szCs w:val="18"/>
              </w:rPr>
              <w:t>Char</w:t>
            </w:r>
          </w:p>
        </w:tc>
        <w:tc>
          <w:tcPr>
            <w:tcW w:w="511" w:type="pct"/>
            <w:hideMark/>
          </w:tcPr>
          <w:p w14:paraId="2420A466" w14:textId="77777777" w:rsidR="008C29D9" w:rsidRPr="00773417" w:rsidRDefault="008C29D9" w:rsidP="000B5956">
            <w:pPr>
              <w:rPr>
                <w:sz w:val="18"/>
                <w:szCs w:val="18"/>
              </w:rPr>
            </w:pPr>
          </w:p>
        </w:tc>
        <w:tc>
          <w:tcPr>
            <w:tcW w:w="423" w:type="pct"/>
          </w:tcPr>
          <w:p w14:paraId="134F9405" w14:textId="77777777" w:rsidR="008C29D9" w:rsidRPr="00773417" w:rsidRDefault="008C29D9" w:rsidP="000B5956">
            <w:pPr>
              <w:rPr>
                <w:sz w:val="18"/>
                <w:szCs w:val="18"/>
              </w:rPr>
            </w:pPr>
          </w:p>
        </w:tc>
        <w:tc>
          <w:tcPr>
            <w:tcW w:w="901" w:type="pct"/>
            <w:hideMark/>
          </w:tcPr>
          <w:p w14:paraId="6EEE2D10" w14:textId="77777777" w:rsidR="008C29D9" w:rsidRPr="00773417" w:rsidRDefault="008C29D9" w:rsidP="000B5956">
            <w:pPr>
              <w:rPr>
                <w:sz w:val="18"/>
                <w:szCs w:val="18"/>
              </w:rPr>
            </w:pPr>
            <w:r w:rsidRPr="00773417">
              <w:rPr>
                <w:sz w:val="18"/>
                <w:szCs w:val="18"/>
              </w:rPr>
              <w:t>SCDM table metadata</w:t>
            </w:r>
          </w:p>
        </w:tc>
        <w:tc>
          <w:tcPr>
            <w:tcW w:w="663" w:type="pct"/>
          </w:tcPr>
          <w:p w14:paraId="4243AB92" w14:textId="77777777" w:rsidR="008C29D9" w:rsidRPr="00773417" w:rsidRDefault="008C29D9" w:rsidP="000B5956">
            <w:pPr>
              <w:rPr>
                <w:sz w:val="18"/>
                <w:szCs w:val="18"/>
              </w:rPr>
            </w:pPr>
          </w:p>
        </w:tc>
        <w:tc>
          <w:tcPr>
            <w:tcW w:w="338" w:type="pct"/>
          </w:tcPr>
          <w:p w14:paraId="3919DFB9" w14:textId="77777777" w:rsidR="008C29D9" w:rsidRPr="00773417" w:rsidRDefault="008C29D9" w:rsidP="000B5956">
            <w:pPr>
              <w:jc w:val="right"/>
              <w:rPr>
                <w:sz w:val="18"/>
                <w:szCs w:val="18"/>
              </w:rPr>
            </w:pPr>
            <w:r w:rsidRPr="00773417">
              <w:rPr>
                <w:sz w:val="18"/>
                <w:szCs w:val="18"/>
              </w:rPr>
              <w:t>37</w:t>
            </w:r>
          </w:p>
        </w:tc>
      </w:tr>
      <w:tr w:rsidR="008C29D9" w:rsidRPr="00773417" w14:paraId="045A11FD" w14:textId="77777777" w:rsidTr="000B5956">
        <w:trPr>
          <w:cantSplit/>
        </w:trPr>
        <w:tc>
          <w:tcPr>
            <w:tcW w:w="528" w:type="pct"/>
            <w:hideMark/>
          </w:tcPr>
          <w:p w14:paraId="4E4EFF01" w14:textId="77777777" w:rsidR="008C29D9" w:rsidRPr="00773417" w:rsidRDefault="008C29D9" w:rsidP="000B5956">
            <w:pPr>
              <w:rPr>
                <w:bCs/>
                <w:sz w:val="18"/>
                <w:szCs w:val="18"/>
              </w:rPr>
            </w:pPr>
            <w:r w:rsidRPr="00773417">
              <w:rPr>
                <w:bCs/>
                <w:sz w:val="18"/>
                <w:szCs w:val="18"/>
              </w:rPr>
              <w:t>POINTOBS</w:t>
            </w:r>
          </w:p>
        </w:tc>
        <w:tc>
          <w:tcPr>
            <w:tcW w:w="772" w:type="pct"/>
            <w:hideMark/>
          </w:tcPr>
          <w:p w14:paraId="4799B4CF" w14:textId="77777777" w:rsidR="008C29D9" w:rsidRPr="00773417" w:rsidRDefault="008C29D9" w:rsidP="000B5956">
            <w:pPr>
              <w:rPr>
                <w:sz w:val="18"/>
                <w:szCs w:val="18"/>
              </w:rPr>
            </w:pPr>
            <w:r w:rsidRPr="00773417">
              <w:rPr>
                <w:sz w:val="18"/>
                <w:szCs w:val="18"/>
              </w:rPr>
              <w:t>Point to Observations</w:t>
            </w:r>
          </w:p>
        </w:tc>
        <w:tc>
          <w:tcPr>
            <w:tcW w:w="400" w:type="pct"/>
            <w:hideMark/>
          </w:tcPr>
          <w:p w14:paraId="6EBA552B" w14:textId="77777777" w:rsidR="008C29D9" w:rsidRPr="00773417" w:rsidRDefault="008C29D9" w:rsidP="000B5956">
            <w:pPr>
              <w:rPr>
                <w:sz w:val="18"/>
                <w:szCs w:val="18"/>
              </w:rPr>
            </w:pPr>
            <w:r w:rsidRPr="00773417">
              <w:rPr>
                <w:sz w:val="18"/>
                <w:szCs w:val="18"/>
              </w:rPr>
              <w:t>3</w:t>
            </w:r>
          </w:p>
        </w:tc>
        <w:tc>
          <w:tcPr>
            <w:tcW w:w="464" w:type="pct"/>
            <w:hideMark/>
          </w:tcPr>
          <w:p w14:paraId="7D624901" w14:textId="77777777" w:rsidR="008C29D9" w:rsidRPr="00773417" w:rsidRDefault="008C29D9" w:rsidP="000B5956">
            <w:pPr>
              <w:rPr>
                <w:sz w:val="18"/>
                <w:szCs w:val="18"/>
              </w:rPr>
            </w:pPr>
            <w:r w:rsidRPr="00773417">
              <w:rPr>
                <w:sz w:val="18"/>
                <w:szCs w:val="18"/>
              </w:rPr>
              <w:t>Char</w:t>
            </w:r>
          </w:p>
        </w:tc>
        <w:tc>
          <w:tcPr>
            <w:tcW w:w="511" w:type="pct"/>
            <w:hideMark/>
          </w:tcPr>
          <w:p w14:paraId="3E97AB44" w14:textId="77777777" w:rsidR="008C29D9" w:rsidRPr="00773417" w:rsidRDefault="008C29D9" w:rsidP="000B5956">
            <w:pPr>
              <w:rPr>
                <w:sz w:val="18"/>
                <w:szCs w:val="18"/>
              </w:rPr>
            </w:pPr>
          </w:p>
        </w:tc>
        <w:tc>
          <w:tcPr>
            <w:tcW w:w="423" w:type="pct"/>
          </w:tcPr>
          <w:p w14:paraId="5B922BF0" w14:textId="77777777" w:rsidR="008C29D9" w:rsidRPr="00773417" w:rsidRDefault="008C29D9" w:rsidP="000B5956">
            <w:pPr>
              <w:rPr>
                <w:sz w:val="18"/>
                <w:szCs w:val="18"/>
              </w:rPr>
            </w:pPr>
          </w:p>
        </w:tc>
        <w:tc>
          <w:tcPr>
            <w:tcW w:w="901" w:type="pct"/>
            <w:hideMark/>
          </w:tcPr>
          <w:p w14:paraId="11AC8708" w14:textId="77777777" w:rsidR="008C29D9" w:rsidRPr="00773417" w:rsidRDefault="008C29D9" w:rsidP="000B5956">
            <w:pPr>
              <w:rPr>
                <w:sz w:val="18"/>
                <w:szCs w:val="18"/>
              </w:rPr>
            </w:pPr>
            <w:r w:rsidRPr="00773417">
              <w:rPr>
                <w:sz w:val="18"/>
                <w:szCs w:val="18"/>
              </w:rPr>
              <w:t>SCDM table metadata</w:t>
            </w:r>
          </w:p>
        </w:tc>
        <w:tc>
          <w:tcPr>
            <w:tcW w:w="663" w:type="pct"/>
          </w:tcPr>
          <w:p w14:paraId="22C50684" w14:textId="77777777" w:rsidR="008C29D9" w:rsidRPr="00773417" w:rsidRDefault="008C29D9" w:rsidP="000B5956">
            <w:pPr>
              <w:rPr>
                <w:sz w:val="18"/>
                <w:szCs w:val="18"/>
              </w:rPr>
            </w:pPr>
          </w:p>
        </w:tc>
        <w:tc>
          <w:tcPr>
            <w:tcW w:w="338" w:type="pct"/>
          </w:tcPr>
          <w:p w14:paraId="7B97A9CD" w14:textId="77777777" w:rsidR="008C29D9" w:rsidRPr="00773417" w:rsidRDefault="008C29D9" w:rsidP="000B5956">
            <w:pPr>
              <w:jc w:val="right"/>
              <w:rPr>
                <w:sz w:val="18"/>
                <w:szCs w:val="18"/>
              </w:rPr>
            </w:pPr>
            <w:r w:rsidRPr="00773417">
              <w:rPr>
                <w:sz w:val="18"/>
                <w:szCs w:val="18"/>
              </w:rPr>
              <w:t>38</w:t>
            </w:r>
          </w:p>
        </w:tc>
      </w:tr>
      <w:tr w:rsidR="008C29D9" w:rsidRPr="00773417" w14:paraId="3A0E3D50" w14:textId="77777777" w:rsidTr="000B5956">
        <w:trPr>
          <w:cantSplit/>
        </w:trPr>
        <w:tc>
          <w:tcPr>
            <w:tcW w:w="528" w:type="pct"/>
            <w:hideMark/>
          </w:tcPr>
          <w:p w14:paraId="0E70DBC6" w14:textId="77777777" w:rsidR="008C29D9" w:rsidRPr="00773417" w:rsidRDefault="008C29D9" w:rsidP="000B5956">
            <w:pPr>
              <w:rPr>
                <w:bCs/>
                <w:sz w:val="18"/>
                <w:szCs w:val="18"/>
              </w:rPr>
            </w:pPr>
            <w:r w:rsidRPr="00773417">
              <w:rPr>
                <w:bCs/>
                <w:sz w:val="18"/>
                <w:szCs w:val="18"/>
              </w:rPr>
              <w:t>GENMAX</w:t>
            </w:r>
          </w:p>
        </w:tc>
        <w:tc>
          <w:tcPr>
            <w:tcW w:w="772" w:type="pct"/>
            <w:hideMark/>
          </w:tcPr>
          <w:p w14:paraId="1AABEBA3" w14:textId="77777777" w:rsidR="008C29D9" w:rsidRPr="00773417" w:rsidRDefault="008C29D9" w:rsidP="000B5956">
            <w:pPr>
              <w:rPr>
                <w:sz w:val="18"/>
                <w:szCs w:val="18"/>
              </w:rPr>
            </w:pPr>
            <w:r w:rsidRPr="00773417">
              <w:rPr>
                <w:sz w:val="18"/>
                <w:szCs w:val="18"/>
              </w:rPr>
              <w:t>Maximum Number of Generations</w:t>
            </w:r>
          </w:p>
        </w:tc>
        <w:tc>
          <w:tcPr>
            <w:tcW w:w="400" w:type="pct"/>
            <w:hideMark/>
          </w:tcPr>
          <w:p w14:paraId="507B823D" w14:textId="77777777" w:rsidR="008C29D9" w:rsidRPr="00773417" w:rsidRDefault="008C29D9" w:rsidP="000B5956">
            <w:pPr>
              <w:rPr>
                <w:sz w:val="18"/>
                <w:szCs w:val="18"/>
              </w:rPr>
            </w:pPr>
            <w:r w:rsidRPr="00773417">
              <w:rPr>
                <w:sz w:val="18"/>
                <w:szCs w:val="18"/>
              </w:rPr>
              <w:t>8</w:t>
            </w:r>
          </w:p>
        </w:tc>
        <w:tc>
          <w:tcPr>
            <w:tcW w:w="464" w:type="pct"/>
            <w:hideMark/>
          </w:tcPr>
          <w:p w14:paraId="2D403694" w14:textId="77777777" w:rsidR="008C29D9" w:rsidRPr="00773417" w:rsidRDefault="008C29D9" w:rsidP="000B5956">
            <w:pPr>
              <w:rPr>
                <w:sz w:val="18"/>
                <w:szCs w:val="18"/>
              </w:rPr>
            </w:pPr>
            <w:r w:rsidRPr="00773417">
              <w:rPr>
                <w:sz w:val="18"/>
                <w:szCs w:val="18"/>
              </w:rPr>
              <w:t>Num</w:t>
            </w:r>
          </w:p>
        </w:tc>
        <w:tc>
          <w:tcPr>
            <w:tcW w:w="511" w:type="pct"/>
            <w:hideMark/>
          </w:tcPr>
          <w:p w14:paraId="137A8C22" w14:textId="77777777" w:rsidR="008C29D9" w:rsidRPr="00773417" w:rsidRDefault="008C29D9" w:rsidP="000B5956">
            <w:pPr>
              <w:rPr>
                <w:sz w:val="18"/>
                <w:szCs w:val="18"/>
              </w:rPr>
            </w:pPr>
          </w:p>
        </w:tc>
        <w:tc>
          <w:tcPr>
            <w:tcW w:w="423" w:type="pct"/>
          </w:tcPr>
          <w:p w14:paraId="5F5EA8F3" w14:textId="77777777" w:rsidR="008C29D9" w:rsidRPr="00773417" w:rsidRDefault="008C29D9" w:rsidP="000B5956">
            <w:pPr>
              <w:rPr>
                <w:sz w:val="18"/>
                <w:szCs w:val="18"/>
              </w:rPr>
            </w:pPr>
          </w:p>
        </w:tc>
        <w:tc>
          <w:tcPr>
            <w:tcW w:w="901" w:type="pct"/>
            <w:hideMark/>
          </w:tcPr>
          <w:p w14:paraId="4D845FBF" w14:textId="77777777" w:rsidR="008C29D9" w:rsidRPr="00773417" w:rsidRDefault="008C29D9" w:rsidP="000B5956">
            <w:pPr>
              <w:rPr>
                <w:sz w:val="18"/>
                <w:szCs w:val="18"/>
              </w:rPr>
            </w:pPr>
            <w:r w:rsidRPr="00773417">
              <w:rPr>
                <w:sz w:val="18"/>
                <w:szCs w:val="18"/>
              </w:rPr>
              <w:t>SCDM table metadata</w:t>
            </w:r>
          </w:p>
        </w:tc>
        <w:tc>
          <w:tcPr>
            <w:tcW w:w="663" w:type="pct"/>
          </w:tcPr>
          <w:p w14:paraId="6A5A0AAF" w14:textId="77777777" w:rsidR="008C29D9" w:rsidRPr="00773417" w:rsidRDefault="008C29D9" w:rsidP="000B5956">
            <w:pPr>
              <w:rPr>
                <w:sz w:val="18"/>
                <w:szCs w:val="18"/>
              </w:rPr>
            </w:pPr>
          </w:p>
        </w:tc>
        <w:tc>
          <w:tcPr>
            <w:tcW w:w="338" w:type="pct"/>
          </w:tcPr>
          <w:p w14:paraId="1B58D5C9" w14:textId="77777777" w:rsidR="008C29D9" w:rsidRPr="00773417" w:rsidRDefault="008C29D9" w:rsidP="000B5956">
            <w:pPr>
              <w:jc w:val="right"/>
              <w:rPr>
                <w:sz w:val="18"/>
                <w:szCs w:val="18"/>
              </w:rPr>
            </w:pPr>
            <w:r w:rsidRPr="00773417">
              <w:rPr>
                <w:sz w:val="18"/>
                <w:szCs w:val="18"/>
              </w:rPr>
              <w:t>39</w:t>
            </w:r>
          </w:p>
        </w:tc>
      </w:tr>
      <w:tr w:rsidR="008C29D9" w:rsidRPr="00773417" w14:paraId="130C427A" w14:textId="77777777" w:rsidTr="000B5956">
        <w:trPr>
          <w:cantSplit/>
        </w:trPr>
        <w:tc>
          <w:tcPr>
            <w:tcW w:w="528" w:type="pct"/>
            <w:hideMark/>
          </w:tcPr>
          <w:p w14:paraId="4F52EFDE" w14:textId="77777777" w:rsidR="008C29D9" w:rsidRPr="00773417" w:rsidRDefault="008C29D9" w:rsidP="000B5956">
            <w:pPr>
              <w:rPr>
                <w:bCs/>
                <w:sz w:val="18"/>
                <w:szCs w:val="18"/>
              </w:rPr>
            </w:pPr>
            <w:r w:rsidRPr="00773417">
              <w:rPr>
                <w:bCs/>
                <w:sz w:val="18"/>
                <w:szCs w:val="18"/>
              </w:rPr>
              <w:t>GENNUM</w:t>
            </w:r>
          </w:p>
        </w:tc>
        <w:tc>
          <w:tcPr>
            <w:tcW w:w="772" w:type="pct"/>
            <w:hideMark/>
          </w:tcPr>
          <w:p w14:paraId="3BC8EE44" w14:textId="77777777" w:rsidR="008C29D9" w:rsidRPr="00773417" w:rsidRDefault="008C29D9" w:rsidP="000B5956">
            <w:pPr>
              <w:rPr>
                <w:sz w:val="18"/>
                <w:szCs w:val="18"/>
              </w:rPr>
            </w:pPr>
            <w:r w:rsidRPr="00773417">
              <w:rPr>
                <w:sz w:val="18"/>
                <w:szCs w:val="18"/>
              </w:rPr>
              <w:t>Generation Number</w:t>
            </w:r>
          </w:p>
        </w:tc>
        <w:tc>
          <w:tcPr>
            <w:tcW w:w="400" w:type="pct"/>
            <w:hideMark/>
          </w:tcPr>
          <w:p w14:paraId="26697FA5" w14:textId="77777777" w:rsidR="008C29D9" w:rsidRPr="00773417" w:rsidRDefault="008C29D9" w:rsidP="000B5956">
            <w:pPr>
              <w:rPr>
                <w:sz w:val="18"/>
                <w:szCs w:val="18"/>
              </w:rPr>
            </w:pPr>
            <w:r w:rsidRPr="00773417">
              <w:rPr>
                <w:sz w:val="18"/>
                <w:szCs w:val="18"/>
              </w:rPr>
              <w:t>8</w:t>
            </w:r>
          </w:p>
        </w:tc>
        <w:tc>
          <w:tcPr>
            <w:tcW w:w="464" w:type="pct"/>
            <w:hideMark/>
          </w:tcPr>
          <w:p w14:paraId="3852A7B8" w14:textId="77777777" w:rsidR="008C29D9" w:rsidRPr="00773417" w:rsidRDefault="008C29D9" w:rsidP="000B5956">
            <w:pPr>
              <w:rPr>
                <w:sz w:val="18"/>
                <w:szCs w:val="18"/>
              </w:rPr>
            </w:pPr>
            <w:r w:rsidRPr="00773417">
              <w:rPr>
                <w:sz w:val="18"/>
                <w:szCs w:val="18"/>
              </w:rPr>
              <w:t>Num</w:t>
            </w:r>
          </w:p>
        </w:tc>
        <w:tc>
          <w:tcPr>
            <w:tcW w:w="511" w:type="pct"/>
            <w:hideMark/>
          </w:tcPr>
          <w:p w14:paraId="55F92252" w14:textId="77777777" w:rsidR="008C29D9" w:rsidRPr="00773417" w:rsidRDefault="008C29D9" w:rsidP="000B5956">
            <w:pPr>
              <w:rPr>
                <w:sz w:val="18"/>
                <w:szCs w:val="18"/>
              </w:rPr>
            </w:pPr>
          </w:p>
        </w:tc>
        <w:tc>
          <w:tcPr>
            <w:tcW w:w="423" w:type="pct"/>
          </w:tcPr>
          <w:p w14:paraId="51A693E2" w14:textId="77777777" w:rsidR="008C29D9" w:rsidRPr="00773417" w:rsidRDefault="008C29D9" w:rsidP="000B5956">
            <w:pPr>
              <w:rPr>
                <w:sz w:val="18"/>
                <w:szCs w:val="18"/>
              </w:rPr>
            </w:pPr>
          </w:p>
        </w:tc>
        <w:tc>
          <w:tcPr>
            <w:tcW w:w="901" w:type="pct"/>
            <w:hideMark/>
          </w:tcPr>
          <w:p w14:paraId="7E8414BF" w14:textId="77777777" w:rsidR="008C29D9" w:rsidRPr="00773417" w:rsidRDefault="008C29D9" w:rsidP="000B5956">
            <w:pPr>
              <w:rPr>
                <w:sz w:val="18"/>
                <w:szCs w:val="18"/>
              </w:rPr>
            </w:pPr>
            <w:r w:rsidRPr="00773417">
              <w:rPr>
                <w:sz w:val="18"/>
                <w:szCs w:val="18"/>
              </w:rPr>
              <w:t>SCDM table metadata</w:t>
            </w:r>
          </w:p>
        </w:tc>
        <w:tc>
          <w:tcPr>
            <w:tcW w:w="663" w:type="pct"/>
          </w:tcPr>
          <w:p w14:paraId="2C1CE6D0" w14:textId="77777777" w:rsidR="008C29D9" w:rsidRPr="00773417" w:rsidRDefault="008C29D9" w:rsidP="000B5956">
            <w:pPr>
              <w:rPr>
                <w:sz w:val="18"/>
                <w:szCs w:val="18"/>
              </w:rPr>
            </w:pPr>
          </w:p>
        </w:tc>
        <w:tc>
          <w:tcPr>
            <w:tcW w:w="338" w:type="pct"/>
          </w:tcPr>
          <w:p w14:paraId="6BCF841D" w14:textId="77777777" w:rsidR="008C29D9" w:rsidRPr="00773417" w:rsidRDefault="008C29D9" w:rsidP="000B5956">
            <w:pPr>
              <w:jc w:val="right"/>
              <w:rPr>
                <w:sz w:val="18"/>
                <w:szCs w:val="18"/>
              </w:rPr>
            </w:pPr>
            <w:r w:rsidRPr="00773417">
              <w:rPr>
                <w:sz w:val="18"/>
                <w:szCs w:val="18"/>
              </w:rPr>
              <w:t>40</w:t>
            </w:r>
          </w:p>
        </w:tc>
      </w:tr>
      <w:tr w:rsidR="008C29D9" w:rsidRPr="00773417" w14:paraId="5893C2DF" w14:textId="77777777" w:rsidTr="000B5956">
        <w:trPr>
          <w:cantSplit/>
        </w:trPr>
        <w:tc>
          <w:tcPr>
            <w:tcW w:w="528" w:type="pct"/>
            <w:hideMark/>
          </w:tcPr>
          <w:p w14:paraId="585EF233" w14:textId="77777777" w:rsidR="008C29D9" w:rsidRPr="00773417" w:rsidRDefault="008C29D9" w:rsidP="000B5956">
            <w:pPr>
              <w:rPr>
                <w:bCs/>
                <w:sz w:val="18"/>
                <w:szCs w:val="18"/>
              </w:rPr>
            </w:pPr>
            <w:r w:rsidRPr="00773417">
              <w:rPr>
                <w:bCs/>
                <w:sz w:val="18"/>
                <w:szCs w:val="18"/>
              </w:rPr>
              <w:t>GENNEXT</w:t>
            </w:r>
          </w:p>
        </w:tc>
        <w:tc>
          <w:tcPr>
            <w:tcW w:w="772" w:type="pct"/>
            <w:hideMark/>
          </w:tcPr>
          <w:p w14:paraId="4D7E6AFD" w14:textId="77777777" w:rsidR="008C29D9" w:rsidRPr="00773417" w:rsidRDefault="008C29D9" w:rsidP="000B5956">
            <w:pPr>
              <w:rPr>
                <w:sz w:val="18"/>
                <w:szCs w:val="18"/>
              </w:rPr>
            </w:pPr>
            <w:r w:rsidRPr="00773417">
              <w:rPr>
                <w:sz w:val="18"/>
                <w:szCs w:val="18"/>
              </w:rPr>
              <w:t>Next Generation Number</w:t>
            </w:r>
          </w:p>
        </w:tc>
        <w:tc>
          <w:tcPr>
            <w:tcW w:w="400" w:type="pct"/>
            <w:hideMark/>
          </w:tcPr>
          <w:p w14:paraId="05DB4B4C" w14:textId="77777777" w:rsidR="008C29D9" w:rsidRPr="00773417" w:rsidRDefault="008C29D9" w:rsidP="000B5956">
            <w:pPr>
              <w:rPr>
                <w:sz w:val="18"/>
                <w:szCs w:val="18"/>
              </w:rPr>
            </w:pPr>
            <w:r w:rsidRPr="00773417">
              <w:rPr>
                <w:sz w:val="18"/>
                <w:szCs w:val="18"/>
              </w:rPr>
              <w:t>8</w:t>
            </w:r>
          </w:p>
        </w:tc>
        <w:tc>
          <w:tcPr>
            <w:tcW w:w="464" w:type="pct"/>
            <w:hideMark/>
          </w:tcPr>
          <w:p w14:paraId="48E45EDA" w14:textId="77777777" w:rsidR="008C29D9" w:rsidRPr="00773417" w:rsidRDefault="008C29D9" w:rsidP="000B5956">
            <w:pPr>
              <w:rPr>
                <w:sz w:val="18"/>
                <w:szCs w:val="18"/>
              </w:rPr>
            </w:pPr>
            <w:r w:rsidRPr="00773417">
              <w:rPr>
                <w:sz w:val="18"/>
                <w:szCs w:val="18"/>
              </w:rPr>
              <w:t>Num</w:t>
            </w:r>
          </w:p>
        </w:tc>
        <w:tc>
          <w:tcPr>
            <w:tcW w:w="511" w:type="pct"/>
            <w:hideMark/>
          </w:tcPr>
          <w:p w14:paraId="7C17AC88" w14:textId="77777777" w:rsidR="008C29D9" w:rsidRPr="00773417" w:rsidRDefault="008C29D9" w:rsidP="000B5956">
            <w:pPr>
              <w:rPr>
                <w:sz w:val="18"/>
                <w:szCs w:val="18"/>
              </w:rPr>
            </w:pPr>
          </w:p>
        </w:tc>
        <w:tc>
          <w:tcPr>
            <w:tcW w:w="423" w:type="pct"/>
          </w:tcPr>
          <w:p w14:paraId="3342C75B" w14:textId="77777777" w:rsidR="008C29D9" w:rsidRPr="00773417" w:rsidRDefault="008C29D9" w:rsidP="000B5956">
            <w:pPr>
              <w:rPr>
                <w:sz w:val="18"/>
                <w:szCs w:val="18"/>
              </w:rPr>
            </w:pPr>
          </w:p>
        </w:tc>
        <w:tc>
          <w:tcPr>
            <w:tcW w:w="901" w:type="pct"/>
            <w:hideMark/>
          </w:tcPr>
          <w:p w14:paraId="23E6C1E8" w14:textId="77777777" w:rsidR="008C29D9" w:rsidRPr="00773417" w:rsidRDefault="008C29D9" w:rsidP="000B5956">
            <w:pPr>
              <w:rPr>
                <w:sz w:val="18"/>
                <w:szCs w:val="18"/>
              </w:rPr>
            </w:pPr>
            <w:r w:rsidRPr="00773417">
              <w:rPr>
                <w:sz w:val="18"/>
                <w:szCs w:val="18"/>
              </w:rPr>
              <w:t>SCDM table metadata</w:t>
            </w:r>
          </w:p>
        </w:tc>
        <w:tc>
          <w:tcPr>
            <w:tcW w:w="663" w:type="pct"/>
          </w:tcPr>
          <w:p w14:paraId="66A99E92" w14:textId="77777777" w:rsidR="008C29D9" w:rsidRPr="00773417" w:rsidRDefault="008C29D9" w:rsidP="000B5956">
            <w:pPr>
              <w:rPr>
                <w:sz w:val="18"/>
                <w:szCs w:val="18"/>
              </w:rPr>
            </w:pPr>
          </w:p>
        </w:tc>
        <w:tc>
          <w:tcPr>
            <w:tcW w:w="338" w:type="pct"/>
          </w:tcPr>
          <w:p w14:paraId="14353736" w14:textId="77777777" w:rsidR="008C29D9" w:rsidRPr="00773417" w:rsidRDefault="008C29D9" w:rsidP="000B5956">
            <w:pPr>
              <w:jc w:val="right"/>
              <w:rPr>
                <w:sz w:val="18"/>
                <w:szCs w:val="18"/>
              </w:rPr>
            </w:pPr>
            <w:r w:rsidRPr="00773417">
              <w:rPr>
                <w:sz w:val="18"/>
                <w:szCs w:val="18"/>
              </w:rPr>
              <w:t>41</w:t>
            </w:r>
          </w:p>
        </w:tc>
      </w:tr>
      <w:tr w:rsidR="008C29D9" w:rsidRPr="00773417" w14:paraId="2D810B53" w14:textId="77777777" w:rsidTr="000B5956">
        <w:trPr>
          <w:cantSplit/>
        </w:trPr>
        <w:tc>
          <w:tcPr>
            <w:tcW w:w="528" w:type="pct"/>
            <w:hideMark/>
          </w:tcPr>
          <w:p w14:paraId="37A7BDF4" w14:textId="77777777" w:rsidR="008C29D9" w:rsidRPr="00773417" w:rsidRDefault="008C29D9" w:rsidP="000B5956">
            <w:pPr>
              <w:rPr>
                <w:bCs/>
                <w:sz w:val="18"/>
                <w:szCs w:val="18"/>
              </w:rPr>
            </w:pPr>
            <w:r w:rsidRPr="00773417">
              <w:rPr>
                <w:bCs/>
                <w:sz w:val="18"/>
                <w:szCs w:val="18"/>
              </w:rPr>
              <w:t>TRANSCOD</w:t>
            </w:r>
          </w:p>
        </w:tc>
        <w:tc>
          <w:tcPr>
            <w:tcW w:w="772" w:type="pct"/>
            <w:hideMark/>
          </w:tcPr>
          <w:p w14:paraId="392F046B" w14:textId="77777777" w:rsidR="008C29D9" w:rsidRPr="00773417" w:rsidRDefault="008C29D9" w:rsidP="000B5956">
            <w:pPr>
              <w:rPr>
                <w:sz w:val="18"/>
                <w:szCs w:val="18"/>
              </w:rPr>
            </w:pPr>
            <w:r w:rsidRPr="00773417">
              <w:rPr>
                <w:sz w:val="18"/>
                <w:szCs w:val="18"/>
              </w:rPr>
              <w:t>Character Variables Transcoded</w:t>
            </w:r>
          </w:p>
        </w:tc>
        <w:tc>
          <w:tcPr>
            <w:tcW w:w="400" w:type="pct"/>
            <w:hideMark/>
          </w:tcPr>
          <w:p w14:paraId="5BC96159" w14:textId="77777777" w:rsidR="008C29D9" w:rsidRPr="00773417" w:rsidRDefault="008C29D9" w:rsidP="000B5956">
            <w:pPr>
              <w:rPr>
                <w:sz w:val="18"/>
                <w:szCs w:val="18"/>
              </w:rPr>
            </w:pPr>
            <w:r w:rsidRPr="00773417">
              <w:rPr>
                <w:sz w:val="18"/>
                <w:szCs w:val="18"/>
              </w:rPr>
              <w:t>3</w:t>
            </w:r>
          </w:p>
        </w:tc>
        <w:tc>
          <w:tcPr>
            <w:tcW w:w="464" w:type="pct"/>
            <w:hideMark/>
          </w:tcPr>
          <w:p w14:paraId="57A8836C" w14:textId="77777777" w:rsidR="008C29D9" w:rsidRPr="00773417" w:rsidRDefault="008C29D9" w:rsidP="000B5956">
            <w:pPr>
              <w:rPr>
                <w:sz w:val="18"/>
                <w:szCs w:val="18"/>
              </w:rPr>
            </w:pPr>
            <w:r w:rsidRPr="00773417">
              <w:rPr>
                <w:sz w:val="18"/>
                <w:szCs w:val="18"/>
              </w:rPr>
              <w:t>Char</w:t>
            </w:r>
          </w:p>
        </w:tc>
        <w:tc>
          <w:tcPr>
            <w:tcW w:w="511" w:type="pct"/>
            <w:hideMark/>
          </w:tcPr>
          <w:p w14:paraId="76C6BC3E" w14:textId="77777777" w:rsidR="008C29D9" w:rsidRPr="00773417" w:rsidRDefault="008C29D9" w:rsidP="000B5956">
            <w:pPr>
              <w:rPr>
                <w:sz w:val="18"/>
                <w:szCs w:val="18"/>
              </w:rPr>
            </w:pPr>
          </w:p>
        </w:tc>
        <w:tc>
          <w:tcPr>
            <w:tcW w:w="423" w:type="pct"/>
          </w:tcPr>
          <w:p w14:paraId="413099F3" w14:textId="77777777" w:rsidR="008C29D9" w:rsidRPr="00773417" w:rsidRDefault="008C29D9" w:rsidP="000B5956">
            <w:pPr>
              <w:rPr>
                <w:sz w:val="18"/>
                <w:szCs w:val="18"/>
              </w:rPr>
            </w:pPr>
          </w:p>
        </w:tc>
        <w:tc>
          <w:tcPr>
            <w:tcW w:w="901" w:type="pct"/>
            <w:hideMark/>
          </w:tcPr>
          <w:p w14:paraId="008EC9D6" w14:textId="77777777" w:rsidR="008C29D9" w:rsidRPr="00773417" w:rsidRDefault="008C29D9" w:rsidP="000B5956">
            <w:pPr>
              <w:rPr>
                <w:sz w:val="18"/>
                <w:szCs w:val="18"/>
              </w:rPr>
            </w:pPr>
            <w:r w:rsidRPr="00773417">
              <w:rPr>
                <w:sz w:val="18"/>
                <w:szCs w:val="18"/>
              </w:rPr>
              <w:t>SCDM table metadata</w:t>
            </w:r>
          </w:p>
        </w:tc>
        <w:tc>
          <w:tcPr>
            <w:tcW w:w="663" w:type="pct"/>
          </w:tcPr>
          <w:p w14:paraId="00E1BFF5" w14:textId="77777777" w:rsidR="008C29D9" w:rsidRPr="00773417" w:rsidRDefault="008C29D9" w:rsidP="000B5956">
            <w:pPr>
              <w:rPr>
                <w:sz w:val="18"/>
                <w:szCs w:val="18"/>
              </w:rPr>
            </w:pPr>
          </w:p>
        </w:tc>
        <w:tc>
          <w:tcPr>
            <w:tcW w:w="338" w:type="pct"/>
          </w:tcPr>
          <w:p w14:paraId="6F8DC9BB" w14:textId="77777777" w:rsidR="008C29D9" w:rsidRPr="00773417" w:rsidRDefault="008C29D9" w:rsidP="000B5956">
            <w:pPr>
              <w:jc w:val="right"/>
              <w:rPr>
                <w:sz w:val="18"/>
                <w:szCs w:val="18"/>
              </w:rPr>
            </w:pPr>
            <w:r w:rsidRPr="00773417">
              <w:rPr>
                <w:sz w:val="18"/>
                <w:szCs w:val="18"/>
              </w:rPr>
              <w:t>42</w:t>
            </w:r>
          </w:p>
        </w:tc>
      </w:tr>
      <w:tr w:rsidR="002C5D77" w:rsidRPr="00773417" w14:paraId="75275D64" w14:textId="77777777" w:rsidTr="000B5956">
        <w:trPr>
          <w:cantSplit/>
        </w:trPr>
        <w:tc>
          <w:tcPr>
            <w:tcW w:w="528" w:type="pct"/>
          </w:tcPr>
          <w:p w14:paraId="7B1F3E27" w14:textId="24935A23" w:rsidR="002C5D77" w:rsidRPr="00773417" w:rsidRDefault="002C5D77" w:rsidP="000B5956">
            <w:pPr>
              <w:rPr>
                <w:bCs/>
                <w:sz w:val="18"/>
                <w:szCs w:val="18"/>
              </w:rPr>
            </w:pPr>
            <w:r>
              <w:rPr>
                <w:bCs/>
                <w:sz w:val="18"/>
                <w:szCs w:val="18"/>
              </w:rPr>
              <w:t>filesize</w:t>
            </w:r>
          </w:p>
        </w:tc>
        <w:tc>
          <w:tcPr>
            <w:tcW w:w="772" w:type="pct"/>
          </w:tcPr>
          <w:p w14:paraId="78A069D5" w14:textId="75B1214A" w:rsidR="002C5D77" w:rsidRPr="00773417" w:rsidRDefault="002C5D77" w:rsidP="000B5956">
            <w:pPr>
              <w:rPr>
                <w:sz w:val="18"/>
                <w:szCs w:val="18"/>
              </w:rPr>
            </w:pPr>
            <w:r>
              <w:rPr>
                <w:sz w:val="18"/>
                <w:szCs w:val="18"/>
              </w:rPr>
              <w:t>Size of table recorded in bytes</w:t>
            </w:r>
          </w:p>
        </w:tc>
        <w:tc>
          <w:tcPr>
            <w:tcW w:w="400" w:type="pct"/>
          </w:tcPr>
          <w:p w14:paraId="3D090066" w14:textId="2756F78A" w:rsidR="002C5D77" w:rsidRPr="00773417" w:rsidRDefault="002C5D77" w:rsidP="000B5956">
            <w:pPr>
              <w:rPr>
                <w:sz w:val="18"/>
                <w:szCs w:val="18"/>
              </w:rPr>
            </w:pPr>
            <w:r>
              <w:rPr>
                <w:sz w:val="18"/>
                <w:szCs w:val="18"/>
              </w:rPr>
              <w:t>8</w:t>
            </w:r>
          </w:p>
        </w:tc>
        <w:tc>
          <w:tcPr>
            <w:tcW w:w="464" w:type="pct"/>
          </w:tcPr>
          <w:p w14:paraId="1D6111D0" w14:textId="2CAD468F" w:rsidR="002C5D77" w:rsidRPr="00773417" w:rsidRDefault="002C5D77" w:rsidP="000B5956">
            <w:pPr>
              <w:rPr>
                <w:sz w:val="18"/>
                <w:szCs w:val="18"/>
              </w:rPr>
            </w:pPr>
            <w:r>
              <w:rPr>
                <w:sz w:val="18"/>
                <w:szCs w:val="18"/>
              </w:rPr>
              <w:t>Num</w:t>
            </w:r>
          </w:p>
        </w:tc>
        <w:tc>
          <w:tcPr>
            <w:tcW w:w="511" w:type="pct"/>
          </w:tcPr>
          <w:p w14:paraId="2FF51A5A" w14:textId="77777777" w:rsidR="002C5D77" w:rsidRPr="00773417" w:rsidRDefault="002C5D77" w:rsidP="000B5956">
            <w:pPr>
              <w:rPr>
                <w:sz w:val="18"/>
                <w:szCs w:val="18"/>
              </w:rPr>
            </w:pPr>
          </w:p>
        </w:tc>
        <w:tc>
          <w:tcPr>
            <w:tcW w:w="423" w:type="pct"/>
          </w:tcPr>
          <w:p w14:paraId="6900B49A" w14:textId="77777777" w:rsidR="002C5D77" w:rsidRPr="00773417" w:rsidRDefault="002C5D77" w:rsidP="000B5956">
            <w:pPr>
              <w:rPr>
                <w:sz w:val="18"/>
                <w:szCs w:val="18"/>
              </w:rPr>
            </w:pPr>
          </w:p>
        </w:tc>
        <w:tc>
          <w:tcPr>
            <w:tcW w:w="901" w:type="pct"/>
          </w:tcPr>
          <w:p w14:paraId="5B1D63D7" w14:textId="3C0A1553" w:rsidR="002C5D77" w:rsidRPr="00773417" w:rsidRDefault="002C5D77" w:rsidP="000B5956">
            <w:pPr>
              <w:rPr>
                <w:sz w:val="18"/>
                <w:szCs w:val="18"/>
              </w:rPr>
            </w:pPr>
            <w:r>
              <w:rPr>
                <w:sz w:val="18"/>
                <w:szCs w:val="18"/>
              </w:rPr>
              <w:t>SCDM table metadata</w:t>
            </w:r>
          </w:p>
        </w:tc>
        <w:tc>
          <w:tcPr>
            <w:tcW w:w="663" w:type="pct"/>
          </w:tcPr>
          <w:p w14:paraId="118C1E87" w14:textId="77777777" w:rsidR="002C5D77" w:rsidRPr="00773417" w:rsidRDefault="002C5D77" w:rsidP="000B5956">
            <w:pPr>
              <w:rPr>
                <w:sz w:val="18"/>
                <w:szCs w:val="18"/>
              </w:rPr>
            </w:pPr>
          </w:p>
        </w:tc>
        <w:tc>
          <w:tcPr>
            <w:tcW w:w="338" w:type="pct"/>
          </w:tcPr>
          <w:p w14:paraId="477BD857" w14:textId="7211A18F" w:rsidR="002C5D77" w:rsidRPr="00773417" w:rsidRDefault="002C5D77" w:rsidP="000B5956">
            <w:pPr>
              <w:jc w:val="right"/>
              <w:rPr>
                <w:sz w:val="18"/>
                <w:szCs w:val="18"/>
              </w:rPr>
            </w:pPr>
            <w:r>
              <w:rPr>
                <w:sz w:val="18"/>
                <w:szCs w:val="18"/>
              </w:rPr>
              <w:t>43</w:t>
            </w:r>
          </w:p>
        </w:tc>
      </w:tr>
      <w:tr w:rsidR="002C5D77" w:rsidRPr="00773417" w14:paraId="130F4208" w14:textId="77777777" w:rsidTr="000B5956">
        <w:trPr>
          <w:cantSplit/>
        </w:trPr>
        <w:tc>
          <w:tcPr>
            <w:tcW w:w="528" w:type="pct"/>
          </w:tcPr>
          <w:p w14:paraId="70489B67" w14:textId="08B7B82F" w:rsidR="002C5D77" w:rsidRPr="00773417" w:rsidRDefault="002C5D77" w:rsidP="000B5956">
            <w:pPr>
              <w:rPr>
                <w:bCs/>
                <w:sz w:val="18"/>
                <w:szCs w:val="18"/>
              </w:rPr>
            </w:pPr>
            <w:r>
              <w:rPr>
                <w:bCs/>
                <w:sz w:val="18"/>
                <w:szCs w:val="18"/>
              </w:rPr>
              <w:t>obslen</w:t>
            </w:r>
          </w:p>
        </w:tc>
        <w:tc>
          <w:tcPr>
            <w:tcW w:w="772" w:type="pct"/>
          </w:tcPr>
          <w:p w14:paraId="2C7EA1A0" w14:textId="71DFCBE7" w:rsidR="002C5D77" w:rsidRPr="00773417" w:rsidRDefault="002C5D77" w:rsidP="000B5956">
            <w:pPr>
              <w:rPr>
                <w:sz w:val="18"/>
                <w:szCs w:val="18"/>
              </w:rPr>
            </w:pPr>
            <w:r>
              <w:rPr>
                <w:sz w:val="18"/>
                <w:szCs w:val="18"/>
              </w:rPr>
              <w:t>Observation length</w:t>
            </w:r>
          </w:p>
        </w:tc>
        <w:tc>
          <w:tcPr>
            <w:tcW w:w="400" w:type="pct"/>
          </w:tcPr>
          <w:p w14:paraId="110B3D7C" w14:textId="410B695D" w:rsidR="002C5D77" w:rsidRPr="00773417" w:rsidRDefault="002C5D77" w:rsidP="000B5956">
            <w:pPr>
              <w:rPr>
                <w:sz w:val="18"/>
                <w:szCs w:val="18"/>
              </w:rPr>
            </w:pPr>
            <w:r>
              <w:rPr>
                <w:sz w:val="18"/>
                <w:szCs w:val="18"/>
              </w:rPr>
              <w:t>8</w:t>
            </w:r>
          </w:p>
        </w:tc>
        <w:tc>
          <w:tcPr>
            <w:tcW w:w="464" w:type="pct"/>
          </w:tcPr>
          <w:p w14:paraId="77428706" w14:textId="3C7A3D03" w:rsidR="002C5D77" w:rsidRPr="00773417" w:rsidRDefault="002C5D77" w:rsidP="000B5956">
            <w:pPr>
              <w:rPr>
                <w:sz w:val="18"/>
                <w:szCs w:val="18"/>
              </w:rPr>
            </w:pPr>
            <w:r>
              <w:rPr>
                <w:sz w:val="18"/>
                <w:szCs w:val="18"/>
              </w:rPr>
              <w:t>Num</w:t>
            </w:r>
          </w:p>
        </w:tc>
        <w:tc>
          <w:tcPr>
            <w:tcW w:w="511" w:type="pct"/>
          </w:tcPr>
          <w:p w14:paraId="4E42EE3C" w14:textId="77777777" w:rsidR="002C5D77" w:rsidRPr="00773417" w:rsidRDefault="002C5D77" w:rsidP="000B5956">
            <w:pPr>
              <w:rPr>
                <w:sz w:val="18"/>
                <w:szCs w:val="18"/>
              </w:rPr>
            </w:pPr>
          </w:p>
        </w:tc>
        <w:tc>
          <w:tcPr>
            <w:tcW w:w="423" w:type="pct"/>
          </w:tcPr>
          <w:p w14:paraId="78BA53C7" w14:textId="77777777" w:rsidR="002C5D77" w:rsidRPr="00773417" w:rsidRDefault="002C5D77" w:rsidP="000B5956">
            <w:pPr>
              <w:rPr>
                <w:sz w:val="18"/>
                <w:szCs w:val="18"/>
              </w:rPr>
            </w:pPr>
          </w:p>
        </w:tc>
        <w:tc>
          <w:tcPr>
            <w:tcW w:w="901" w:type="pct"/>
          </w:tcPr>
          <w:p w14:paraId="1F2CED49" w14:textId="689CDB7A" w:rsidR="002C5D77" w:rsidRPr="00773417" w:rsidRDefault="00945EF7" w:rsidP="000B5956">
            <w:pPr>
              <w:rPr>
                <w:sz w:val="18"/>
                <w:szCs w:val="18"/>
              </w:rPr>
            </w:pPr>
            <w:r>
              <w:rPr>
                <w:sz w:val="18"/>
                <w:szCs w:val="18"/>
              </w:rPr>
              <w:t>SCDM table metadata</w:t>
            </w:r>
          </w:p>
        </w:tc>
        <w:tc>
          <w:tcPr>
            <w:tcW w:w="663" w:type="pct"/>
          </w:tcPr>
          <w:p w14:paraId="1997C3E4" w14:textId="77777777" w:rsidR="002C5D77" w:rsidRPr="00773417" w:rsidRDefault="002C5D77" w:rsidP="000B5956">
            <w:pPr>
              <w:rPr>
                <w:sz w:val="18"/>
                <w:szCs w:val="18"/>
              </w:rPr>
            </w:pPr>
          </w:p>
        </w:tc>
        <w:tc>
          <w:tcPr>
            <w:tcW w:w="338" w:type="pct"/>
          </w:tcPr>
          <w:p w14:paraId="6E42C868" w14:textId="77777777" w:rsidR="002C5D77" w:rsidRPr="00773417" w:rsidRDefault="002C5D77" w:rsidP="000B5956">
            <w:pPr>
              <w:jc w:val="right"/>
              <w:rPr>
                <w:sz w:val="18"/>
                <w:szCs w:val="18"/>
              </w:rPr>
            </w:pPr>
          </w:p>
        </w:tc>
      </w:tr>
      <w:tr w:rsidR="002C5D77" w:rsidRPr="00773417" w14:paraId="7F826768" w14:textId="77777777" w:rsidTr="000B5956">
        <w:trPr>
          <w:cantSplit/>
        </w:trPr>
        <w:tc>
          <w:tcPr>
            <w:tcW w:w="528" w:type="pct"/>
          </w:tcPr>
          <w:p w14:paraId="475ED9BF" w14:textId="09EF47BF" w:rsidR="002C5D77" w:rsidRPr="00773417" w:rsidRDefault="002C5D77" w:rsidP="000B5956">
            <w:pPr>
              <w:rPr>
                <w:bCs/>
                <w:sz w:val="18"/>
                <w:szCs w:val="18"/>
              </w:rPr>
            </w:pPr>
            <w:r>
              <w:rPr>
                <w:bCs/>
                <w:sz w:val="18"/>
                <w:szCs w:val="18"/>
              </w:rPr>
              <w:t>nvar</w:t>
            </w:r>
          </w:p>
        </w:tc>
        <w:tc>
          <w:tcPr>
            <w:tcW w:w="772" w:type="pct"/>
          </w:tcPr>
          <w:p w14:paraId="1CD45B57" w14:textId="26C5F4DA" w:rsidR="002C5D77" w:rsidRPr="00773417" w:rsidRDefault="00945EF7" w:rsidP="000B5956">
            <w:pPr>
              <w:rPr>
                <w:sz w:val="18"/>
                <w:szCs w:val="18"/>
              </w:rPr>
            </w:pPr>
            <w:r>
              <w:rPr>
                <w:sz w:val="18"/>
                <w:szCs w:val="18"/>
              </w:rPr>
              <w:t>Number of variables</w:t>
            </w:r>
          </w:p>
        </w:tc>
        <w:tc>
          <w:tcPr>
            <w:tcW w:w="400" w:type="pct"/>
          </w:tcPr>
          <w:p w14:paraId="19C0E21D" w14:textId="6DD5ED0C" w:rsidR="002C5D77" w:rsidRPr="00773417" w:rsidRDefault="002C5D77" w:rsidP="000B5956">
            <w:pPr>
              <w:rPr>
                <w:sz w:val="18"/>
                <w:szCs w:val="18"/>
              </w:rPr>
            </w:pPr>
            <w:r>
              <w:rPr>
                <w:sz w:val="18"/>
                <w:szCs w:val="18"/>
              </w:rPr>
              <w:t>8</w:t>
            </w:r>
          </w:p>
        </w:tc>
        <w:tc>
          <w:tcPr>
            <w:tcW w:w="464" w:type="pct"/>
          </w:tcPr>
          <w:p w14:paraId="17AF2D48" w14:textId="72111BFA" w:rsidR="002C5D77" w:rsidRPr="00773417" w:rsidRDefault="002C5D77" w:rsidP="000B5956">
            <w:pPr>
              <w:rPr>
                <w:sz w:val="18"/>
                <w:szCs w:val="18"/>
              </w:rPr>
            </w:pPr>
            <w:r>
              <w:rPr>
                <w:sz w:val="18"/>
                <w:szCs w:val="18"/>
              </w:rPr>
              <w:t>Num</w:t>
            </w:r>
          </w:p>
        </w:tc>
        <w:tc>
          <w:tcPr>
            <w:tcW w:w="511" w:type="pct"/>
          </w:tcPr>
          <w:p w14:paraId="3668E638" w14:textId="77777777" w:rsidR="002C5D77" w:rsidRPr="00773417" w:rsidRDefault="002C5D77" w:rsidP="000B5956">
            <w:pPr>
              <w:rPr>
                <w:sz w:val="18"/>
                <w:szCs w:val="18"/>
              </w:rPr>
            </w:pPr>
          </w:p>
        </w:tc>
        <w:tc>
          <w:tcPr>
            <w:tcW w:w="423" w:type="pct"/>
          </w:tcPr>
          <w:p w14:paraId="7154BB9F" w14:textId="77777777" w:rsidR="002C5D77" w:rsidRPr="00773417" w:rsidRDefault="002C5D77" w:rsidP="000B5956">
            <w:pPr>
              <w:rPr>
                <w:sz w:val="18"/>
                <w:szCs w:val="18"/>
              </w:rPr>
            </w:pPr>
          </w:p>
        </w:tc>
        <w:tc>
          <w:tcPr>
            <w:tcW w:w="901" w:type="pct"/>
          </w:tcPr>
          <w:p w14:paraId="5AAEB553" w14:textId="61371229" w:rsidR="002C5D77" w:rsidRPr="00773417" w:rsidRDefault="00945EF7" w:rsidP="000B5956">
            <w:pPr>
              <w:rPr>
                <w:sz w:val="18"/>
                <w:szCs w:val="18"/>
              </w:rPr>
            </w:pPr>
            <w:r>
              <w:rPr>
                <w:sz w:val="18"/>
                <w:szCs w:val="18"/>
              </w:rPr>
              <w:t>SCDM table metadata</w:t>
            </w:r>
          </w:p>
        </w:tc>
        <w:tc>
          <w:tcPr>
            <w:tcW w:w="663" w:type="pct"/>
          </w:tcPr>
          <w:p w14:paraId="7B6F2703" w14:textId="77777777" w:rsidR="002C5D77" w:rsidRPr="00773417" w:rsidRDefault="002C5D77" w:rsidP="000B5956">
            <w:pPr>
              <w:rPr>
                <w:sz w:val="18"/>
                <w:szCs w:val="18"/>
              </w:rPr>
            </w:pPr>
          </w:p>
        </w:tc>
        <w:tc>
          <w:tcPr>
            <w:tcW w:w="338" w:type="pct"/>
          </w:tcPr>
          <w:p w14:paraId="72389393" w14:textId="77777777" w:rsidR="002C5D77" w:rsidRPr="00773417" w:rsidRDefault="002C5D77" w:rsidP="000B5956">
            <w:pPr>
              <w:jc w:val="right"/>
              <w:rPr>
                <w:sz w:val="18"/>
                <w:szCs w:val="18"/>
              </w:rPr>
            </w:pPr>
          </w:p>
        </w:tc>
      </w:tr>
      <w:tr w:rsidR="002C5D77" w:rsidRPr="00773417" w14:paraId="44A368B6" w14:textId="77777777" w:rsidTr="000B5956">
        <w:trPr>
          <w:cantSplit/>
        </w:trPr>
        <w:tc>
          <w:tcPr>
            <w:tcW w:w="528" w:type="pct"/>
          </w:tcPr>
          <w:p w14:paraId="62D8666A" w14:textId="715712E6" w:rsidR="002C5D77" w:rsidRPr="00773417" w:rsidRDefault="002C5D77" w:rsidP="000B5956">
            <w:pPr>
              <w:rPr>
                <w:bCs/>
                <w:sz w:val="18"/>
                <w:szCs w:val="18"/>
              </w:rPr>
            </w:pPr>
            <w:r>
              <w:rPr>
                <w:bCs/>
                <w:sz w:val="18"/>
                <w:szCs w:val="18"/>
              </w:rPr>
              <w:t>npage</w:t>
            </w:r>
          </w:p>
        </w:tc>
        <w:tc>
          <w:tcPr>
            <w:tcW w:w="772" w:type="pct"/>
          </w:tcPr>
          <w:p w14:paraId="22DDDE34" w14:textId="6C79EFCF" w:rsidR="002C5D77" w:rsidRPr="00773417" w:rsidRDefault="00945EF7" w:rsidP="000B5956">
            <w:pPr>
              <w:rPr>
                <w:sz w:val="18"/>
                <w:szCs w:val="18"/>
              </w:rPr>
            </w:pPr>
            <w:r>
              <w:rPr>
                <w:sz w:val="18"/>
                <w:szCs w:val="18"/>
              </w:rPr>
              <w:t>Number of pages</w:t>
            </w:r>
          </w:p>
        </w:tc>
        <w:tc>
          <w:tcPr>
            <w:tcW w:w="400" w:type="pct"/>
          </w:tcPr>
          <w:p w14:paraId="34A247BC" w14:textId="42F3E483" w:rsidR="002C5D77" w:rsidRPr="00773417" w:rsidRDefault="002C5D77" w:rsidP="000B5956">
            <w:pPr>
              <w:rPr>
                <w:sz w:val="18"/>
                <w:szCs w:val="18"/>
              </w:rPr>
            </w:pPr>
            <w:r>
              <w:rPr>
                <w:sz w:val="18"/>
                <w:szCs w:val="18"/>
              </w:rPr>
              <w:t>8</w:t>
            </w:r>
          </w:p>
        </w:tc>
        <w:tc>
          <w:tcPr>
            <w:tcW w:w="464" w:type="pct"/>
          </w:tcPr>
          <w:p w14:paraId="50A6BEC7" w14:textId="55FF76C8" w:rsidR="002C5D77" w:rsidRPr="00773417" w:rsidRDefault="002C5D77" w:rsidP="000B5956">
            <w:pPr>
              <w:rPr>
                <w:sz w:val="18"/>
                <w:szCs w:val="18"/>
              </w:rPr>
            </w:pPr>
            <w:r>
              <w:rPr>
                <w:sz w:val="18"/>
                <w:szCs w:val="18"/>
              </w:rPr>
              <w:t>Num</w:t>
            </w:r>
          </w:p>
        </w:tc>
        <w:tc>
          <w:tcPr>
            <w:tcW w:w="511" w:type="pct"/>
          </w:tcPr>
          <w:p w14:paraId="27F1BD13" w14:textId="77777777" w:rsidR="002C5D77" w:rsidRPr="00773417" w:rsidRDefault="002C5D77" w:rsidP="000B5956">
            <w:pPr>
              <w:rPr>
                <w:sz w:val="18"/>
                <w:szCs w:val="18"/>
              </w:rPr>
            </w:pPr>
          </w:p>
        </w:tc>
        <w:tc>
          <w:tcPr>
            <w:tcW w:w="423" w:type="pct"/>
          </w:tcPr>
          <w:p w14:paraId="7FEF4123" w14:textId="77777777" w:rsidR="002C5D77" w:rsidRPr="00773417" w:rsidRDefault="002C5D77" w:rsidP="000B5956">
            <w:pPr>
              <w:rPr>
                <w:sz w:val="18"/>
                <w:szCs w:val="18"/>
              </w:rPr>
            </w:pPr>
          </w:p>
        </w:tc>
        <w:tc>
          <w:tcPr>
            <w:tcW w:w="901" w:type="pct"/>
          </w:tcPr>
          <w:p w14:paraId="18A2E79C" w14:textId="68DC29A8" w:rsidR="002C5D77" w:rsidRPr="00773417" w:rsidRDefault="00945EF7" w:rsidP="000B5956">
            <w:pPr>
              <w:rPr>
                <w:sz w:val="18"/>
                <w:szCs w:val="18"/>
              </w:rPr>
            </w:pPr>
            <w:r>
              <w:rPr>
                <w:sz w:val="18"/>
                <w:szCs w:val="18"/>
              </w:rPr>
              <w:t>SCDM table metadata</w:t>
            </w:r>
          </w:p>
        </w:tc>
        <w:tc>
          <w:tcPr>
            <w:tcW w:w="663" w:type="pct"/>
          </w:tcPr>
          <w:p w14:paraId="3C9C03F2" w14:textId="77777777" w:rsidR="002C5D77" w:rsidRPr="00773417" w:rsidRDefault="002C5D77" w:rsidP="000B5956">
            <w:pPr>
              <w:rPr>
                <w:sz w:val="18"/>
                <w:szCs w:val="18"/>
              </w:rPr>
            </w:pPr>
          </w:p>
        </w:tc>
        <w:tc>
          <w:tcPr>
            <w:tcW w:w="338" w:type="pct"/>
          </w:tcPr>
          <w:p w14:paraId="48501E33" w14:textId="77777777" w:rsidR="002C5D77" w:rsidRPr="00773417" w:rsidRDefault="002C5D77" w:rsidP="000B5956">
            <w:pPr>
              <w:jc w:val="right"/>
              <w:rPr>
                <w:sz w:val="18"/>
                <w:szCs w:val="18"/>
              </w:rPr>
            </w:pPr>
          </w:p>
        </w:tc>
      </w:tr>
      <w:tr w:rsidR="002C5D77" w:rsidRPr="00773417" w14:paraId="3AAD37AC" w14:textId="77777777" w:rsidTr="000B5956">
        <w:trPr>
          <w:cantSplit/>
        </w:trPr>
        <w:tc>
          <w:tcPr>
            <w:tcW w:w="528" w:type="pct"/>
          </w:tcPr>
          <w:p w14:paraId="6A647B82" w14:textId="1DC7B305" w:rsidR="002C5D77" w:rsidRPr="00773417" w:rsidRDefault="002C5D77" w:rsidP="000B5956">
            <w:pPr>
              <w:rPr>
                <w:bCs/>
                <w:sz w:val="18"/>
                <w:szCs w:val="18"/>
              </w:rPr>
            </w:pPr>
            <w:r>
              <w:rPr>
                <w:bCs/>
                <w:sz w:val="18"/>
                <w:szCs w:val="18"/>
              </w:rPr>
              <w:t>pcompress</w:t>
            </w:r>
          </w:p>
        </w:tc>
        <w:tc>
          <w:tcPr>
            <w:tcW w:w="772" w:type="pct"/>
          </w:tcPr>
          <w:p w14:paraId="2BE30FAE" w14:textId="3C76452A" w:rsidR="002C5D77" w:rsidRPr="00773417" w:rsidRDefault="00945EF7" w:rsidP="000B5956">
            <w:pPr>
              <w:rPr>
                <w:sz w:val="18"/>
                <w:szCs w:val="18"/>
              </w:rPr>
            </w:pPr>
            <w:r>
              <w:rPr>
                <w:sz w:val="18"/>
                <w:szCs w:val="18"/>
              </w:rPr>
              <w:t>Percent compression</w:t>
            </w:r>
          </w:p>
        </w:tc>
        <w:tc>
          <w:tcPr>
            <w:tcW w:w="400" w:type="pct"/>
          </w:tcPr>
          <w:p w14:paraId="40DD5DCD" w14:textId="219258DF" w:rsidR="002C5D77" w:rsidRPr="00773417" w:rsidRDefault="002C5D77" w:rsidP="000B5956">
            <w:pPr>
              <w:rPr>
                <w:sz w:val="18"/>
                <w:szCs w:val="18"/>
              </w:rPr>
            </w:pPr>
            <w:r>
              <w:rPr>
                <w:sz w:val="18"/>
                <w:szCs w:val="18"/>
              </w:rPr>
              <w:t>8</w:t>
            </w:r>
          </w:p>
        </w:tc>
        <w:tc>
          <w:tcPr>
            <w:tcW w:w="464" w:type="pct"/>
          </w:tcPr>
          <w:p w14:paraId="07646847" w14:textId="47A5DC90" w:rsidR="002C5D77" w:rsidRPr="00773417" w:rsidRDefault="002C5D77" w:rsidP="000B5956">
            <w:pPr>
              <w:rPr>
                <w:sz w:val="18"/>
                <w:szCs w:val="18"/>
              </w:rPr>
            </w:pPr>
            <w:r>
              <w:rPr>
                <w:sz w:val="18"/>
                <w:szCs w:val="18"/>
              </w:rPr>
              <w:t>Num</w:t>
            </w:r>
          </w:p>
        </w:tc>
        <w:tc>
          <w:tcPr>
            <w:tcW w:w="511" w:type="pct"/>
          </w:tcPr>
          <w:p w14:paraId="3201275D" w14:textId="77777777" w:rsidR="002C5D77" w:rsidRPr="00773417" w:rsidRDefault="002C5D77" w:rsidP="000B5956">
            <w:pPr>
              <w:rPr>
                <w:sz w:val="18"/>
                <w:szCs w:val="18"/>
              </w:rPr>
            </w:pPr>
          </w:p>
        </w:tc>
        <w:tc>
          <w:tcPr>
            <w:tcW w:w="423" w:type="pct"/>
          </w:tcPr>
          <w:p w14:paraId="714FDDC5" w14:textId="77777777" w:rsidR="002C5D77" w:rsidRPr="00773417" w:rsidRDefault="002C5D77" w:rsidP="000B5956">
            <w:pPr>
              <w:rPr>
                <w:sz w:val="18"/>
                <w:szCs w:val="18"/>
              </w:rPr>
            </w:pPr>
          </w:p>
        </w:tc>
        <w:tc>
          <w:tcPr>
            <w:tcW w:w="901" w:type="pct"/>
          </w:tcPr>
          <w:p w14:paraId="1FFBB73E" w14:textId="4965C9C8" w:rsidR="002C5D77" w:rsidRPr="00773417" w:rsidRDefault="00945EF7" w:rsidP="000B5956">
            <w:pPr>
              <w:rPr>
                <w:sz w:val="18"/>
                <w:szCs w:val="18"/>
              </w:rPr>
            </w:pPr>
            <w:r>
              <w:rPr>
                <w:sz w:val="18"/>
                <w:szCs w:val="18"/>
              </w:rPr>
              <w:t>SCDM table metadata</w:t>
            </w:r>
          </w:p>
        </w:tc>
        <w:tc>
          <w:tcPr>
            <w:tcW w:w="663" w:type="pct"/>
          </w:tcPr>
          <w:p w14:paraId="16B195ED" w14:textId="77777777" w:rsidR="002C5D77" w:rsidRPr="00773417" w:rsidRDefault="002C5D77" w:rsidP="000B5956">
            <w:pPr>
              <w:rPr>
                <w:sz w:val="18"/>
                <w:szCs w:val="18"/>
              </w:rPr>
            </w:pPr>
          </w:p>
        </w:tc>
        <w:tc>
          <w:tcPr>
            <w:tcW w:w="338" w:type="pct"/>
          </w:tcPr>
          <w:p w14:paraId="35D154C1" w14:textId="77777777" w:rsidR="002C5D77" w:rsidRPr="00773417" w:rsidRDefault="002C5D77" w:rsidP="000B5956">
            <w:pPr>
              <w:jc w:val="right"/>
              <w:rPr>
                <w:sz w:val="18"/>
                <w:szCs w:val="18"/>
              </w:rPr>
            </w:pPr>
          </w:p>
        </w:tc>
      </w:tr>
    </w:tbl>
    <w:p w14:paraId="1AF063DD" w14:textId="2E790E3F" w:rsidR="008C29D9" w:rsidRDefault="008C29D9" w:rsidP="008C29D9">
      <w:pPr>
        <w:keepNext/>
      </w:pPr>
    </w:p>
    <w:p w14:paraId="752450D7" w14:textId="727D92DC" w:rsidR="008C29D9" w:rsidRDefault="008C29D9" w:rsidP="008C29D9">
      <w:pPr>
        <w:keepNext/>
        <w:rPr>
          <w:b/>
          <w:bCs/>
        </w:rPr>
      </w:pPr>
      <w:r>
        <w:rPr>
          <w:b/>
          <w:bCs/>
        </w:rPr>
        <w:t>Example (not all columns shown)</w:t>
      </w:r>
    </w:p>
    <w:tbl>
      <w:tblPr>
        <w:tblStyle w:val="TableGrid"/>
        <w:tblW w:w="5000" w:type="pct"/>
        <w:tblLayout w:type="fixed"/>
        <w:tblLook w:val="04A0" w:firstRow="1" w:lastRow="0" w:firstColumn="1" w:lastColumn="0" w:noHBand="0" w:noVBand="1"/>
      </w:tblPr>
      <w:tblGrid>
        <w:gridCol w:w="643"/>
        <w:gridCol w:w="764"/>
        <w:gridCol w:w="1049"/>
        <w:gridCol w:w="1191"/>
        <w:gridCol w:w="1124"/>
        <w:gridCol w:w="1445"/>
        <w:gridCol w:w="676"/>
        <w:gridCol w:w="961"/>
        <w:gridCol w:w="1010"/>
        <w:gridCol w:w="1826"/>
        <w:gridCol w:w="1132"/>
        <w:gridCol w:w="1129"/>
      </w:tblGrid>
      <w:tr w:rsidR="00945EF7" w:rsidRPr="00773417" w14:paraId="33797771" w14:textId="6644D2ED" w:rsidTr="00945EF7">
        <w:trPr>
          <w:tblHeader/>
        </w:trPr>
        <w:tc>
          <w:tcPr>
            <w:tcW w:w="248" w:type="pct"/>
            <w:noWrap/>
            <w:vAlign w:val="center"/>
            <w:hideMark/>
          </w:tcPr>
          <w:p w14:paraId="4E47BBB6" w14:textId="5BA58276" w:rsidR="00945EF7" w:rsidRPr="00773417" w:rsidRDefault="00945EF7" w:rsidP="000B5956">
            <w:pPr>
              <w:jc w:val="center"/>
              <w:rPr>
                <w:b/>
                <w:bCs/>
                <w:sz w:val="16"/>
                <w:szCs w:val="16"/>
              </w:rPr>
            </w:pPr>
            <w:r w:rsidRPr="00773417">
              <w:rPr>
                <w:rFonts w:cs="Arial"/>
                <w:b/>
                <w:sz w:val="16"/>
                <w:szCs w:val="16"/>
              </w:rPr>
              <w:t>DP</w:t>
            </w:r>
          </w:p>
        </w:tc>
        <w:tc>
          <w:tcPr>
            <w:tcW w:w="295" w:type="pct"/>
            <w:noWrap/>
            <w:vAlign w:val="center"/>
            <w:hideMark/>
          </w:tcPr>
          <w:p w14:paraId="30F90E5C" w14:textId="77777777" w:rsidR="00945EF7" w:rsidRPr="00773417" w:rsidRDefault="00945EF7" w:rsidP="000B5956">
            <w:pPr>
              <w:jc w:val="center"/>
              <w:rPr>
                <w:b/>
                <w:bCs/>
                <w:sz w:val="16"/>
                <w:szCs w:val="16"/>
              </w:rPr>
            </w:pPr>
            <w:r w:rsidRPr="00773417">
              <w:rPr>
                <w:rFonts w:cs="Arial"/>
                <w:b/>
                <w:sz w:val="16"/>
                <w:szCs w:val="16"/>
              </w:rPr>
              <w:t>TABID</w:t>
            </w:r>
          </w:p>
        </w:tc>
        <w:tc>
          <w:tcPr>
            <w:tcW w:w="405" w:type="pct"/>
            <w:noWrap/>
            <w:vAlign w:val="center"/>
            <w:hideMark/>
          </w:tcPr>
          <w:p w14:paraId="5DA89FB5" w14:textId="77777777" w:rsidR="00945EF7" w:rsidRPr="00773417" w:rsidRDefault="00945EF7" w:rsidP="000B5956">
            <w:pPr>
              <w:jc w:val="center"/>
              <w:rPr>
                <w:b/>
                <w:bCs/>
                <w:sz w:val="16"/>
                <w:szCs w:val="16"/>
              </w:rPr>
            </w:pPr>
            <w:r w:rsidRPr="00773417">
              <w:rPr>
                <w:rFonts w:cs="Arial"/>
                <w:b/>
                <w:sz w:val="16"/>
                <w:szCs w:val="16"/>
              </w:rPr>
              <w:t>LIBNAME</w:t>
            </w:r>
          </w:p>
        </w:tc>
        <w:tc>
          <w:tcPr>
            <w:tcW w:w="460" w:type="pct"/>
            <w:noWrap/>
            <w:vAlign w:val="center"/>
            <w:hideMark/>
          </w:tcPr>
          <w:p w14:paraId="2903DD1D" w14:textId="77777777" w:rsidR="00945EF7" w:rsidRPr="00773417" w:rsidRDefault="00945EF7" w:rsidP="000B5956">
            <w:pPr>
              <w:jc w:val="center"/>
              <w:rPr>
                <w:b/>
                <w:bCs/>
                <w:sz w:val="16"/>
                <w:szCs w:val="16"/>
              </w:rPr>
            </w:pPr>
            <w:r w:rsidRPr="00773417">
              <w:rPr>
                <w:rFonts w:cs="Arial"/>
                <w:b/>
                <w:sz w:val="16"/>
                <w:szCs w:val="16"/>
              </w:rPr>
              <w:t>MEMNAME</w:t>
            </w:r>
          </w:p>
        </w:tc>
        <w:tc>
          <w:tcPr>
            <w:tcW w:w="434" w:type="pct"/>
            <w:noWrap/>
            <w:vAlign w:val="center"/>
            <w:hideMark/>
          </w:tcPr>
          <w:p w14:paraId="6CC75CC3" w14:textId="625DE466" w:rsidR="00945EF7" w:rsidRPr="00773417" w:rsidRDefault="00945EF7" w:rsidP="000B5956">
            <w:pPr>
              <w:jc w:val="center"/>
              <w:rPr>
                <w:b/>
                <w:bCs/>
                <w:sz w:val="16"/>
                <w:szCs w:val="16"/>
              </w:rPr>
            </w:pPr>
            <w:r>
              <w:rPr>
                <w:rFonts w:cs="Arial"/>
                <w:b/>
                <w:sz w:val="16"/>
                <w:szCs w:val="16"/>
              </w:rPr>
              <w:t>MEMLABEL</w:t>
            </w:r>
          </w:p>
        </w:tc>
        <w:tc>
          <w:tcPr>
            <w:tcW w:w="558" w:type="pct"/>
            <w:noWrap/>
            <w:vAlign w:val="center"/>
            <w:hideMark/>
          </w:tcPr>
          <w:p w14:paraId="373EA292" w14:textId="77777777" w:rsidR="00945EF7" w:rsidRPr="00773417" w:rsidRDefault="00945EF7" w:rsidP="000B5956">
            <w:pPr>
              <w:jc w:val="center"/>
              <w:rPr>
                <w:b/>
                <w:bCs/>
                <w:sz w:val="16"/>
                <w:szCs w:val="16"/>
              </w:rPr>
            </w:pPr>
            <w:r w:rsidRPr="00773417">
              <w:rPr>
                <w:rFonts w:cs="Arial"/>
                <w:b/>
                <w:sz w:val="16"/>
                <w:szCs w:val="16"/>
              </w:rPr>
              <w:t>NAME</w:t>
            </w:r>
          </w:p>
        </w:tc>
        <w:tc>
          <w:tcPr>
            <w:tcW w:w="261" w:type="pct"/>
            <w:noWrap/>
            <w:vAlign w:val="center"/>
            <w:hideMark/>
          </w:tcPr>
          <w:p w14:paraId="78EF8D15" w14:textId="77777777" w:rsidR="00945EF7" w:rsidRPr="00773417" w:rsidRDefault="00945EF7" w:rsidP="000B5956">
            <w:pPr>
              <w:jc w:val="center"/>
              <w:rPr>
                <w:b/>
                <w:bCs/>
                <w:sz w:val="16"/>
                <w:szCs w:val="16"/>
              </w:rPr>
            </w:pPr>
            <w:r w:rsidRPr="00773417">
              <w:rPr>
                <w:rFonts w:cs="Arial"/>
                <w:b/>
                <w:sz w:val="16"/>
                <w:szCs w:val="16"/>
              </w:rPr>
              <w:t>TYPE</w:t>
            </w:r>
          </w:p>
        </w:tc>
        <w:tc>
          <w:tcPr>
            <w:tcW w:w="371" w:type="pct"/>
            <w:noWrap/>
            <w:vAlign w:val="center"/>
            <w:hideMark/>
          </w:tcPr>
          <w:p w14:paraId="19045ADD" w14:textId="77777777" w:rsidR="00945EF7" w:rsidRPr="00773417" w:rsidRDefault="00945EF7" w:rsidP="000B5956">
            <w:pPr>
              <w:jc w:val="center"/>
              <w:rPr>
                <w:b/>
                <w:bCs/>
                <w:sz w:val="16"/>
                <w:szCs w:val="16"/>
              </w:rPr>
            </w:pPr>
            <w:r w:rsidRPr="00773417">
              <w:rPr>
                <w:rFonts w:cs="Arial"/>
                <w:b/>
                <w:sz w:val="16"/>
                <w:szCs w:val="16"/>
              </w:rPr>
              <w:t>LENGTH</w:t>
            </w:r>
          </w:p>
        </w:tc>
        <w:tc>
          <w:tcPr>
            <w:tcW w:w="390" w:type="pct"/>
            <w:noWrap/>
            <w:vAlign w:val="center"/>
            <w:hideMark/>
          </w:tcPr>
          <w:p w14:paraId="571E8A0E" w14:textId="77777777" w:rsidR="00945EF7" w:rsidRPr="00773417" w:rsidRDefault="00945EF7" w:rsidP="000B5956">
            <w:pPr>
              <w:jc w:val="center"/>
              <w:rPr>
                <w:b/>
                <w:bCs/>
                <w:sz w:val="16"/>
                <w:szCs w:val="16"/>
              </w:rPr>
            </w:pPr>
            <w:r w:rsidRPr="00773417">
              <w:rPr>
                <w:rFonts w:cs="Arial"/>
                <w:b/>
                <w:sz w:val="16"/>
                <w:szCs w:val="16"/>
              </w:rPr>
              <w:t>VARNUM</w:t>
            </w:r>
          </w:p>
        </w:tc>
        <w:tc>
          <w:tcPr>
            <w:tcW w:w="705" w:type="pct"/>
            <w:noWrap/>
            <w:vAlign w:val="center"/>
            <w:hideMark/>
          </w:tcPr>
          <w:p w14:paraId="49A316A6" w14:textId="77777777" w:rsidR="00945EF7" w:rsidRPr="00773417" w:rsidRDefault="00945EF7" w:rsidP="000B5956">
            <w:pPr>
              <w:jc w:val="center"/>
              <w:rPr>
                <w:b/>
                <w:bCs/>
                <w:sz w:val="16"/>
                <w:szCs w:val="16"/>
              </w:rPr>
            </w:pPr>
            <w:r w:rsidRPr="00773417">
              <w:rPr>
                <w:rFonts w:cs="Arial"/>
                <w:b/>
                <w:sz w:val="16"/>
                <w:szCs w:val="16"/>
              </w:rPr>
              <w:t>LABEL</w:t>
            </w:r>
          </w:p>
        </w:tc>
        <w:tc>
          <w:tcPr>
            <w:tcW w:w="437" w:type="pct"/>
            <w:noWrap/>
            <w:vAlign w:val="center"/>
            <w:hideMark/>
          </w:tcPr>
          <w:p w14:paraId="10A8B6CC" w14:textId="77777777" w:rsidR="00945EF7" w:rsidRPr="00773417" w:rsidRDefault="00945EF7" w:rsidP="000B5956">
            <w:pPr>
              <w:jc w:val="center"/>
              <w:rPr>
                <w:b/>
                <w:bCs/>
                <w:sz w:val="16"/>
                <w:szCs w:val="16"/>
              </w:rPr>
            </w:pPr>
            <w:r w:rsidRPr="00773417">
              <w:rPr>
                <w:rFonts w:cs="Arial"/>
                <w:b/>
                <w:sz w:val="16"/>
                <w:szCs w:val="16"/>
              </w:rPr>
              <w:t>FORMAT</w:t>
            </w:r>
          </w:p>
        </w:tc>
        <w:tc>
          <w:tcPr>
            <w:tcW w:w="436" w:type="pct"/>
          </w:tcPr>
          <w:p w14:paraId="795CC681" w14:textId="47965013" w:rsidR="00945EF7" w:rsidRPr="00773417" w:rsidRDefault="00945EF7" w:rsidP="000B5956">
            <w:pPr>
              <w:jc w:val="center"/>
              <w:rPr>
                <w:rFonts w:cs="Arial"/>
                <w:b/>
                <w:sz w:val="16"/>
                <w:szCs w:val="16"/>
              </w:rPr>
            </w:pPr>
            <w:r>
              <w:rPr>
                <w:rFonts w:cs="Arial"/>
                <w:b/>
                <w:sz w:val="16"/>
                <w:szCs w:val="16"/>
              </w:rPr>
              <w:t>filesize</w:t>
            </w:r>
          </w:p>
        </w:tc>
      </w:tr>
      <w:tr w:rsidR="00945EF7" w:rsidRPr="00773417" w14:paraId="2CD05C05" w14:textId="77383F17" w:rsidTr="00945EF7">
        <w:tc>
          <w:tcPr>
            <w:tcW w:w="248" w:type="pct"/>
            <w:noWrap/>
            <w:hideMark/>
          </w:tcPr>
          <w:p w14:paraId="55E800E4" w14:textId="77777777" w:rsidR="00945EF7" w:rsidRPr="00773417" w:rsidRDefault="00945EF7" w:rsidP="000B5956">
            <w:pPr>
              <w:rPr>
                <w:sz w:val="16"/>
                <w:szCs w:val="16"/>
              </w:rPr>
            </w:pPr>
            <w:r>
              <w:rPr>
                <w:rFonts w:cs="Arial"/>
                <w:sz w:val="16"/>
                <w:szCs w:val="16"/>
              </w:rPr>
              <w:t>XXXX</w:t>
            </w:r>
          </w:p>
        </w:tc>
        <w:tc>
          <w:tcPr>
            <w:tcW w:w="295" w:type="pct"/>
            <w:noWrap/>
            <w:hideMark/>
          </w:tcPr>
          <w:p w14:paraId="407718AC"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33FA6344" w14:textId="58A71E91" w:rsidR="00945EF7" w:rsidRPr="00773417" w:rsidRDefault="00945EF7" w:rsidP="000B5956">
            <w:pPr>
              <w:rPr>
                <w:sz w:val="16"/>
                <w:szCs w:val="16"/>
              </w:rPr>
            </w:pPr>
            <w:r>
              <w:rPr>
                <w:rFonts w:cs="Arial"/>
                <w:sz w:val="16"/>
                <w:szCs w:val="16"/>
              </w:rPr>
              <w:t>QADATA</w:t>
            </w:r>
          </w:p>
        </w:tc>
        <w:tc>
          <w:tcPr>
            <w:tcW w:w="460" w:type="pct"/>
            <w:noWrap/>
            <w:hideMark/>
          </w:tcPr>
          <w:p w14:paraId="27BEE6F2" w14:textId="4DD92F5E" w:rsidR="00945EF7" w:rsidRPr="00773417" w:rsidRDefault="00945EF7" w:rsidP="000B5956">
            <w:pPr>
              <w:rPr>
                <w:sz w:val="16"/>
                <w:szCs w:val="16"/>
              </w:rPr>
            </w:pPr>
            <w:r w:rsidRPr="00773417">
              <w:rPr>
                <w:rFonts w:cs="Arial"/>
                <w:sz w:val="16"/>
                <w:szCs w:val="16"/>
              </w:rPr>
              <w:t>M</w:t>
            </w:r>
            <w:r>
              <w:rPr>
                <w:rFonts w:cs="Arial"/>
                <w:sz w:val="16"/>
                <w:szCs w:val="16"/>
              </w:rPr>
              <w:t>IL</w:t>
            </w:r>
          </w:p>
        </w:tc>
        <w:tc>
          <w:tcPr>
            <w:tcW w:w="434" w:type="pct"/>
            <w:noWrap/>
            <w:hideMark/>
          </w:tcPr>
          <w:p w14:paraId="01008AD4" w14:textId="2CDE2114" w:rsidR="00945EF7" w:rsidRPr="00773417" w:rsidRDefault="00945EF7" w:rsidP="000B5956">
            <w:pPr>
              <w:rPr>
                <w:sz w:val="16"/>
                <w:szCs w:val="16"/>
              </w:rPr>
            </w:pPr>
            <w:r>
              <w:rPr>
                <w:sz w:val="16"/>
                <w:szCs w:val="16"/>
              </w:rPr>
              <w:t>ETL8</w:t>
            </w:r>
          </w:p>
        </w:tc>
        <w:tc>
          <w:tcPr>
            <w:tcW w:w="558" w:type="pct"/>
            <w:noWrap/>
            <w:hideMark/>
          </w:tcPr>
          <w:p w14:paraId="0CDAA356" w14:textId="77777777" w:rsidR="00945EF7" w:rsidRPr="00773417" w:rsidRDefault="00945EF7" w:rsidP="000B5956">
            <w:pPr>
              <w:rPr>
                <w:sz w:val="16"/>
                <w:szCs w:val="16"/>
              </w:rPr>
            </w:pPr>
            <w:r w:rsidRPr="00773417">
              <w:rPr>
                <w:rFonts w:cs="Arial"/>
                <w:sz w:val="16"/>
                <w:szCs w:val="16"/>
              </w:rPr>
              <w:t>EncType</w:t>
            </w:r>
          </w:p>
        </w:tc>
        <w:tc>
          <w:tcPr>
            <w:tcW w:w="261" w:type="pct"/>
            <w:noWrap/>
            <w:hideMark/>
          </w:tcPr>
          <w:p w14:paraId="3AB8D630"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5FFDBA67" w14:textId="77777777" w:rsidR="00945EF7" w:rsidRPr="00773417" w:rsidRDefault="00945EF7" w:rsidP="000B5956">
            <w:pPr>
              <w:jc w:val="right"/>
              <w:rPr>
                <w:sz w:val="16"/>
                <w:szCs w:val="16"/>
              </w:rPr>
            </w:pPr>
            <w:r w:rsidRPr="00773417">
              <w:rPr>
                <w:rFonts w:cs="Arial"/>
                <w:sz w:val="16"/>
                <w:szCs w:val="16"/>
              </w:rPr>
              <w:t>2</w:t>
            </w:r>
          </w:p>
        </w:tc>
        <w:tc>
          <w:tcPr>
            <w:tcW w:w="390" w:type="pct"/>
            <w:noWrap/>
            <w:hideMark/>
          </w:tcPr>
          <w:p w14:paraId="23E4E42D" w14:textId="348F1E00" w:rsidR="00945EF7" w:rsidRPr="00773417" w:rsidRDefault="005C18AA" w:rsidP="000B5956">
            <w:pPr>
              <w:jc w:val="right"/>
              <w:rPr>
                <w:sz w:val="16"/>
                <w:szCs w:val="16"/>
              </w:rPr>
            </w:pPr>
            <w:r>
              <w:rPr>
                <w:sz w:val="16"/>
                <w:szCs w:val="16"/>
              </w:rPr>
              <w:t>5</w:t>
            </w:r>
          </w:p>
        </w:tc>
        <w:tc>
          <w:tcPr>
            <w:tcW w:w="705" w:type="pct"/>
            <w:noWrap/>
            <w:hideMark/>
          </w:tcPr>
          <w:p w14:paraId="1F125543" w14:textId="77777777" w:rsidR="00945EF7" w:rsidRPr="00773417" w:rsidRDefault="00945EF7" w:rsidP="000B5956">
            <w:pPr>
              <w:rPr>
                <w:sz w:val="16"/>
                <w:szCs w:val="16"/>
              </w:rPr>
            </w:pPr>
            <w:r w:rsidRPr="00773417">
              <w:rPr>
                <w:rFonts w:cs="Arial"/>
                <w:sz w:val="16"/>
                <w:szCs w:val="16"/>
              </w:rPr>
              <w:t>Encounter Type</w:t>
            </w:r>
          </w:p>
        </w:tc>
        <w:tc>
          <w:tcPr>
            <w:tcW w:w="437" w:type="pct"/>
            <w:noWrap/>
            <w:hideMark/>
          </w:tcPr>
          <w:p w14:paraId="1D5DA6AF" w14:textId="77777777" w:rsidR="00945EF7" w:rsidRPr="00773417" w:rsidRDefault="00945EF7" w:rsidP="000B5956">
            <w:pPr>
              <w:rPr>
                <w:sz w:val="16"/>
                <w:szCs w:val="16"/>
              </w:rPr>
            </w:pPr>
          </w:p>
        </w:tc>
        <w:tc>
          <w:tcPr>
            <w:tcW w:w="436" w:type="pct"/>
          </w:tcPr>
          <w:p w14:paraId="43D95BDA" w14:textId="22143B54" w:rsidR="00945EF7" w:rsidRPr="00773417" w:rsidRDefault="00945EF7" w:rsidP="000B5956">
            <w:pPr>
              <w:rPr>
                <w:sz w:val="16"/>
                <w:szCs w:val="16"/>
              </w:rPr>
            </w:pPr>
            <w:r w:rsidRPr="00945EF7">
              <w:rPr>
                <w:sz w:val="16"/>
                <w:szCs w:val="16"/>
              </w:rPr>
              <w:t>393216</w:t>
            </w:r>
          </w:p>
        </w:tc>
      </w:tr>
      <w:tr w:rsidR="00945EF7" w:rsidRPr="00773417" w14:paraId="3E11F669" w14:textId="04A595D6" w:rsidTr="00945EF7">
        <w:tc>
          <w:tcPr>
            <w:tcW w:w="248" w:type="pct"/>
            <w:noWrap/>
            <w:hideMark/>
          </w:tcPr>
          <w:p w14:paraId="5066FA7E"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19A482FA"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57416412" w14:textId="523657D4" w:rsidR="00945EF7" w:rsidRPr="00773417" w:rsidRDefault="00945EF7" w:rsidP="000B5956">
            <w:pPr>
              <w:rPr>
                <w:sz w:val="16"/>
                <w:szCs w:val="16"/>
              </w:rPr>
            </w:pPr>
            <w:r>
              <w:rPr>
                <w:rFonts w:cs="Arial"/>
                <w:sz w:val="16"/>
                <w:szCs w:val="16"/>
              </w:rPr>
              <w:t>QADATA</w:t>
            </w:r>
          </w:p>
        </w:tc>
        <w:tc>
          <w:tcPr>
            <w:tcW w:w="460" w:type="pct"/>
            <w:noWrap/>
            <w:hideMark/>
          </w:tcPr>
          <w:p w14:paraId="02A8E9AC"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518EA07A" w14:textId="2CD20B73" w:rsidR="00945EF7" w:rsidRPr="00773417" w:rsidRDefault="00945EF7" w:rsidP="000B5956">
            <w:pPr>
              <w:rPr>
                <w:sz w:val="16"/>
                <w:szCs w:val="16"/>
              </w:rPr>
            </w:pPr>
            <w:r>
              <w:rPr>
                <w:sz w:val="16"/>
                <w:szCs w:val="16"/>
              </w:rPr>
              <w:t>ETL8</w:t>
            </w:r>
          </w:p>
        </w:tc>
        <w:tc>
          <w:tcPr>
            <w:tcW w:w="558" w:type="pct"/>
            <w:noWrap/>
            <w:hideMark/>
          </w:tcPr>
          <w:p w14:paraId="67AF55A3" w14:textId="77777777" w:rsidR="00945EF7" w:rsidRPr="00773417" w:rsidRDefault="00945EF7" w:rsidP="000B5956">
            <w:pPr>
              <w:rPr>
                <w:sz w:val="16"/>
                <w:szCs w:val="16"/>
              </w:rPr>
            </w:pPr>
            <w:r w:rsidRPr="00773417">
              <w:rPr>
                <w:rFonts w:cs="Arial"/>
                <w:sz w:val="16"/>
                <w:szCs w:val="16"/>
              </w:rPr>
              <w:t>EncounterID</w:t>
            </w:r>
          </w:p>
        </w:tc>
        <w:tc>
          <w:tcPr>
            <w:tcW w:w="261" w:type="pct"/>
            <w:noWrap/>
            <w:hideMark/>
          </w:tcPr>
          <w:p w14:paraId="4C754EF1" w14:textId="6FC7F955" w:rsidR="00945EF7" w:rsidRPr="00773417" w:rsidRDefault="00945EF7" w:rsidP="000B5956">
            <w:pPr>
              <w:jc w:val="right"/>
              <w:rPr>
                <w:sz w:val="16"/>
                <w:szCs w:val="16"/>
              </w:rPr>
            </w:pPr>
            <w:r>
              <w:rPr>
                <w:sz w:val="16"/>
                <w:szCs w:val="16"/>
              </w:rPr>
              <w:t>1</w:t>
            </w:r>
          </w:p>
        </w:tc>
        <w:tc>
          <w:tcPr>
            <w:tcW w:w="371" w:type="pct"/>
            <w:noWrap/>
            <w:hideMark/>
          </w:tcPr>
          <w:p w14:paraId="4B624FA3" w14:textId="5A66D1C8" w:rsidR="00945EF7" w:rsidRPr="00773417" w:rsidRDefault="00945EF7" w:rsidP="000B5956">
            <w:pPr>
              <w:jc w:val="right"/>
              <w:rPr>
                <w:sz w:val="16"/>
                <w:szCs w:val="16"/>
              </w:rPr>
            </w:pPr>
            <w:r>
              <w:rPr>
                <w:rFonts w:cs="Arial"/>
                <w:sz w:val="16"/>
                <w:szCs w:val="16"/>
              </w:rPr>
              <w:t>5</w:t>
            </w:r>
          </w:p>
        </w:tc>
        <w:tc>
          <w:tcPr>
            <w:tcW w:w="390" w:type="pct"/>
            <w:noWrap/>
            <w:hideMark/>
          </w:tcPr>
          <w:p w14:paraId="15960320" w14:textId="4F66D242" w:rsidR="00945EF7" w:rsidRPr="00773417" w:rsidRDefault="00945EF7" w:rsidP="000B5956">
            <w:pPr>
              <w:jc w:val="right"/>
              <w:rPr>
                <w:sz w:val="16"/>
                <w:szCs w:val="16"/>
              </w:rPr>
            </w:pPr>
            <w:r>
              <w:rPr>
                <w:sz w:val="16"/>
                <w:szCs w:val="16"/>
              </w:rPr>
              <w:t>4</w:t>
            </w:r>
          </w:p>
        </w:tc>
        <w:tc>
          <w:tcPr>
            <w:tcW w:w="705" w:type="pct"/>
            <w:noWrap/>
            <w:hideMark/>
          </w:tcPr>
          <w:p w14:paraId="37028D1C" w14:textId="77777777" w:rsidR="00945EF7" w:rsidRPr="00773417" w:rsidRDefault="00945EF7" w:rsidP="000B5956">
            <w:pPr>
              <w:rPr>
                <w:sz w:val="16"/>
                <w:szCs w:val="16"/>
              </w:rPr>
            </w:pPr>
            <w:r w:rsidRPr="00773417">
              <w:rPr>
                <w:rFonts w:cs="Arial"/>
                <w:sz w:val="16"/>
                <w:szCs w:val="16"/>
              </w:rPr>
              <w:t>Mothers delivery encounterID</w:t>
            </w:r>
          </w:p>
        </w:tc>
        <w:tc>
          <w:tcPr>
            <w:tcW w:w="437" w:type="pct"/>
            <w:noWrap/>
            <w:hideMark/>
          </w:tcPr>
          <w:p w14:paraId="77EC44A2" w14:textId="77777777" w:rsidR="00945EF7" w:rsidRPr="00773417" w:rsidRDefault="00945EF7" w:rsidP="000B5956">
            <w:pPr>
              <w:rPr>
                <w:sz w:val="16"/>
                <w:szCs w:val="16"/>
              </w:rPr>
            </w:pPr>
          </w:p>
        </w:tc>
        <w:tc>
          <w:tcPr>
            <w:tcW w:w="436" w:type="pct"/>
          </w:tcPr>
          <w:p w14:paraId="5F71EBD6" w14:textId="0FBFC330" w:rsidR="00945EF7" w:rsidRPr="00773417" w:rsidRDefault="00945EF7" w:rsidP="000B5956">
            <w:pPr>
              <w:rPr>
                <w:sz w:val="16"/>
                <w:szCs w:val="16"/>
              </w:rPr>
            </w:pPr>
            <w:r w:rsidRPr="00945EF7">
              <w:rPr>
                <w:sz w:val="16"/>
                <w:szCs w:val="16"/>
              </w:rPr>
              <w:t>393216</w:t>
            </w:r>
          </w:p>
        </w:tc>
      </w:tr>
      <w:tr w:rsidR="00945EF7" w:rsidRPr="00773417" w14:paraId="24346066" w14:textId="30715A51" w:rsidTr="00945EF7">
        <w:tc>
          <w:tcPr>
            <w:tcW w:w="248" w:type="pct"/>
            <w:noWrap/>
            <w:hideMark/>
          </w:tcPr>
          <w:p w14:paraId="5226E1DA"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38B33B84"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EFF1031" w14:textId="312EE788" w:rsidR="00945EF7" w:rsidRPr="00773417" w:rsidRDefault="00945EF7" w:rsidP="000B5956">
            <w:pPr>
              <w:rPr>
                <w:sz w:val="16"/>
                <w:szCs w:val="16"/>
              </w:rPr>
            </w:pPr>
            <w:r>
              <w:rPr>
                <w:rFonts w:cs="Arial"/>
                <w:sz w:val="16"/>
                <w:szCs w:val="16"/>
              </w:rPr>
              <w:t>QADATA</w:t>
            </w:r>
          </w:p>
        </w:tc>
        <w:tc>
          <w:tcPr>
            <w:tcW w:w="460" w:type="pct"/>
            <w:noWrap/>
            <w:hideMark/>
          </w:tcPr>
          <w:p w14:paraId="2A1D0E74"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6735A5F1" w14:textId="110DFA05" w:rsidR="00945EF7" w:rsidRPr="00773417" w:rsidRDefault="00945EF7" w:rsidP="000B5956">
            <w:pPr>
              <w:rPr>
                <w:sz w:val="16"/>
                <w:szCs w:val="16"/>
              </w:rPr>
            </w:pPr>
            <w:r>
              <w:rPr>
                <w:sz w:val="16"/>
                <w:szCs w:val="16"/>
              </w:rPr>
              <w:t>ETL8</w:t>
            </w:r>
          </w:p>
        </w:tc>
        <w:tc>
          <w:tcPr>
            <w:tcW w:w="558" w:type="pct"/>
            <w:noWrap/>
            <w:hideMark/>
          </w:tcPr>
          <w:p w14:paraId="102BF67B" w14:textId="77777777" w:rsidR="00945EF7" w:rsidRPr="00773417" w:rsidRDefault="00945EF7" w:rsidP="000B5956">
            <w:pPr>
              <w:rPr>
                <w:sz w:val="16"/>
                <w:szCs w:val="16"/>
              </w:rPr>
            </w:pPr>
            <w:r w:rsidRPr="00773417">
              <w:rPr>
                <w:rFonts w:cs="Arial"/>
                <w:sz w:val="16"/>
                <w:szCs w:val="16"/>
              </w:rPr>
              <w:t>MatchMethod</w:t>
            </w:r>
          </w:p>
        </w:tc>
        <w:tc>
          <w:tcPr>
            <w:tcW w:w="261" w:type="pct"/>
            <w:noWrap/>
            <w:hideMark/>
          </w:tcPr>
          <w:p w14:paraId="019B7DB1"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45319AD6" w14:textId="77777777" w:rsidR="00945EF7" w:rsidRPr="00773417" w:rsidRDefault="00945EF7" w:rsidP="000B5956">
            <w:pPr>
              <w:jc w:val="right"/>
              <w:rPr>
                <w:sz w:val="16"/>
                <w:szCs w:val="16"/>
              </w:rPr>
            </w:pPr>
            <w:r w:rsidRPr="00773417">
              <w:rPr>
                <w:rFonts w:cs="Arial"/>
                <w:sz w:val="16"/>
                <w:szCs w:val="16"/>
              </w:rPr>
              <w:t>2</w:t>
            </w:r>
          </w:p>
        </w:tc>
        <w:tc>
          <w:tcPr>
            <w:tcW w:w="390" w:type="pct"/>
            <w:noWrap/>
            <w:hideMark/>
          </w:tcPr>
          <w:p w14:paraId="1B0DCBAD" w14:textId="5436AC4A" w:rsidR="00945EF7" w:rsidRPr="00773417" w:rsidRDefault="00945EF7" w:rsidP="000B5956">
            <w:pPr>
              <w:jc w:val="right"/>
              <w:rPr>
                <w:sz w:val="16"/>
                <w:szCs w:val="16"/>
              </w:rPr>
            </w:pPr>
            <w:r w:rsidRPr="00773417">
              <w:rPr>
                <w:rFonts w:cs="Arial"/>
                <w:sz w:val="16"/>
                <w:szCs w:val="16"/>
              </w:rPr>
              <w:t>1</w:t>
            </w:r>
            <w:r>
              <w:rPr>
                <w:rFonts w:cs="Arial"/>
                <w:sz w:val="16"/>
                <w:szCs w:val="16"/>
              </w:rPr>
              <w:t>4</w:t>
            </w:r>
          </w:p>
        </w:tc>
        <w:tc>
          <w:tcPr>
            <w:tcW w:w="705" w:type="pct"/>
            <w:noWrap/>
            <w:hideMark/>
          </w:tcPr>
          <w:p w14:paraId="7B4B792C" w14:textId="77777777" w:rsidR="00945EF7" w:rsidRPr="00773417" w:rsidRDefault="00945EF7" w:rsidP="000B5956">
            <w:pPr>
              <w:rPr>
                <w:sz w:val="16"/>
                <w:szCs w:val="16"/>
              </w:rPr>
            </w:pPr>
          </w:p>
        </w:tc>
        <w:tc>
          <w:tcPr>
            <w:tcW w:w="437" w:type="pct"/>
            <w:noWrap/>
            <w:hideMark/>
          </w:tcPr>
          <w:p w14:paraId="19747836" w14:textId="77777777" w:rsidR="00945EF7" w:rsidRPr="00773417" w:rsidRDefault="00945EF7" w:rsidP="000B5956">
            <w:pPr>
              <w:rPr>
                <w:sz w:val="16"/>
                <w:szCs w:val="16"/>
              </w:rPr>
            </w:pPr>
          </w:p>
        </w:tc>
        <w:tc>
          <w:tcPr>
            <w:tcW w:w="436" w:type="pct"/>
          </w:tcPr>
          <w:p w14:paraId="07A2ACA5" w14:textId="4AAFCEA5" w:rsidR="00945EF7" w:rsidRPr="00773417" w:rsidRDefault="00945EF7" w:rsidP="000B5956">
            <w:pPr>
              <w:rPr>
                <w:sz w:val="16"/>
                <w:szCs w:val="16"/>
              </w:rPr>
            </w:pPr>
            <w:r w:rsidRPr="00945EF7">
              <w:rPr>
                <w:sz w:val="16"/>
                <w:szCs w:val="16"/>
              </w:rPr>
              <w:t>393216</w:t>
            </w:r>
          </w:p>
        </w:tc>
      </w:tr>
      <w:tr w:rsidR="00945EF7" w:rsidRPr="00773417" w14:paraId="7328F63E" w14:textId="06C5F9E8" w:rsidTr="00945EF7">
        <w:tc>
          <w:tcPr>
            <w:tcW w:w="248" w:type="pct"/>
            <w:noWrap/>
            <w:hideMark/>
          </w:tcPr>
          <w:p w14:paraId="0862E60D"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55202EA7"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EAAA3C5" w14:textId="7AFB9F8F" w:rsidR="00945EF7" w:rsidRPr="00773417" w:rsidRDefault="00945EF7" w:rsidP="000B5956">
            <w:pPr>
              <w:rPr>
                <w:sz w:val="16"/>
                <w:szCs w:val="16"/>
              </w:rPr>
            </w:pPr>
            <w:r>
              <w:rPr>
                <w:rFonts w:cs="Arial"/>
                <w:sz w:val="16"/>
                <w:szCs w:val="16"/>
              </w:rPr>
              <w:t>QADATA</w:t>
            </w:r>
          </w:p>
        </w:tc>
        <w:tc>
          <w:tcPr>
            <w:tcW w:w="460" w:type="pct"/>
            <w:noWrap/>
            <w:hideMark/>
          </w:tcPr>
          <w:p w14:paraId="03599403"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12013008" w14:textId="603D50FB" w:rsidR="00945EF7" w:rsidRPr="00773417" w:rsidRDefault="00945EF7" w:rsidP="000B5956">
            <w:pPr>
              <w:rPr>
                <w:sz w:val="16"/>
                <w:szCs w:val="16"/>
              </w:rPr>
            </w:pPr>
            <w:r>
              <w:rPr>
                <w:sz w:val="16"/>
                <w:szCs w:val="16"/>
              </w:rPr>
              <w:t>ETL8</w:t>
            </w:r>
          </w:p>
        </w:tc>
        <w:tc>
          <w:tcPr>
            <w:tcW w:w="558" w:type="pct"/>
            <w:noWrap/>
            <w:hideMark/>
          </w:tcPr>
          <w:p w14:paraId="529C6524" w14:textId="77777777" w:rsidR="00945EF7" w:rsidRPr="00773417" w:rsidRDefault="00945EF7" w:rsidP="000B5956">
            <w:pPr>
              <w:rPr>
                <w:sz w:val="16"/>
                <w:szCs w:val="16"/>
              </w:rPr>
            </w:pPr>
            <w:r w:rsidRPr="00773417">
              <w:rPr>
                <w:rFonts w:cs="Arial"/>
                <w:sz w:val="16"/>
                <w:szCs w:val="16"/>
              </w:rPr>
              <w:t>adate</w:t>
            </w:r>
          </w:p>
        </w:tc>
        <w:tc>
          <w:tcPr>
            <w:tcW w:w="261" w:type="pct"/>
            <w:noWrap/>
            <w:hideMark/>
          </w:tcPr>
          <w:p w14:paraId="54E105CC"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57A83647" w14:textId="77777777" w:rsidR="00945EF7" w:rsidRPr="00773417" w:rsidRDefault="00945EF7" w:rsidP="000B5956">
            <w:pPr>
              <w:jc w:val="right"/>
              <w:rPr>
                <w:sz w:val="16"/>
                <w:szCs w:val="16"/>
              </w:rPr>
            </w:pPr>
            <w:r w:rsidRPr="00773417">
              <w:rPr>
                <w:rFonts w:cs="Arial"/>
                <w:sz w:val="16"/>
                <w:szCs w:val="16"/>
              </w:rPr>
              <w:t>4</w:t>
            </w:r>
          </w:p>
        </w:tc>
        <w:tc>
          <w:tcPr>
            <w:tcW w:w="390" w:type="pct"/>
            <w:hideMark/>
          </w:tcPr>
          <w:p w14:paraId="6B373375" w14:textId="1F09F4A8" w:rsidR="00945EF7" w:rsidRPr="00773417" w:rsidRDefault="00945EF7" w:rsidP="000B5956">
            <w:pPr>
              <w:jc w:val="right"/>
              <w:rPr>
                <w:sz w:val="16"/>
                <w:szCs w:val="16"/>
              </w:rPr>
            </w:pPr>
            <w:r>
              <w:rPr>
                <w:rFonts w:cs="Arial"/>
                <w:sz w:val="16"/>
                <w:szCs w:val="16"/>
              </w:rPr>
              <w:t>6</w:t>
            </w:r>
          </w:p>
        </w:tc>
        <w:tc>
          <w:tcPr>
            <w:tcW w:w="705" w:type="pct"/>
            <w:noWrap/>
            <w:hideMark/>
          </w:tcPr>
          <w:p w14:paraId="3FBDFE66" w14:textId="77777777" w:rsidR="00945EF7" w:rsidRPr="00773417" w:rsidRDefault="00945EF7" w:rsidP="000B5956">
            <w:pPr>
              <w:rPr>
                <w:sz w:val="16"/>
                <w:szCs w:val="16"/>
              </w:rPr>
            </w:pPr>
            <w:r w:rsidRPr="00773417">
              <w:rPr>
                <w:rFonts w:cs="Arial"/>
                <w:sz w:val="16"/>
                <w:szCs w:val="16"/>
              </w:rPr>
              <w:t>Admission date for mothers delivery encounter</w:t>
            </w:r>
          </w:p>
        </w:tc>
        <w:tc>
          <w:tcPr>
            <w:tcW w:w="437" w:type="pct"/>
            <w:noWrap/>
            <w:hideMark/>
          </w:tcPr>
          <w:p w14:paraId="76D5624C" w14:textId="77777777" w:rsidR="00945EF7" w:rsidRPr="00773417" w:rsidRDefault="00945EF7" w:rsidP="000B5956">
            <w:pPr>
              <w:rPr>
                <w:sz w:val="16"/>
                <w:szCs w:val="16"/>
              </w:rPr>
            </w:pPr>
            <w:r w:rsidRPr="00773417">
              <w:rPr>
                <w:rFonts w:cs="Arial"/>
                <w:sz w:val="16"/>
                <w:szCs w:val="16"/>
              </w:rPr>
              <w:t>MMDDYY</w:t>
            </w:r>
          </w:p>
        </w:tc>
        <w:tc>
          <w:tcPr>
            <w:tcW w:w="436" w:type="pct"/>
          </w:tcPr>
          <w:p w14:paraId="7410E317" w14:textId="55977159" w:rsidR="00945EF7" w:rsidRPr="00773417" w:rsidRDefault="00945EF7" w:rsidP="000B5956">
            <w:pPr>
              <w:rPr>
                <w:rFonts w:cs="Arial"/>
                <w:sz w:val="16"/>
                <w:szCs w:val="16"/>
              </w:rPr>
            </w:pPr>
            <w:r w:rsidRPr="00945EF7">
              <w:rPr>
                <w:sz w:val="16"/>
                <w:szCs w:val="16"/>
              </w:rPr>
              <w:t>393216</w:t>
            </w:r>
          </w:p>
        </w:tc>
      </w:tr>
      <w:tr w:rsidR="00945EF7" w:rsidRPr="00773417" w14:paraId="2C1AAFB2" w14:textId="46E4D0D5" w:rsidTr="00945EF7">
        <w:tc>
          <w:tcPr>
            <w:tcW w:w="248" w:type="pct"/>
            <w:noWrap/>
            <w:hideMark/>
          </w:tcPr>
          <w:p w14:paraId="057B9373"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0D45E0B"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E28BFD6" w14:textId="04B69B21" w:rsidR="00945EF7" w:rsidRPr="00773417" w:rsidRDefault="00945EF7" w:rsidP="000B5956">
            <w:pPr>
              <w:rPr>
                <w:sz w:val="16"/>
                <w:szCs w:val="16"/>
              </w:rPr>
            </w:pPr>
            <w:r>
              <w:rPr>
                <w:rFonts w:cs="Arial"/>
                <w:sz w:val="16"/>
                <w:szCs w:val="16"/>
              </w:rPr>
              <w:t>QADATA</w:t>
            </w:r>
          </w:p>
        </w:tc>
        <w:tc>
          <w:tcPr>
            <w:tcW w:w="460" w:type="pct"/>
            <w:noWrap/>
            <w:hideMark/>
          </w:tcPr>
          <w:p w14:paraId="1C5447B1"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3AE732EC" w14:textId="2B588BBF" w:rsidR="00945EF7" w:rsidRPr="00773417" w:rsidRDefault="00945EF7" w:rsidP="000B5956">
            <w:pPr>
              <w:rPr>
                <w:sz w:val="16"/>
                <w:szCs w:val="16"/>
              </w:rPr>
            </w:pPr>
            <w:r>
              <w:rPr>
                <w:sz w:val="16"/>
                <w:szCs w:val="16"/>
              </w:rPr>
              <w:t>ETL8</w:t>
            </w:r>
          </w:p>
        </w:tc>
        <w:tc>
          <w:tcPr>
            <w:tcW w:w="558" w:type="pct"/>
            <w:noWrap/>
            <w:hideMark/>
          </w:tcPr>
          <w:p w14:paraId="529959DB" w14:textId="77777777" w:rsidR="00945EF7" w:rsidRPr="00773417" w:rsidRDefault="00945EF7" w:rsidP="000B5956">
            <w:pPr>
              <w:rPr>
                <w:sz w:val="16"/>
                <w:szCs w:val="16"/>
              </w:rPr>
            </w:pPr>
            <w:r w:rsidRPr="00773417">
              <w:rPr>
                <w:rFonts w:cs="Arial"/>
                <w:sz w:val="16"/>
                <w:szCs w:val="16"/>
              </w:rPr>
              <w:t>birth_type</w:t>
            </w:r>
          </w:p>
        </w:tc>
        <w:tc>
          <w:tcPr>
            <w:tcW w:w="261" w:type="pct"/>
            <w:noWrap/>
            <w:hideMark/>
          </w:tcPr>
          <w:p w14:paraId="60190365"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3AA4158E"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43DBB696" w14:textId="394AE8B8" w:rsidR="00945EF7" w:rsidRPr="00773417" w:rsidRDefault="00945EF7" w:rsidP="000B5956">
            <w:pPr>
              <w:jc w:val="right"/>
              <w:rPr>
                <w:sz w:val="16"/>
                <w:szCs w:val="16"/>
              </w:rPr>
            </w:pPr>
            <w:r>
              <w:rPr>
                <w:sz w:val="16"/>
                <w:szCs w:val="16"/>
              </w:rPr>
              <w:t>12</w:t>
            </w:r>
          </w:p>
        </w:tc>
        <w:tc>
          <w:tcPr>
            <w:tcW w:w="705" w:type="pct"/>
            <w:noWrap/>
            <w:hideMark/>
          </w:tcPr>
          <w:p w14:paraId="5EF875B4" w14:textId="77777777" w:rsidR="00945EF7" w:rsidRPr="00773417" w:rsidRDefault="00945EF7" w:rsidP="000B5956">
            <w:pPr>
              <w:rPr>
                <w:sz w:val="16"/>
                <w:szCs w:val="16"/>
              </w:rPr>
            </w:pPr>
            <w:r w:rsidRPr="00773417">
              <w:rPr>
                <w:rFonts w:cs="Arial"/>
                <w:sz w:val="16"/>
                <w:szCs w:val="16"/>
              </w:rPr>
              <w:t># of babies born</w:t>
            </w:r>
          </w:p>
        </w:tc>
        <w:tc>
          <w:tcPr>
            <w:tcW w:w="437" w:type="pct"/>
            <w:noWrap/>
            <w:hideMark/>
          </w:tcPr>
          <w:p w14:paraId="7CC852BA" w14:textId="77777777" w:rsidR="00945EF7" w:rsidRPr="00773417" w:rsidRDefault="00945EF7" w:rsidP="000B5956">
            <w:pPr>
              <w:rPr>
                <w:sz w:val="16"/>
                <w:szCs w:val="16"/>
              </w:rPr>
            </w:pPr>
          </w:p>
        </w:tc>
        <w:tc>
          <w:tcPr>
            <w:tcW w:w="436" w:type="pct"/>
          </w:tcPr>
          <w:p w14:paraId="532C4F5F" w14:textId="2DE44245" w:rsidR="00945EF7" w:rsidRPr="00773417" w:rsidRDefault="00945EF7" w:rsidP="000B5956">
            <w:pPr>
              <w:rPr>
                <w:sz w:val="16"/>
                <w:szCs w:val="16"/>
              </w:rPr>
            </w:pPr>
            <w:r w:rsidRPr="00945EF7">
              <w:rPr>
                <w:sz w:val="16"/>
                <w:szCs w:val="16"/>
              </w:rPr>
              <w:t>393216</w:t>
            </w:r>
          </w:p>
        </w:tc>
      </w:tr>
      <w:tr w:rsidR="00945EF7" w:rsidRPr="00773417" w14:paraId="5244EFE0" w14:textId="65EDE11A" w:rsidTr="00945EF7">
        <w:tc>
          <w:tcPr>
            <w:tcW w:w="248" w:type="pct"/>
            <w:noWrap/>
            <w:hideMark/>
          </w:tcPr>
          <w:p w14:paraId="16D2F88A"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36957470"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EA0D045" w14:textId="39415A7B" w:rsidR="00945EF7" w:rsidRPr="00773417" w:rsidRDefault="00945EF7" w:rsidP="000B5956">
            <w:pPr>
              <w:rPr>
                <w:sz w:val="16"/>
                <w:szCs w:val="16"/>
              </w:rPr>
            </w:pPr>
            <w:r>
              <w:rPr>
                <w:rFonts w:cs="Arial"/>
                <w:sz w:val="16"/>
                <w:szCs w:val="16"/>
              </w:rPr>
              <w:t>QADATA</w:t>
            </w:r>
          </w:p>
        </w:tc>
        <w:tc>
          <w:tcPr>
            <w:tcW w:w="460" w:type="pct"/>
            <w:noWrap/>
            <w:hideMark/>
          </w:tcPr>
          <w:p w14:paraId="1A62A9E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C704E99" w14:textId="7EF5DAB3" w:rsidR="00945EF7" w:rsidRPr="00773417" w:rsidRDefault="00945EF7" w:rsidP="000B5956">
            <w:pPr>
              <w:rPr>
                <w:sz w:val="16"/>
                <w:szCs w:val="16"/>
              </w:rPr>
            </w:pPr>
            <w:r>
              <w:rPr>
                <w:sz w:val="16"/>
                <w:szCs w:val="16"/>
              </w:rPr>
              <w:t>ETL8</w:t>
            </w:r>
          </w:p>
        </w:tc>
        <w:tc>
          <w:tcPr>
            <w:tcW w:w="558" w:type="pct"/>
            <w:noWrap/>
            <w:hideMark/>
          </w:tcPr>
          <w:p w14:paraId="6B8411E1" w14:textId="77777777" w:rsidR="00945EF7" w:rsidRPr="00773417" w:rsidRDefault="00945EF7" w:rsidP="000B5956">
            <w:pPr>
              <w:rPr>
                <w:sz w:val="16"/>
                <w:szCs w:val="16"/>
              </w:rPr>
            </w:pPr>
            <w:r w:rsidRPr="00773417">
              <w:rPr>
                <w:rFonts w:cs="Arial"/>
                <w:sz w:val="16"/>
                <w:szCs w:val="16"/>
              </w:rPr>
              <w:t>birth_type_primes</w:t>
            </w:r>
          </w:p>
        </w:tc>
        <w:tc>
          <w:tcPr>
            <w:tcW w:w="261" w:type="pct"/>
            <w:noWrap/>
            <w:hideMark/>
          </w:tcPr>
          <w:p w14:paraId="44AEDDD3"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0380AF83"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7AD9EF7B" w14:textId="6F91F92B" w:rsidR="00945EF7" w:rsidRPr="00773417" w:rsidRDefault="00945EF7" w:rsidP="000B5956">
            <w:pPr>
              <w:jc w:val="right"/>
              <w:rPr>
                <w:sz w:val="16"/>
                <w:szCs w:val="16"/>
              </w:rPr>
            </w:pPr>
            <w:r>
              <w:rPr>
                <w:sz w:val="16"/>
                <w:szCs w:val="16"/>
              </w:rPr>
              <w:t>13</w:t>
            </w:r>
          </w:p>
        </w:tc>
        <w:tc>
          <w:tcPr>
            <w:tcW w:w="705" w:type="pct"/>
            <w:noWrap/>
            <w:hideMark/>
          </w:tcPr>
          <w:p w14:paraId="15C5390C" w14:textId="77777777" w:rsidR="00945EF7" w:rsidRPr="00773417" w:rsidRDefault="00945EF7" w:rsidP="000B5956">
            <w:pPr>
              <w:rPr>
                <w:sz w:val="16"/>
                <w:szCs w:val="16"/>
              </w:rPr>
            </w:pPr>
            <w:r w:rsidRPr="00773417">
              <w:rPr>
                <w:rFonts w:cs="Arial"/>
                <w:sz w:val="16"/>
                <w:szCs w:val="16"/>
              </w:rPr>
              <w:t>All birth types</w:t>
            </w:r>
          </w:p>
        </w:tc>
        <w:tc>
          <w:tcPr>
            <w:tcW w:w="437" w:type="pct"/>
            <w:noWrap/>
            <w:hideMark/>
          </w:tcPr>
          <w:p w14:paraId="4A2A4279" w14:textId="77777777" w:rsidR="00945EF7" w:rsidRPr="00773417" w:rsidRDefault="00945EF7" w:rsidP="000B5956">
            <w:pPr>
              <w:rPr>
                <w:sz w:val="16"/>
                <w:szCs w:val="16"/>
              </w:rPr>
            </w:pPr>
          </w:p>
        </w:tc>
        <w:tc>
          <w:tcPr>
            <w:tcW w:w="436" w:type="pct"/>
          </w:tcPr>
          <w:p w14:paraId="71E18A5E" w14:textId="28CF09DD" w:rsidR="00945EF7" w:rsidRPr="00773417" w:rsidRDefault="00945EF7" w:rsidP="000B5956">
            <w:pPr>
              <w:rPr>
                <w:sz w:val="16"/>
                <w:szCs w:val="16"/>
              </w:rPr>
            </w:pPr>
            <w:r w:rsidRPr="00945EF7">
              <w:rPr>
                <w:sz w:val="16"/>
                <w:szCs w:val="16"/>
              </w:rPr>
              <w:t>393216</w:t>
            </w:r>
          </w:p>
        </w:tc>
      </w:tr>
      <w:tr w:rsidR="00945EF7" w:rsidRPr="00773417" w14:paraId="0D005149" w14:textId="748635E0" w:rsidTr="00945EF7">
        <w:tc>
          <w:tcPr>
            <w:tcW w:w="248" w:type="pct"/>
            <w:noWrap/>
            <w:hideMark/>
          </w:tcPr>
          <w:p w14:paraId="39B34F00"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2EEA78AF"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7424A890" w14:textId="702FA38B" w:rsidR="00945EF7" w:rsidRPr="00773417" w:rsidRDefault="00945EF7" w:rsidP="000B5956">
            <w:pPr>
              <w:rPr>
                <w:sz w:val="16"/>
                <w:szCs w:val="16"/>
              </w:rPr>
            </w:pPr>
            <w:r>
              <w:rPr>
                <w:rFonts w:cs="Arial"/>
                <w:sz w:val="16"/>
                <w:szCs w:val="16"/>
              </w:rPr>
              <w:t>QADATA</w:t>
            </w:r>
          </w:p>
        </w:tc>
        <w:tc>
          <w:tcPr>
            <w:tcW w:w="460" w:type="pct"/>
            <w:noWrap/>
            <w:hideMark/>
          </w:tcPr>
          <w:p w14:paraId="3D63981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03D97CF8" w14:textId="38D40DB3" w:rsidR="00945EF7" w:rsidRPr="00773417" w:rsidRDefault="00945EF7" w:rsidP="000B5956">
            <w:pPr>
              <w:rPr>
                <w:sz w:val="16"/>
                <w:szCs w:val="16"/>
              </w:rPr>
            </w:pPr>
            <w:r>
              <w:rPr>
                <w:sz w:val="16"/>
                <w:szCs w:val="16"/>
              </w:rPr>
              <w:t>ETL8</w:t>
            </w:r>
          </w:p>
        </w:tc>
        <w:tc>
          <w:tcPr>
            <w:tcW w:w="558" w:type="pct"/>
            <w:noWrap/>
            <w:hideMark/>
          </w:tcPr>
          <w:p w14:paraId="499BEE37" w14:textId="77777777" w:rsidR="00945EF7" w:rsidRPr="00773417" w:rsidRDefault="00945EF7" w:rsidP="000B5956">
            <w:pPr>
              <w:rPr>
                <w:sz w:val="16"/>
                <w:szCs w:val="16"/>
              </w:rPr>
            </w:pPr>
            <w:r w:rsidRPr="00773417">
              <w:rPr>
                <w:rFonts w:cs="Arial"/>
                <w:sz w:val="16"/>
                <w:szCs w:val="16"/>
              </w:rPr>
              <w:t>cbirth_date</w:t>
            </w:r>
          </w:p>
        </w:tc>
        <w:tc>
          <w:tcPr>
            <w:tcW w:w="261" w:type="pct"/>
            <w:noWrap/>
            <w:hideMark/>
          </w:tcPr>
          <w:p w14:paraId="7E0E8FB0"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0FAB5FBB"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3C844819" w14:textId="77E655D1" w:rsidR="00945EF7" w:rsidRPr="00773417" w:rsidRDefault="00945EF7" w:rsidP="000B5956">
            <w:pPr>
              <w:jc w:val="right"/>
              <w:rPr>
                <w:sz w:val="16"/>
                <w:szCs w:val="16"/>
              </w:rPr>
            </w:pPr>
            <w:r>
              <w:rPr>
                <w:sz w:val="16"/>
                <w:szCs w:val="16"/>
              </w:rPr>
              <w:t>9</w:t>
            </w:r>
          </w:p>
        </w:tc>
        <w:tc>
          <w:tcPr>
            <w:tcW w:w="705" w:type="pct"/>
            <w:noWrap/>
            <w:hideMark/>
          </w:tcPr>
          <w:p w14:paraId="39CEC5A4" w14:textId="77777777" w:rsidR="00945EF7" w:rsidRPr="00773417" w:rsidRDefault="00945EF7" w:rsidP="000B5956">
            <w:pPr>
              <w:rPr>
                <w:sz w:val="16"/>
                <w:szCs w:val="16"/>
              </w:rPr>
            </w:pPr>
            <w:r w:rsidRPr="00773417">
              <w:rPr>
                <w:rFonts w:cs="Arial"/>
                <w:sz w:val="16"/>
                <w:szCs w:val="16"/>
              </w:rPr>
              <w:t>Child birth date</w:t>
            </w:r>
          </w:p>
        </w:tc>
        <w:tc>
          <w:tcPr>
            <w:tcW w:w="437" w:type="pct"/>
            <w:noWrap/>
            <w:hideMark/>
          </w:tcPr>
          <w:p w14:paraId="4C810742" w14:textId="77777777" w:rsidR="00945EF7" w:rsidRPr="00773417" w:rsidRDefault="00945EF7" w:rsidP="000B5956">
            <w:pPr>
              <w:rPr>
                <w:sz w:val="16"/>
                <w:szCs w:val="16"/>
              </w:rPr>
            </w:pPr>
            <w:r w:rsidRPr="00773417">
              <w:rPr>
                <w:rFonts w:cs="Arial"/>
                <w:sz w:val="16"/>
                <w:szCs w:val="16"/>
              </w:rPr>
              <w:t>MMDDYY</w:t>
            </w:r>
          </w:p>
        </w:tc>
        <w:tc>
          <w:tcPr>
            <w:tcW w:w="436" w:type="pct"/>
          </w:tcPr>
          <w:p w14:paraId="5BCDCAC9" w14:textId="29BA30FD" w:rsidR="00945EF7" w:rsidRPr="00773417" w:rsidRDefault="00945EF7" w:rsidP="000B5956">
            <w:pPr>
              <w:rPr>
                <w:rFonts w:cs="Arial"/>
                <w:sz w:val="16"/>
                <w:szCs w:val="16"/>
              </w:rPr>
            </w:pPr>
            <w:r w:rsidRPr="00945EF7">
              <w:rPr>
                <w:sz w:val="16"/>
                <w:szCs w:val="16"/>
              </w:rPr>
              <w:t>393216</w:t>
            </w:r>
          </w:p>
        </w:tc>
      </w:tr>
      <w:tr w:rsidR="00945EF7" w:rsidRPr="00773417" w14:paraId="11A4623C" w14:textId="00E956F7" w:rsidTr="00945EF7">
        <w:tc>
          <w:tcPr>
            <w:tcW w:w="248" w:type="pct"/>
            <w:noWrap/>
            <w:hideMark/>
          </w:tcPr>
          <w:p w14:paraId="603B1CFB"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56D3C39E"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5045699" w14:textId="58E42C91" w:rsidR="00945EF7" w:rsidRPr="00773417" w:rsidRDefault="00945EF7" w:rsidP="000B5956">
            <w:pPr>
              <w:rPr>
                <w:sz w:val="16"/>
                <w:szCs w:val="16"/>
              </w:rPr>
            </w:pPr>
            <w:r>
              <w:rPr>
                <w:rFonts w:cs="Arial"/>
                <w:sz w:val="16"/>
                <w:szCs w:val="16"/>
              </w:rPr>
              <w:t>QADATA</w:t>
            </w:r>
          </w:p>
        </w:tc>
        <w:tc>
          <w:tcPr>
            <w:tcW w:w="460" w:type="pct"/>
            <w:noWrap/>
            <w:hideMark/>
          </w:tcPr>
          <w:p w14:paraId="627AE905"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60C1C61C" w14:textId="3A1E4B7E" w:rsidR="00945EF7" w:rsidRPr="00773417" w:rsidRDefault="00945EF7" w:rsidP="000B5956">
            <w:pPr>
              <w:rPr>
                <w:sz w:val="16"/>
                <w:szCs w:val="16"/>
              </w:rPr>
            </w:pPr>
            <w:r>
              <w:rPr>
                <w:sz w:val="16"/>
                <w:szCs w:val="16"/>
              </w:rPr>
              <w:t>ETL8</w:t>
            </w:r>
          </w:p>
        </w:tc>
        <w:tc>
          <w:tcPr>
            <w:tcW w:w="558" w:type="pct"/>
            <w:noWrap/>
            <w:hideMark/>
          </w:tcPr>
          <w:p w14:paraId="04D9F9DD" w14:textId="77777777" w:rsidR="00945EF7" w:rsidRPr="00773417" w:rsidRDefault="00945EF7" w:rsidP="000B5956">
            <w:pPr>
              <w:rPr>
                <w:sz w:val="16"/>
                <w:szCs w:val="16"/>
              </w:rPr>
            </w:pPr>
            <w:r w:rsidRPr="00773417">
              <w:rPr>
                <w:rFonts w:cs="Arial"/>
                <w:sz w:val="16"/>
                <w:szCs w:val="16"/>
              </w:rPr>
              <w:t>cenr_start</w:t>
            </w:r>
          </w:p>
        </w:tc>
        <w:tc>
          <w:tcPr>
            <w:tcW w:w="261" w:type="pct"/>
            <w:noWrap/>
            <w:hideMark/>
          </w:tcPr>
          <w:p w14:paraId="39535705"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4D3E3C73" w14:textId="77777777" w:rsidR="00945EF7" w:rsidRPr="00773417" w:rsidRDefault="00945EF7" w:rsidP="000B5956">
            <w:pPr>
              <w:jc w:val="right"/>
              <w:rPr>
                <w:sz w:val="16"/>
                <w:szCs w:val="16"/>
              </w:rPr>
            </w:pPr>
            <w:r w:rsidRPr="00773417">
              <w:rPr>
                <w:rFonts w:cs="Arial"/>
                <w:sz w:val="16"/>
                <w:szCs w:val="16"/>
              </w:rPr>
              <w:t>8</w:t>
            </w:r>
          </w:p>
        </w:tc>
        <w:tc>
          <w:tcPr>
            <w:tcW w:w="390" w:type="pct"/>
            <w:noWrap/>
            <w:hideMark/>
          </w:tcPr>
          <w:p w14:paraId="67A1D540" w14:textId="00544D14" w:rsidR="00945EF7" w:rsidRPr="00773417" w:rsidRDefault="00945EF7" w:rsidP="000B5956">
            <w:pPr>
              <w:jc w:val="right"/>
              <w:rPr>
                <w:sz w:val="16"/>
                <w:szCs w:val="16"/>
              </w:rPr>
            </w:pPr>
            <w:r w:rsidRPr="00773417">
              <w:rPr>
                <w:rFonts w:cs="Arial"/>
                <w:sz w:val="16"/>
                <w:szCs w:val="16"/>
              </w:rPr>
              <w:t>1</w:t>
            </w:r>
            <w:r w:rsidR="005C18AA">
              <w:rPr>
                <w:rFonts w:cs="Arial"/>
                <w:sz w:val="16"/>
                <w:szCs w:val="16"/>
              </w:rPr>
              <w:t>1</w:t>
            </w:r>
          </w:p>
        </w:tc>
        <w:tc>
          <w:tcPr>
            <w:tcW w:w="705" w:type="pct"/>
            <w:noWrap/>
            <w:hideMark/>
          </w:tcPr>
          <w:p w14:paraId="467EF169" w14:textId="77777777" w:rsidR="00945EF7" w:rsidRPr="00773417" w:rsidRDefault="00945EF7" w:rsidP="000B5956">
            <w:pPr>
              <w:rPr>
                <w:sz w:val="16"/>
                <w:szCs w:val="16"/>
              </w:rPr>
            </w:pPr>
            <w:r w:rsidRPr="00773417">
              <w:rPr>
                <w:rFonts w:cs="Arial"/>
                <w:sz w:val="16"/>
                <w:szCs w:val="16"/>
              </w:rPr>
              <w:t>Earliest infant enrollment start date</w:t>
            </w:r>
          </w:p>
        </w:tc>
        <w:tc>
          <w:tcPr>
            <w:tcW w:w="437" w:type="pct"/>
            <w:noWrap/>
            <w:hideMark/>
          </w:tcPr>
          <w:p w14:paraId="0F0017F9" w14:textId="77777777" w:rsidR="00945EF7" w:rsidRPr="00773417" w:rsidRDefault="00945EF7" w:rsidP="000B5956">
            <w:pPr>
              <w:rPr>
                <w:sz w:val="16"/>
                <w:szCs w:val="16"/>
              </w:rPr>
            </w:pPr>
            <w:r w:rsidRPr="00773417">
              <w:rPr>
                <w:rFonts w:cs="Arial"/>
                <w:sz w:val="16"/>
                <w:szCs w:val="16"/>
              </w:rPr>
              <w:t>DATE</w:t>
            </w:r>
          </w:p>
        </w:tc>
        <w:tc>
          <w:tcPr>
            <w:tcW w:w="436" w:type="pct"/>
          </w:tcPr>
          <w:p w14:paraId="12BA0252" w14:textId="66F61B3F" w:rsidR="00945EF7" w:rsidRPr="00773417" w:rsidRDefault="00945EF7" w:rsidP="000B5956">
            <w:pPr>
              <w:rPr>
                <w:rFonts w:cs="Arial"/>
                <w:sz w:val="16"/>
                <w:szCs w:val="16"/>
              </w:rPr>
            </w:pPr>
            <w:r w:rsidRPr="00945EF7">
              <w:rPr>
                <w:sz w:val="16"/>
                <w:szCs w:val="16"/>
              </w:rPr>
              <w:t>393216</w:t>
            </w:r>
          </w:p>
        </w:tc>
      </w:tr>
      <w:tr w:rsidR="00945EF7" w:rsidRPr="00773417" w14:paraId="1364BDDF" w14:textId="04F7CD4C" w:rsidTr="00945EF7">
        <w:tc>
          <w:tcPr>
            <w:tcW w:w="248" w:type="pct"/>
            <w:noWrap/>
            <w:hideMark/>
          </w:tcPr>
          <w:p w14:paraId="6A5942CE"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D64BCB6"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1CA89731" w14:textId="2F084A12" w:rsidR="00945EF7" w:rsidRPr="00773417" w:rsidRDefault="00945EF7" w:rsidP="000B5956">
            <w:pPr>
              <w:rPr>
                <w:sz w:val="16"/>
                <w:szCs w:val="16"/>
              </w:rPr>
            </w:pPr>
            <w:r>
              <w:rPr>
                <w:rFonts w:cs="Arial"/>
                <w:sz w:val="16"/>
                <w:szCs w:val="16"/>
              </w:rPr>
              <w:t>QADATA</w:t>
            </w:r>
          </w:p>
        </w:tc>
        <w:tc>
          <w:tcPr>
            <w:tcW w:w="460" w:type="pct"/>
            <w:noWrap/>
            <w:hideMark/>
          </w:tcPr>
          <w:p w14:paraId="0ABCFD0F"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5FBE8461" w14:textId="3742F4D8" w:rsidR="00945EF7" w:rsidRPr="00773417" w:rsidRDefault="00945EF7" w:rsidP="000B5956">
            <w:pPr>
              <w:rPr>
                <w:sz w:val="16"/>
                <w:szCs w:val="16"/>
              </w:rPr>
            </w:pPr>
            <w:r>
              <w:rPr>
                <w:sz w:val="16"/>
                <w:szCs w:val="16"/>
              </w:rPr>
              <w:t>ETL8</w:t>
            </w:r>
          </w:p>
        </w:tc>
        <w:tc>
          <w:tcPr>
            <w:tcW w:w="558" w:type="pct"/>
            <w:noWrap/>
            <w:hideMark/>
          </w:tcPr>
          <w:p w14:paraId="2AE970A1" w14:textId="77777777" w:rsidR="00945EF7" w:rsidRPr="00773417" w:rsidRDefault="00945EF7" w:rsidP="000B5956">
            <w:pPr>
              <w:rPr>
                <w:sz w:val="16"/>
                <w:szCs w:val="16"/>
              </w:rPr>
            </w:pPr>
            <w:r w:rsidRPr="00773417">
              <w:rPr>
                <w:rFonts w:cs="Arial"/>
                <w:sz w:val="16"/>
                <w:szCs w:val="16"/>
              </w:rPr>
              <w:t>cpatid</w:t>
            </w:r>
          </w:p>
        </w:tc>
        <w:tc>
          <w:tcPr>
            <w:tcW w:w="261" w:type="pct"/>
            <w:noWrap/>
            <w:hideMark/>
          </w:tcPr>
          <w:p w14:paraId="58929FD6" w14:textId="6FC2CA3D" w:rsidR="00945EF7" w:rsidRPr="00773417" w:rsidRDefault="00945EF7" w:rsidP="000B5956">
            <w:pPr>
              <w:jc w:val="right"/>
              <w:rPr>
                <w:sz w:val="16"/>
                <w:szCs w:val="16"/>
              </w:rPr>
            </w:pPr>
            <w:r>
              <w:rPr>
                <w:sz w:val="16"/>
                <w:szCs w:val="16"/>
              </w:rPr>
              <w:t>1</w:t>
            </w:r>
          </w:p>
        </w:tc>
        <w:tc>
          <w:tcPr>
            <w:tcW w:w="371" w:type="pct"/>
            <w:noWrap/>
            <w:hideMark/>
          </w:tcPr>
          <w:p w14:paraId="0C0ABC4C" w14:textId="77D001C9" w:rsidR="00945EF7" w:rsidRPr="00773417" w:rsidRDefault="00945EF7" w:rsidP="000B5956">
            <w:pPr>
              <w:jc w:val="right"/>
              <w:rPr>
                <w:sz w:val="16"/>
                <w:szCs w:val="16"/>
              </w:rPr>
            </w:pPr>
            <w:r>
              <w:rPr>
                <w:rFonts w:cs="Arial"/>
                <w:sz w:val="16"/>
                <w:szCs w:val="16"/>
              </w:rPr>
              <w:t>4</w:t>
            </w:r>
          </w:p>
        </w:tc>
        <w:tc>
          <w:tcPr>
            <w:tcW w:w="390" w:type="pct"/>
            <w:noWrap/>
            <w:hideMark/>
          </w:tcPr>
          <w:p w14:paraId="12E66423" w14:textId="54F7C12E" w:rsidR="00945EF7" w:rsidRPr="00773417" w:rsidRDefault="005C18AA" w:rsidP="000B5956">
            <w:pPr>
              <w:jc w:val="right"/>
              <w:rPr>
                <w:sz w:val="16"/>
                <w:szCs w:val="16"/>
              </w:rPr>
            </w:pPr>
            <w:r>
              <w:rPr>
                <w:sz w:val="16"/>
                <w:szCs w:val="16"/>
              </w:rPr>
              <w:t>8</w:t>
            </w:r>
          </w:p>
        </w:tc>
        <w:tc>
          <w:tcPr>
            <w:tcW w:w="705" w:type="pct"/>
            <w:noWrap/>
            <w:hideMark/>
          </w:tcPr>
          <w:p w14:paraId="2B9C52DB" w14:textId="77777777" w:rsidR="00945EF7" w:rsidRPr="00773417" w:rsidRDefault="00945EF7" w:rsidP="000B5956">
            <w:pPr>
              <w:rPr>
                <w:sz w:val="16"/>
                <w:szCs w:val="16"/>
              </w:rPr>
            </w:pPr>
            <w:r w:rsidRPr="00773417">
              <w:rPr>
                <w:rFonts w:cs="Arial"/>
                <w:sz w:val="16"/>
                <w:szCs w:val="16"/>
              </w:rPr>
              <w:t>Child patient ID</w:t>
            </w:r>
          </w:p>
        </w:tc>
        <w:tc>
          <w:tcPr>
            <w:tcW w:w="437" w:type="pct"/>
            <w:noWrap/>
            <w:hideMark/>
          </w:tcPr>
          <w:p w14:paraId="2723619E" w14:textId="77777777" w:rsidR="00945EF7" w:rsidRPr="00773417" w:rsidRDefault="00945EF7" w:rsidP="000B5956">
            <w:pPr>
              <w:rPr>
                <w:sz w:val="16"/>
                <w:szCs w:val="16"/>
              </w:rPr>
            </w:pPr>
            <w:r w:rsidRPr="00773417">
              <w:rPr>
                <w:rFonts w:cs="Arial"/>
                <w:sz w:val="16"/>
                <w:szCs w:val="16"/>
              </w:rPr>
              <w:t>$</w:t>
            </w:r>
          </w:p>
        </w:tc>
        <w:tc>
          <w:tcPr>
            <w:tcW w:w="436" w:type="pct"/>
          </w:tcPr>
          <w:p w14:paraId="318BA2DB" w14:textId="0A8028B7" w:rsidR="00945EF7" w:rsidRPr="00773417" w:rsidRDefault="00945EF7" w:rsidP="000B5956">
            <w:pPr>
              <w:rPr>
                <w:rFonts w:cs="Arial"/>
                <w:sz w:val="16"/>
                <w:szCs w:val="16"/>
              </w:rPr>
            </w:pPr>
            <w:r w:rsidRPr="00945EF7">
              <w:rPr>
                <w:sz w:val="16"/>
                <w:szCs w:val="16"/>
              </w:rPr>
              <w:t>393216</w:t>
            </w:r>
          </w:p>
        </w:tc>
      </w:tr>
      <w:tr w:rsidR="00945EF7" w:rsidRPr="00773417" w14:paraId="790B9E2F" w14:textId="54F37D44" w:rsidTr="00945EF7">
        <w:tc>
          <w:tcPr>
            <w:tcW w:w="248" w:type="pct"/>
            <w:noWrap/>
            <w:hideMark/>
          </w:tcPr>
          <w:p w14:paraId="1AD4D4D4"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1F5810F"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7265178E" w14:textId="7F659FA6" w:rsidR="00945EF7" w:rsidRPr="00773417" w:rsidRDefault="00945EF7" w:rsidP="000B5956">
            <w:pPr>
              <w:rPr>
                <w:sz w:val="16"/>
                <w:szCs w:val="16"/>
              </w:rPr>
            </w:pPr>
            <w:r>
              <w:rPr>
                <w:rFonts w:cs="Arial"/>
                <w:sz w:val="16"/>
                <w:szCs w:val="16"/>
              </w:rPr>
              <w:t>QADATA</w:t>
            </w:r>
          </w:p>
        </w:tc>
        <w:tc>
          <w:tcPr>
            <w:tcW w:w="460" w:type="pct"/>
            <w:noWrap/>
            <w:hideMark/>
          </w:tcPr>
          <w:p w14:paraId="2B458D36"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10323ED7" w14:textId="1EB7D4AB" w:rsidR="00945EF7" w:rsidRPr="00773417" w:rsidRDefault="00945EF7" w:rsidP="000B5956">
            <w:pPr>
              <w:rPr>
                <w:sz w:val="16"/>
                <w:szCs w:val="16"/>
              </w:rPr>
            </w:pPr>
            <w:r>
              <w:rPr>
                <w:sz w:val="16"/>
                <w:szCs w:val="16"/>
              </w:rPr>
              <w:t>ETL8</w:t>
            </w:r>
          </w:p>
        </w:tc>
        <w:tc>
          <w:tcPr>
            <w:tcW w:w="558" w:type="pct"/>
            <w:noWrap/>
            <w:hideMark/>
          </w:tcPr>
          <w:p w14:paraId="72A16909" w14:textId="77777777" w:rsidR="00945EF7" w:rsidRPr="00773417" w:rsidRDefault="00945EF7" w:rsidP="000B5956">
            <w:pPr>
              <w:rPr>
                <w:sz w:val="16"/>
                <w:szCs w:val="16"/>
              </w:rPr>
            </w:pPr>
            <w:r w:rsidRPr="00773417">
              <w:rPr>
                <w:rFonts w:cs="Arial"/>
                <w:sz w:val="16"/>
                <w:szCs w:val="16"/>
              </w:rPr>
              <w:t>ddate</w:t>
            </w:r>
          </w:p>
        </w:tc>
        <w:tc>
          <w:tcPr>
            <w:tcW w:w="261" w:type="pct"/>
            <w:noWrap/>
            <w:hideMark/>
          </w:tcPr>
          <w:p w14:paraId="3547818B"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13419454"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55E42465" w14:textId="5DBAC281" w:rsidR="00945EF7" w:rsidRPr="00773417" w:rsidRDefault="00945EF7" w:rsidP="000B5956">
            <w:pPr>
              <w:jc w:val="right"/>
              <w:rPr>
                <w:sz w:val="16"/>
                <w:szCs w:val="16"/>
              </w:rPr>
            </w:pPr>
            <w:r>
              <w:rPr>
                <w:rFonts w:cs="Arial"/>
                <w:sz w:val="16"/>
                <w:szCs w:val="16"/>
              </w:rPr>
              <w:t>7</w:t>
            </w:r>
          </w:p>
        </w:tc>
        <w:tc>
          <w:tcPr>
            <w:tcW w:w="705" w:type="pct"/>
            <w:noWrap/>
            <w:hideMark/>
          </w:tcPr>
          <w:p w14:paraId="2C551447" w14:textId="77777777" w:rsidR="00945EF7" w:rsidRPr="00773417" w:rsidRDefault="00945EF7" w:rsidP="000B5956">
            <w:pPr>
              <w:rPr>
                <w:sz w:val="16"/>
                <w:szCs w:val="16"/>
              </w:rPr>
            </w:pPr>
            <w:r w:rsidRPr="00773417">
              <w:rPr>
                <w:rFonts w:cs="Arial"/>
                <w:sz w:val="16"/>
                <w:szCs w:val="16"/>
              </w:rPr>
              <w:t>Discharge date for mothers delivery encounter</w:t>
            </w:r>
          </w:p>
        </w:tc>
        <w:tc>
          <w:tcPr>
            <w:tcW w:w="437" w:type="pct"/>
            <w:noWrap/>
            <w:hideMark/>
          </w:tcPr>
          <w:p w14:paraId="56F7BC9C" w14:textId="77777777" w:rsidR="00945EF7" w:rsidRPr="00773417" w:rsidRDefault="00945EF7" w:rsidP="000B5956">
            <w:pPr>
              <w:rPr>
                <w:sz w:val="16"/>
                <w:szCs w:val="16"/>
              </w:rPr>
            </w:pPr>
            <w:r w:rsidRPr="00773417">
              <w:rPr>
                <w:rFonts w:cs="Arial"/>
                <w:sz w:val="16"/>
                <w:szCs w:val="16"/>
              </w:rPr>
              <w:t>MMDDYY</w:t>
            </w:r>
          </w:p>
        </w:tc>
        <w:tc>
          <w:tcPr>
            <w:tcW w:w="436" w:type="pct"/>
          </w:tcPr>
          <w:p w14:paraId="1C1989C3" w14:textId="71A6AC60" w:rsidR="00945EF7" w:rsidRPr="00773417" w:rsidRDefault="00945EF7" w:rsidP="000B5956">
            <w:pPr>
              <w:rPr>
                <w:rFonts w:cs="Arial"/>
                <w:sz w:val="16"/>
                <w:szCs w:val="16"/>
              </w:rPr>
            </w:pPr>
            <w:r w:rsidRPr="00945EF7">
              <w:rPr>
                <w:sz w:val="16"/>
                <w:szCs w:val="16"/>
              </w:rPr>
              <w:t>393216</w:t>
            </w:r>
          </w:p>
        </w:tc>
      </w:tr>
      <w:tr w:rsidR="00945EF7" w:rsidRPr="00773417" w14:paraId="6908788D" w14:textId="1AC6B6CA" w:rsidTr="00945EF7">
        <w:tc>
          <w:tcPr>
            <w:tcW w:w="248" w:type="pct"/>
            <w:noWrap/>
            <w:hideMark/>
          </w:tcPr>
          <w:p w14:paraId="4DC07865"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6BD79654"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48AEF3F9" w14:textId="46A87474" w:rsidR="00945EF7" w:rsidRPr="00773417" w:rsidRDefault="00945EF7" w:rsidP="000B5956">
            <w:pPr>
              <w:rPr>
                <w:sz w:val="16"/>
                <w:szCs w:val="16"/>
              </w:rPr>
            </w:pPr>
            <w:r>
              <w:rPr>
                <w:rFonts w:cs="Arial"/>
                <w:sz w:val="16"/>
                <w:szCs w:val="16"/>
              </w:rPr>
              <w:t>QADATA</w:t>
            </w:r>
          </w:p>
        </w:tc>
        <w:tc>
          <w:tcPr>
            <w:tcW w:w="460" w:type="pct"/>
            <w:noWrap/>
            <w:hideMark/>
          </w:tcPr>
          <w:p w14:paraId="7AD2812D"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78B84E83" w14:textId="0D666191" w:rsidR="00945EF7" w:rsidRPr="00773417" w:rsidRDefault="00945EF7" w:rsidP="000B5956">
            <w:pPr>
              <w:rPr>
                <w:sz w:val="16"/>
                <w:szCs w:val="16"/>
              </w:rPr>
            </w:pPr>
            <w:r>
              <w:rPr>
                <w:sz w:val="16"/>
                <w:szCs w:val="16"/>
              </w:rPr>
              <w:t>ETL8</w:t>
            </w:r>
          </w:p>
        </w:tc>
        <w:tc>
          <w:tcPr>
            <w:tcW w:w="558" w:type="pct"/>
            <w:noWrap/>
            <w:hideMark/>
          </w:tcPr>
          <w:p w14:paraId="51A8FCE3" w14:textId="77777777" w:rsidR="00945EF7" w:rsidRPr="00773417" w:rsidRDefault="00945EF7" w:rsidP="000B5956">
            <w:pPr>
              <w:rPr>
                <w:sz w:val="16"/>
                <w:szCs w:val="16"/>
              </w:rPr>
            </w:pPr>
            <w:r w:rsidRPr="00773417">
              <w:rPr>
                <w:rFonts w:cs="Arial"/>
                <w:sz w:val="16"/>
                <w:szCs w:val="16"/>
              </w:rPr>
              <w:t>mbirth_date</w:t>
            </w:r>
          </w:p>
        </w:tc>
        <w:tc>
          <w:tcPr>
            <w:tcW w:w="261" w:type="pct"/>
            <w:noWrap/>
            <w:hideMark/>
          </w:tcPr>
          <w:p w14:paraId="5AFA6FB3" w14:textId="77777777" w:rsidR="00945EF7" w:rsidRPr="00773417" w:rsidRDefault="00945EF7" w:rsidP="000B5956">
            <w:pPr>
              <w:jc w:val="right"/>
              <w:rPr>
                <w:sz w:val="16"/>
                <w:szCs w:val="16"/>
              </w:rPr>
            </w:pPr>
            <w:r w:rsidRPr="00773417">
              <w:rPr>
                <w:rFonts w:cs="Arial"/>
                <w:sz w:val="16"/>
                <w:szCs w:val="16"/>
              </w:rPr>
              <w:t>1</w:t>
            </w:r>
          </w:p>
        </w:tc>
        <w:tc>
          <w:tcPr>
            <w:tcW w:w="371" w:type="pct"/>
            <w:noWrap/>
            <w:hideMark/>
          </w:tcPr>
          <w:p w14:paraId="549BFAB2" w14:textId="77777777" w:rsidR="00945EF7" w:rsidRPr="00773417" w:rsidRDefault="00945EF7" w:rsidP="000B5956">
            <w:pPr>
              <w:jc w:val="right"/>
              <w:rPr>
                <w:sz w:val="16"/>
                <w:szCs w:val="16"/>
              </w:rPr>
            </w:pPr>
            <w:r w:rsidRPr="00773417">
              <w:rPr>
                <w:rFonts w:cs="Arial"/>
                <w:sz w:val="16"/>
                <w:szCs w:val="16"/>
              </w:rPr>
              <w:t>4</w:t>
            </w:r>
          </w:p>
        </w:tc>
        <w:tc>
          <w:tcPr>
            <w:tcW w:w="390" w:type="pct"/>
            <w:noWrap/>
            <w:hideMark/>
          </w:tcPr>
          <w:p w14:paraId="7EED623E" w14:textId="43CB515F" w:rsidR="00945EF7" w:rsidRPr="00773417" w:rsidRDefault="00945EF7" w:rsidP="000B5956">
            <w:pPr>
              <w:jc w:val="right"/>
              <w:rPr>
                <w:sz w:val="16"/>
                <w:szCs w:val="16"/>
              </w:rPr>
            </w:pPr>
            <w:r>
              <w:rPr>
                <w:sz w:val="16"/>
                <w:szCs w:val="16"/>
              </w:rPr>
              <w:t>2</w:t>
            </w:r>
          </w:p>
        </w:tc>
        <w:tc>
          <w:tcPr>
            <w:tcW w:w="705" w:type="pct"/>
            <w:noWrap/>
            <w:hideMark/>
          </w:tcPr>
          <w:p w14:paraId="73DECDB8" w14:textId="77777777" w:rsidR="00945EF7" w:rsidRPr="00773417" w:rsidRDefault="00945EF7" w:rsidP="000B5956">
            <w:pPr>
              <w:rPr>
                <w:sz w:val="16"/>
                <w:szCs w:val="16"/>
              </w:rPr>
            </w:pPr>
            <w:r w:rsidRPr="00773417">
              <w:rPr>
                <w:rFonts w:cs="Arial"/>
                <w:sz w:val="16"/>
                <w:szCs w:val="16"/>
              </w:rPr>
              <w:t>Mother birth date</w:t>
            </w:r>
          </w:p>
        </w:tc>
        <w:tc>
          <w:tcPr>
            <w:tcW w:w="437" w:type="pct"/>
            <w:noWrap/>
            <w:hideMark/>
          </w:tcPr>
          <w:p w14:paraId="45870CF2" w14:textId="77777777" w:rsidR="00945EF7" w:rsidRPr="00773417" w:rsidRDefault="00945EF7" w:rsidP="000B5956">
            <w:pPr>
              <w:rPr>
                <w:sz w:val="16"/>
                <w:szCs w:val="16"/>
              </w:rPr>
            </w:pPr>
            <w:r w:rsidRPr="00773417">
              <w:rPr>
                <w:rFonts w:cs="Arial"/>
                <w:sz w:val="16"/>
                <w:szCs w:val="16"/>
              </w:rPr>
              <w:t>MMDDYY</w:t>
            </w:r>
          </w:p>
        </w:tc>
        <w:tc>
          <w:tcPr>
            <w:tcW w:w="436" w:type="pct"/>
          </w:tcPr>
          <w:p w14:paraId="545F18A8" w14:textId="222FCC0C" w:rsidR="00945EF7" w:rsidRPr="00773417" w:rsidRDefault="00945EF7" w:rsidP="000B5956">
            <w:pPr>
              <w:rPr>
                <w:rFonts w:cs="Arial"/>
                <w:sz w:val="16"/>
                <w:szCs w:val="16"/>
              </w:rPr>
            </w:pPr>
            <w:r w:rsidRPr="00945EF7">
              <w:rPr>
                <w:sz w:val="16"/>
                <w:szCs w:val="16"/>
              </w:rPr>
              <w:t>393216</w:t>
            </w:r>
          </w:p>
        </w:tc>
      </w:tr>
      <w:tr w:rsidR="00945EF7" w:rsidRPr="00773417" w14:paraId="189C1981" w14:textId="5F41C47D" w:rsidTr="00945EF7">
        <w:tc>
          <w:tcPr>
            <w:tcW w:w="248" w:type="pct"/>
            <w:noWrap/>
            <w:hideMark/>
          </w:tcPr>
          <w:p w14:paraId="0505B4DC"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46F80429"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33C46120" w14:textId="5774DF3B" w:rsidR="00945EF7" w:rsidRPr="00773417" w:rsidRDefault="00945EF7" w:rsidP="000B5956">
            <w:pPr>
              <w:rPr>
                <w:sz w:val="16"/>
                <w:szCs w:val="16"/>
              </w:rPr>
            </w:pPr>
            <w:r>
              <w:rPr>
                <w:rFonts w:cs="Arial"/>
                <w:sz w:val="16"/>
                <w:szCs w:val="16"/>
              </w:rPr>
              <w:t>QADATA</w:t>
            </w:r>
          </w:p>
        </w:tc>
        <w:tc>
          <w:tcPr>
            <w:tcW w:w="460" w:type="pct"/>
            <w:noWrap/>
            <w:hideMark/>
          </w:tcPr>
          <w:p w14:paraId="0FCEE65D"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C8CB9A0" w14:textId="2BB9A90E" w:rsidR="00945EF7" w:rsidRPr="00773417" w:rsidRDefault="00945EF7" w:rsidP="000B5956">
            <w:pPr>
              <w:rPr>
                <w:sz w:val="16"/>
                <w:szCs w:val="16"/>
              </w:rPr>
            </w:pPr>
            <w:r>
              <w:rPr>
                <w:sz w:val="16"/>
                <w:szCs w:val="16"/>
              </w:rPr>
              <w:t>ETL8</w:t>
            </w:r>
          </w:p>
        </w:tc>
        <w:tc>
          <w:tcPr>
            <w:tcW w:w="558" w:type="pct"/>
            <w:noWrap/>
            <w:hideMark/>
          </w:tcPr>
          <w:p w14:paraId="2DB9EA78" w14:textId="77777777" w:rsidR="00945EF7" w:rsidRPr="00773417" w:rsidRDefault="00945EF7" w:rsidP="000B5956">
            <w:pPr>
              <w:rPr>
                <w:sz w:val="16"/>
                <w:szCs w:val="16"/>
              </w:rPr>
            </w:pPr>
            <w:r w:rsidRPr="00773417">
              <w:rPr>
                <w:rFonts w:cs="Arial"/>
                <w:sz w:val="16"/>
                <w:szCs w:val="16"/>
              </w:rPr>
              <w:t>mpatid</w:t>
            </w:r>
          </w:p>
        </w:tc>
        <w:tc>
          <w:tcPr>
            <w:tcW w:w="261" w:type="pct"/>
            <w:noWrap/>
            <w:hideMark/>
          </w:tcPr>
          <w:p w14:paraId="5064D20A" w14:textId="013A07FB" w:rsidR="00945EF7" w:rsidRPr="00773417" w:rsidRDefault="00945EF7" w:rsidP="000B5956">
            <w:pPr>
              <w:jc w:val="right"/>
              <w:rPr>
                <w:sz w:val="16"/>
                <w:szCs w:val="16"/>
              </w:rPr>
            </w:pPr>
            <w:r>
              <w:rPr>
                <w:sz w:val="16"/>
                <w:szCs w:val="16"/>
              </w:rPr>
              <w:t>1</w:t>
            </w:r>
          </w:p>
        </w:tc>
        <w:tc>
          <w:tcPr>
            <w:tcW w:w="371" w:type="pct"/>
            <w:noWrap/>
            <w:hideMark/>
          </w:tcPr>
          <w:p w14:paraId="46DA984F" w14:textId="42C08485" w:rsidR="00945EF7" w:rsidRPr="00773417" w:rsidRDefault="00945EF7" w:rsidP="000B5956">
            <w:pPr>
              <w:jc w:val="right"/>
              <w:rPr>
                <w:sz w:val="16"/>
                <w:szCs w:val="16"/>
              </w:rPr>
            </w:pPr>
            <w:r>
              <w:rPr>
                <w:rFonts w:cs="Arial"/>
                <w:sz w:val="16"/>
                <w:szCs w:val="16"/>
              </w:rPr>
              <w:t>4</w:t>
            </w:r>
          </w:p>
        </w:tc>
        <w:tc>
          <w:tcPr>
            <w:tcW w:w="390" w:type="pct"/>
            <w:noWrap/>
            <w:hideMark/>
          </w:tcPr>
          <w:p w14:paraId="4B11DDE6" w14:textId="6E38C6E7" w:rsidR="00945EF7" w:rsidRPr="00773417" w:rsidRDefault="00945EF7" w:rsidP="000B5956">
            <w:pPr>
              <w:jc w:val="right"/>
              <w:rPr>
                <w:sz w:val="16"/>
                <w:szCs w:val="16"/>
              </w:rPr>
            </w:pPr>
            <w:r>
              <w:rPr>
                <w:rFonts w:cs="Arial"/>
                <w:sz w:val="16"/>
                <w:szCs w:val="16"/>
              </w:rPr>
              <w:t>1</w:t>
            </w:r>
          </w:p>
        </w:tc>
        <w:tc>
          <w:tcPr>
            <w:tcW w:w="705" w:type="pct"/>
            <w:noWrap/>
            <w:hideMark/>
          </w:tcPr>
          <w:p w14:paraId="077A9A2C" w14:textId="77777777" w:rsidR="00945EF7" w:rsidRPr="00773417" w:rsidRDefault="00945EF7" w:rsidP="000B5956">
            <w:pPr>
              <w:rPr>
                <w:sz w:val="16"/>
                <w:szCs w:val="16"/>
              </w:rPr>
            </w:pPr>
            <w:r w:rsidRPr="00773417">
              <w:rPr>
                <w:rFonts w:cs="Arial"/>
                <w:sz w:val="16"/>
                <w:szCs w:val="16"/>
              </w:rPr>
              <w:t>Mother patient ID</w:t>
            </w:r>
          </w:p>
        </w:tc>
        <w:tc>
          <w:tcPr>
            <w:tcW w:w="437" w:type="pct"/>
            <w:noWrap/>
            <w:hideMark/>
          </w:tcPr>
          <w:p w14:paraId="057946C1" w14:textId="77777777" w:rsidR="00945EF7" w:rsidRPr="00773417" w:rsidRDefault="00945EF7" w:rsidP="000B5956">
            <w:pPr>
              <w:rPr>
                <w:sz w:val="16"/>
                <w:szCs w:val="16"/>
              </w:rPr>
            </w:pPr>
            <w:r w:rsidRPr="00773417">
              <w:rPr>
                <w:rFonts w:cs="Arial"/>
                <w:sz w:val="16"/>
                <w:szCs w:val="16"/>
              </w:rPr>
              <w:t>$</w:t>
            </w:r>
          </w:p>
        </w:tc>
        <w:tc>
          <w:tcPr>
            <w:tcW w:w="436" w:type="pct"/>
          </w:tcPr>
          <w:p w14:paraId="791BD8FB" w14:textId="1EB3B4DD" w:rsidR="00945EF7" w:rsidRPr="00773417" w:rsidRDefault="00945EF7" w:rsidP="000B5956">
            <w:pPr>
              <w:rPr>
                <w:rFonts w:cs="Arial"/>
                <w:sz w:val="16"/>
                <w:szCs w:val="16"/>
              </w:rPr>
            </w:pPr>
            <w:r w:rsidRPr="00945EF7">
              <w:rPr>
                <w:sz w:val="16"/>
                <w:szCs w:val="16"/>
              </w:rPr>
              <w:t>393216</w:t>
            </w:r>
          </w:p>
        </w:tc>
      </w:tr>
      <w:tr w:rsidR="00945EF7" w:rsidRPr="00773417" w14:paraId="1E998418" w14:textId="3C6012C4" w:rsidTr="00945EF7">
        <w:tc>
          <w:tcPr>
            <w:tcW w:w="248" w:type="pct"/>
            <w:noWrap/>
            <w:hideMark/>
          </w:tcPr>
          <w:p w14:paraId="378B36F7" w14:textId="77777777" w:rsidR="00945EF7" w:rsidRPr="00773417" w:rsidRDefault="00945EF7" w:rsidP="000B5956">
            <w:pPr>
              <w:rPr>
                <w:sz w:val="16"/>
                <w:szCs w:val="16"/>
              </w:rPr>
            </w:pPr>
            <w:r w:rsidRPr="00CF3D3F">
              <w:rPr>
                <w:rFonts w:cs="Arial"/>
                <w:sz w:val="16"/>
                <w:szCs w:val="16"/>
              </w:rPr>
              <w:t>XXXX</w:t>
            </w:r>
          </w:p>
        </w:tc>
        <w:tc>
          <w:tcPr>
            <w:tcW w:w="295" w:type="pct"/>
            <w:noWrap/>
            <w:hideMark/>
          </w:tcPr>
          <w:p w14:paraId="72C8780C" w14:textId="77777777" w:rsidR="00945EF7" w:rsidRPr="00773417" w:rsidRDefault="00945EF7" w:rsidP="000B5956">
            <w:pPr>
              <w:rPr>
                <w:sz w:val="16"/>
                <w:szCs w:val="16"/>
              </w:rPr>
            </w:pPr>
            <w:r w:rsidRPr="00773417">
              <w:rPr>
                <w:rFonts w:cs="Arial"/>
                <w:sz w:val="16"/>
                <w:szCs w:val="16"/>
              </w:rPr>
              <w:t>MIL</w:t>
            </w:r>
          </w:p>
        </w:tc>
        <w:tc>
          <w:tcPr>
            <w:tcW w:w="405" w:type="pct"/>
            <w:noWrap/>
            <w:hideMark/>
          </w:tcPr>
          <w:p w14:paraId="0FB247CB" w14:textId="01A150B4" w:rsidR="00945EF7" w:rsidRPr="00773417" w:rsidRDefault="00945EF7" w:rsidP="000B5956">
            <w:pPr>
              <w:rPr>
                <w:sz w:val="16"/>
                <w:szCs w:val="16"/>
              </w:rPr>
            </w:pPr>
            <w:r>
              <w:rPr>
                <w:rFonts w:cs="Arial"/>
                <w:sz w:val="16"/>
                <w:szCs w:val="16"/>
              </w:rPr>
              <w:t>QADATA</w:t>
            </w:r>
          </w:p>
        </w:tc>
        <w:tc>
          <w:tcPr>
            <w:tcW w:w="460" w:type="pct"/>
            <w:noWrap/>
            <w:hideMark/>
          </w:tcPr>
          <w:p w14:paraId="4578EBB8" w14:textId="77777777" w:rsidR="00945EF7" w:rsidRPr="00773417" w:rsidRDefault="00945EF7" w:rsidP="000B5956">
            <w:pPr>
              <w:rPr>
                <w:sz w:val="16"/>
                <w:szCs w:val="16"/>
              </w:rPr>
            </w:pPr>
            <w:r w:rsidRPr="00773417">
              <w:rPr>
                <w:rFonts w:cs="Arial"/>
                <w:sz w:val="16"/>
                <w:szCs w:val="16"/>
              </w:rPr>
              <w:t>MIL</w:t>
            </w:r>
          </w:p>
        </w:tc>
        <w:tc>
          <w:tcPr>
            <w:tcW w:w="434" w:type="pct"/>
            <w:noWrap/>
            <w:hideMark/>
          </w:tcPr>
          <w:p w14:paraId="21B7CE71" w14:textId="0C974C77" w:rsidR="00945EF7" w:rsidRPr="00773417" w:rsidRDefault="00945EF7" w:rsidP="000B5956">
            <w:pPr>
              <w:rPr>
                <w:sz w:val="16"/>
                <w:szCs w:val="16"/>
              </w:rPr>
            </w:pPr>
            <w:r>
              <w:rPr>
                <w:sz w:val="16"/>
                <w:szCs w:val="16"/>
              </w:rPr>
              <w:t>ETL8</w:t>
            </w:r>
          </w:p>
        </w:tc>
        <w:tc>
          <w:tcPr>
            <w:tcW w:w="558" w:type="pct"/>
            <w:noWrap/>
            <w:hideMark/>
          </w:tcPr>
          <w:p w14:paraId="23779AC5" w14:textId="77777777" w:rsidR="00945EF7" w:rsidRPr="00773417" w:rsidRDefault="00945EF7" w:rsidP="000B5956">
            <w:pPr>
              <w:rPr>
                <w:sz w:val="16"/>
                <w:szCs w:val="16"/>
              </w:rPr>
            </w:pPr>
            <w:r w:rsidRPr="00773417">
              <w:rPr>
                <w:rFonts w:cs="Arial"/>
                <w:sz w:val="16"/>
                <w:szCs w:val="16"/>
              </w:rPr>
              <w:t>sex</w:t>
            </w:r>
          </w:p>
        </w:tc>
        <w:tc>
          <w:tcPr>
            <w:tcW w:w="261" w:type="pct"/>
            <w:noWrap/>
            <w:hideMark/>
          </w:tcPr>
          <w:p w14:paraId="3E79499D" w14:textId="77777777" w:rsidR="00945EF7" w:rsidRPr="00773417" w:rsidRDefault="00945EF7" w:rsidP="000B5956">
            <w:pPr>
              <w:jc w:val="right"/>
              <w:rPr>
                <w:sz w:val="16"/>
                <w:szCs w:val="16"/>
              </w:rPr>
            </w:pPr>
            <w:r w:rsidRPr="00773417">
              <w:rPr>
                <w:rFonts w:cs="Arial"/>
                <w:sz w:val="16"/>
                <w:szCs w:val="16"/>
              </w:rPr>
              <w:t>2</w:t>
            </w:r>
          </w:p>
        </w:tc>
        <w:tc>
          <w:tcPr>
            <w:tcW w:w="371" w:type="pct"/>
            <w:noWrap/>
            <w:hideMark/>
          </w:tcPr>
          <w:p w14:paraId="4E09E1E7" w14:textId="77777777" w:rsidR="00945EF7" w:rsidRPr="00773417" w:rsidRDefault="00945EF7" w:rsidP="000B5956">
            <w:pPr>
              <w:jc w:val="right"/>
              <w:rPr>
                <w:sz w:val="16"/>
                <w:szCs w:val="16"/>
              </w:rPr>
            </w:pPr>
            <w:r w:rsidRPr="00773417">
              <w:rPr>
                <w:rFonts w:cs="Arial"/>
                <w:sz w:val="16"/>
                <w:szCs w:val="16"/>
              </w:rPr>
              <w:t>1</w:t>
            </w:r>
          </w:p>
        </w:tc>
        <w:tc>
          <w:tcPr>
            <w:tcW w:w="390" w:type="pct"/>
            <w:noWrap/>
            <w:hideMark/>
          </w:tcPr>
          <w:p w14:paraId="6C2C3AE6" w14:textId="2A28970C" w:rsidR="00945EF7" w:rsidRPr="00773417" w:rsidRDefault="00945EF7" w:rsidP="000B5956">
            <w:pPr>
              <w:jc w:val="right"/>
              <w:rPr>
                <w:sz w:val="16"/>
                <w:szCs w:val="16"/>
              </w:rPr>
            </w:pPr>
            <w:r w:rsidRPr="00773417">
              <w:rPr>
                <w:rFonts w:cs="Arial"/>
                <w:sz w:val="16"/>
                <w:szCs w:val="16"/>
              </w:rPr>
              <w:t>1</w:t>
            </w:r>
            <w:r>
              <w:rPr>
                <w:rFonts w:cs="Arial"/>
                <w:sz w:val="16"/>
                <w:szCs w:val="16"/>
              </w:rPr>
              <w:t>0</w:t>
            </w:r>
          </w:p>
        </w:tc>
        <w:tc>
          <w:tcPr>
            <w:tcW w:w="705" w:type="pct"/>
            <w:noWrap/>
            <w:hideMark/>
          </w:tcPr>
          <w:p w14:paraId="77DC7D8A" w14:textId="77777777" w:rsidR="00945EF7" w:rsidRPr="00773417" w:rsidRDefault="00945EF7" w:rsidP="000B5956">
            <w:pPr>
              <w:rPr>
                <w:sz w:val="16"/>
                <w:szCs w:val="16"/>
              </w:rPr>
            </w:pPr>
            <w:r w:rsidRPr="00773417">
              <w:rPr>
                <w:rFonts w:cs="Arial"/>
                <w:sz w:val="16"/>
                <w:szCs w:val="16"/>
              </w:rPr>
              <w:t>Child sex</w:t>
            </w:r>
          </w:p>
        </w:tc>
        <w:tc>
          <w:tcPr>
            <w:tcW w:w="437" w:type="pct"/>
            <w:noWrap/>
            <w:hideMark/>
          </w:tcPr>
          <w:p w14:paraId="60C91E3A" w14:textId="77777777" w:rsidR="00945EF7" w:rsidRPr="00773417" w:rsidRDefault="00945EF7" w:rsidP="000B5956">
            <w:pPr>
              <w:rPr>
                <w:sz w:val="16"/>
                <w:szCs w:val="16"/>
              </w:rPr>
            </w:pPr>
          </w:p>
        </w:tc>
        <w:tc>
          <w:tcPr>
            <w:tcW w:w="436" w:type="pct"/>
          </w:tcPr>
          <w:p w14:paraId="4CBCAD2A" w14:textId="6F2E4737" w:rsidR="00945EF7" w:rsidRPr="00773417" w:rsidRDefault="00945EF7" w:rsidP="000B5956">
            <w:pPr>
              <w:rPr>
                <w:sz w:val="16"/>
                <w:szCs w:val="16"/>
              </w:rPr>
            </w:pPr>
            <w:r w:rsidRPr="00945EF7">
              <w:rPr>
                <w:sz w:val="16"/>
                <w:szCs w:val="16"/>
              </w:rPr>
              <w:t>393216</w:t>
            </w:r>
          </w:p>
        </w:tc>
      </w:tr>
    </w:tbl>
    <w:p w14:paraId="19B5CCF3" w14:textId="212D069C" w:rsidR="008C29D9" w:rsidRPr="00DD0917" w:rsidRDefault="008C29D9" w:rsidP="008C29D9">
      <w:pPr>
        <w:keepNext/>
        <w:rPr>
          <w:b/>
        </w:rPr>
      </w:pPr>
      <w:r w:rsidRPr="00773417">
        <w:t xml:space="preserve">Filename: </w:t>
      </w:r>
      <w:r>
        <w:rPr>
          <w:b/>
        </w:rPr>
        <w:t>all</w:t>
      </w:r>
      <w:r w:rsidRPr="00773417">
        <w:rPr>
          <w:b/>
        </w:rPr>
        <w:t>_l1_cont</w:t>
      </w:r>
      <w:r>
        <w:t xml:space="preserve"> (MIL only)</w:t>
      </w:r>
    </w:p>
    <w:p w14:paraId="616EF55F" w14:textId="57634FDC" w:rsidR="008C29D9" w:rsidRPr="00773417" w:rsidRDefault="008C29D9" w:rsidP="00DD0917">
      <w:pPr>
        <w:keepNext/>
      </w:pPr>
      <w:r>
        <w:t>Same variables as mil_l1_cont.  Stack existing dataset “all_l1_cont” from Common Components DP metadata for Phase A of ETL with mil_l1_cont.</w:t>
      </w:r>
    </w:p>
    <w:p w14:paraId="78C81CBE" w14:textId="77777777" w:rsidR="008C29D9" w:rsidRPr="00773417" w:rsidRDefault="008C29D9" w:rsidP="008C29D9">
      <w:r w:rsidRPr="00773417">
        <w:rPr>
          <w:b/>
          <w:bCs/>
        </w:rPr>
        <w:t>Example (Not all columns shown)</w:t>
      </w:r>
    </w:p>
    <w:tbl>
      <w:tblPr>
        <w:tblStyle w:val="TableGrid"/>
        <w:tblW w:w="5000" w:type="pct"/>
        <w:tblLayout w:type="fixed"/>
        <w:tblLook w:val="04A0" w:firstRow="1" w:lastRow="0" w:firstColumn="1" w:lastColumn="0" w:noHBand="0" w:noVBand="1"/>
      </w:tblPr>
      <w:tblGrid>
        <w:gridCol w:w="638"/>
        <w:gridCol w:w="759"/>
        <w:gridCol w:w="1036"/>
        <w:gridCol w:w="1251"/>
        <w:gridCol w:w="1171"/>
        <w:gridCol w:w="1430"/>
        <w:gridCol w:w="668"/>
        <w:gridCol w:w="948"/>
        <w:gridCol w:w="997"/>
        <w:gridCol w:w="1810"/>
        <w:gridCol w:w="1121"/>
        <w:gridCol w:w="1121"/>
      </w:tblGrid>
      <w:tr w:rsidR="009F7451" w:rsidRPr="00773417" w14:paraId="0B5F447D" w14:textId="04A96638" w:rsidTr="009F7451">
        <w:trPr>
          <w:tblHeader/>
        </w:trPr>
        <w:tc>
          <w:tcPr>
            <w:tcW w:w="246" w:type="pct"/>
            <w:noWrap/>
            <w:vAlign w:val="center"/>
            <w:hideMark/>
          </w:tcPr>
          <w:p w14:paraId="3003A00F" w14:textId="778ADA61" w:rsidR="009F7451" w:rsidRPr="00773417" w:rsidRDefault="009F7451" w:rsidP="000B5956">
            <w:pPr>
              <w:jc w:val="center"/>
              <w:rPr>
                <w:b/>
                <w:bCs/>
                <w:sz w:val="16"/>
                <w:szCs w:val="16"/>
              </w:rPr>
            </w:pPr>
            <w:r w:rsidRPr="00372277">
              <w:rPr>
                <w:rFonts w:cs="Arial"/>
                <w:b/>
                <w:sz w:val="16"/>
                <w:szCs w:val="16"/>
              </w:rPr>
              <w:t>DP</w:t>
            </w:r>
          </w:p>
        </w:tc>
        <w:tc>
          <w:tcPr>
            <w:tcW w:w="293" w:type="pct"/>
            <w:noWrap/>
            <w:vAlign w:val="center"/>
            <w:hideMark/>
          </w:tcPr>
          <w:p w14:paraId="16201CD2" w14:textId="77777777" w:rsidR="009F7451" w:rsidRPr="00773417" w:rsidRDefault="009F7451" w:rsidP="000B5956">
            <w:pPr>
              <w:jc w:val="center"/>
              <w:rPr>
                <w:b/>
                <w:bCs/>
                <w:sz w:val="16"/>
                <w:szCs w:val="16"/>
              </w:rPr>
            </w:pPr>
            <w:r w:rsidRPr="00773417">
              <w:rPr>
                <w:rFonts w:cs="Arial"/>
                <w:b/>
                <w:sz w:val="16"/>
                <w:szCs w:val="16"/>
              </w:rPr>
              <w:t>TABID</w:t>
            </w:r>
          </w:p>
        </w:tc>
        <w:tc>
          <w:tcPr>
            <w:tcW w:w="400" w:type="pct"/>
            <w:noWrap/>
            <w:vAlign w:val="center"/>
            <w:hideMark/>
          </w:tcPr>
          <w:p w14:paraId="68FE4EB2" w14:textId="77777777" w:rsidR="009F7451" w:rsidRPr="00773417" w:rsidRDefault="009F7451" w:rsidP="000B5956">
            <w:pPr>
              <w:jc w:val="center"/>
              <w:rPr>
                <w:b/>
                <w:bCs/>
                <w:sz w:val="16"/>
                <w:szCs w:val="16"/>
              </w:rPr>
            </w:pPr>
            <w:r w:rsidRPr="00773417">
              <w:rPr>
                <w:rFonts w:cs="Arial"/>
                <w:b/>
                <w:sz w:val="16"/>
                <w:szCs w:val="16"/>
              </w:rPr>
              <w:t>LIBNAME</w:t>
            </w:r>
          </w:p>
        </w:tc>
        <w:tc>
          <w:tcPr>
            <w:tcW w:w="483" w:type="pct"/>
            <w:noWrap/>
            <w:vAlign w:val="center"/>
            <w:hideMark/>
          </w:tcPr>
          <w:p w14:paraId="7F1DFB85" w14:textId="77777777" w:rsidR="009F7451" w:rsidRPr="00773417" w:rsidRDefault="009F7451" w:rsidP="000B5956">
            <w:pPr>
              <w:jc w:val="center"/>
              <w:rPr>
                <w:b/>
                <w:bCs/>
                <w:sz w:val="16"/>
                <w:szCs w:val="16"/>
              </w:rPr>
            </w:pPr>
            <w:r w:rsidRPr="00773417">
              <w:rPr>
                <w:rFonts w:cs="Arial"/>
                <w:b/>
                <w:sz w:val="16"/>
                <w:szCs w:val="16"/>
              </w:rPr>
              <w:t>MEMNAME</w:t>
            </w:r>
          </w:p>
        </w:tc>
        <w:tc>
          <w:tcPr>
            <w:tcW w:w="452" w:type="pct"/>
            <w:noWrap/>
            <w:vAlign w:val="center"/>
            <w:hideMark/>
          </w:tcPr>
          <w:p w14:paraId="3C471CFF" w14:textId="77777777" w:rsidR="009F7451" w:rsidRPr="00773417" w:rsidRDefault="009F7451" w:rsidP="000B5956">
            <w:pPr>
              <w:jc w:val="center"/>
              <w:rPr>
                <w:b/>
                <w:bCs/>
                <w:sz w:val="16"/>
                <w:szCs w:val="16"/>
              </w:rPr>
            </w:pPr>
            <w:r w:rsidRPr="00773417">
              <w:rPr>
                <w:rFonts w:cs="Arial"/>
                <w:b/>
                <w:sz w:val="16"/>
                <w:szCs w:val="16"/>
              </w:rPr>
              <w:t>MEMLABEL</w:t>
            </w:r>
          </w:p>
        </w:tc>
        <w:tc>
          <w:tcPr>
            <w:tcW w:w="552" w:type="pct"/>
            <w:noWrap/>
            <w:vAlign w:val="center"/>
            <w:hideMark/>
          </w:tcPr>
          <w:p w14:paraId="45C40611" w14:textId="77777777" w:rsidR="009F7451" w:rsidRPr="00773417" w:rsidRDefault="009F7451" w:rsidP="000B5956">
            <w:pPr>
              <w:jc w:val="center"/>
              <w:rPr>
                <w:b/>
                <w:bCs/>
                <w:sz w:val="16"/>
                <w:szCs w:val="16"/>
              </w:rPr>
            </w:pPr>
            <w:r w:rsidRPr="00773417">
              <w:rPr>
                <w:rFonts w:cs="Arial"/>
                <w:b/>
                <w:sz w:val="16"/>
                <w:szCs w:val="16"/>
              </w:rPr>
              <w:t>NAME</w:t>
            </w:r>
          </w:p>
        </w:tc>
        <w:tc>
          <w:tcPr>
            <w:tcW w:w="258" w:type="pct"/>
            <w:noWrap/>
            <w:vAlign w:val="center"/>
            <w:hideMark/>
          </w:tcPr>
          <w:p w14:paraId="0C2985C8" w14:textId="77777777" w:rsidR="009F7451" w:rsidRPr="00773417" w:rsidRDefault="009F7451" w:rsidP="000B5956">
            <w:pPr>
              <w:jc w:val="center"/>
              <w:rPr>
                <w:b/>
                <w:bCs/>
                <w:sz w:val="16"/>
                <w:szCs w:val="16"/>
              </w:rPr>
            </w:pPr>
            <w:r w:rsidRPr="00773417">
              <w:rPr>
                <w:rFonts w:cs="Arial"/>
                <w:b/>
                <w:sz w:val="16"/>
                <w:szCs w:val="16"/>
              </w:rPr>
              <w:t>TYPE</w:t>
            </w:r>
          </w:p>
        </w:tc>
        <w:tc>
          <w:tcPr>
            <w:tcW w:w="366" w:type="pct"/>
            <w:noWrap/>
            <w:vAlign w:val="center"/>
            <w:hideMark/>
          </w:tcPr>
          <w:p w14:paraId="2FFE07B3" w14:textId="77777777" w:rsidR="009F7451" w:rsidRPr="00773417" w:rsidRDefault="009F7451" w:rsidP="000B5956">
            <w:pPr>
              <w:jc w:val="center"/>
              <w:rPr>
                <w:b/>
                <w:bCs/>
                <w:sz w:val="16"/>
                <w:szCs w:val="16"/>
              </w:rPr>
            </w:pPr>
            <w:r w:rsidRPr="00773417">
              <w:rPr>
                <w:rFonts w:cs="Arial"/>
                <w:b/>
                <w:sz w:val="16"/>
                <w:szCs w:val="16"/>
              </w:rPr>
              <w:t>LENGTH</w:t>
            </w:r>
          </w:p>
        </w:tc>
        <w:tc>
          <w:tcPr>
            <w:tcW w:w="385" w:type="pct"/>
            <w:noWrap/>
            <w:vAlign w:val="center"/>
            <w:hideMark/>
          </w:tcPr>
          <w:p w14:paraId="3F7A20CA" w14:textId="77777777" w:rsidR="009F7451" w:rsidRPr="00773417" w:rsidRDefault="009F7451" w:rsidP="000B5956">
            <w:pPr>
              <w:jc w:val="center"/>
              <w:rPr>
                <w:b/>
                <w:bCs/>
                <w:sz w:val="16"/>
                <w:szCs w:val="16"/>
              </w:rPr>
            </w:pPr>
            <w:r w:rsidRPr="00773417">
              <w:rPr>
                <w:rFonts w:cs="Arial"/>
                <w:b/>
                <w:sz w:val="16"/>
                <w:szCs w:val="16"/>
              </w:rPr>
              <w:t>VARNUM</w:t>
            </w:r>
          </w:p>
        </w:tc>
        <w:tc>
          <w:tcPr>
            <w:tcW w:w="699" w:type="pct"/>
            <w:noWrap/>
            <w:vAlign w:val="center"/>
            <w:hideMark/>
          </w:tcPr>
          <w:p w14:paraId="4B48B927" w14:textId="77777777" w:rsidR="009F7451" w:rsidRPr="00773417" w:rsidRDefault="009F7451" w:rsidP="000B5956">
            <w:pPr>
              <w:jc w:val="center"/>
              <w:rPr>
                <w:b/>
                <w:bCs/>
                <w:sz w:val="16"/>
                <w:szCs w:val="16"/>
              </w:rPr>
            </w:pPr>
            <w:r w:rsidRPr="00773417">
              <w:rPr>
                <w:rFonts w:cs="Arial"/>
                <w:b/>
                <w:sz w:val="16"/>
                <w:szCs w:val="16"/>
              </w:rPr>
              <w:t>LABEL</w:t>
            </w:r>
          </w:p>
        </w:tc>
        <w:tc>
          <w:tcPr>
            <w:tcW w:w="433" w:type="pct"/>
            <w:noWrap/>
            <w:vAlign w:val="center"/>
            <w:hideMark/>
          </w:tcPr>
          <w:p w14:paraId="3FF3E9DB" w14:textId="77777777" w:rsidR="009F7451" w:rsidRPr="00773417" w:rsidRDefault="009F7451" w:rsidP="000B5956">
            <w:pPr>
              <w:jc w:val="center"/>
              <w:rPr>
                <w:b/>
                <w:bCs/>
                <w:sz w:val="16"/>
                <w:szCs w:val="16"/>
              </w:rPr>
            </w:pPr>
            <w:r w:rsidRPr="00773417">
              <w:rPr>
                <w:rFonts w:cs="Arial"/>
                <w:b/>
                <w:sz w:val="16"/>
                <w:szCs w:val="16"/>
              </w:rPr>
              <w:t>FORMAT</w:t>
            </w:r>
          </w:p>
        </w:tc>
        <w:tc>
          <w:tcPr>
            <w:tcW w:w="433" w:type="pct"/>
          </w:tcPr>
          <w:p w14:paraId="71C329B7" w14:textId="11346AEB" w:rsidR="009F7451" w:rsidRPr="00773417" w:rsidRDefault="009F7451" w:rsidP="000B5956">
            <w:pPr>
              <w:jc w:val="center"/>
              <w:rPr>
                <w:rFonts w:cs="Arial"/>
                <w:b/>
                <w:sz w:val="16"/>
                <w:szCs w:val="16"/>
              </w:rPr>
            </w:pPr>
            <w:r>
              <w:rPr>
                <w:rFonts w:cs="Arial"/>
                <w:b/>
                <w:sz w:val="16"/>
                <w:szCs w:val="16"/>
              </w:rPr>
              <w:t>filesize</w:t>
            </w:r>
          </w:p>
        </w:tc>
      </w:tr>
      <w:tr w:rsidR="009F7451" w:rsidRPr="00773417" w14:paraId="35A2C36C" w14:textId="6724343C" w:rsidTr="009F7451">
        <w:tc>
          <w:tcPr>
            <w:tcW w:w="246" w:type="pct"/>
            <w:noWrap/>
            <w:hideMark/>
          </w:tcPr>
          <w:p w14:paraId="60D31F4A" w14:textId="77777777" w:rsidR="009F7451" w:rsidRPr="00773417" w:rsidRDefault="009F7451" w:rsidP="000B5956">
            <w:pPr>
              <w:rPr>
                <w:sz w:val="16"/>
                <w:szCs w:val="16"/>
              </w:rPr>
            </w:pPr>
            <w:r>
              <w:rPr>
                <w:rFonts w:cs="Arial"/>
                <w:sz w:val="16"/>
                <w:szCs w:val="16"/>
              </w:rPr>
              <w:t>XXXX</w:t>
            </w:r>
          </w:p>
        </w:tc>
        <w:tc>
          <w:tcPr>
            <w:tcW w:w="293" w:type="pct"/>
            <w:noWrap/>
            <w:hideMark/>
          </w:tcPr>
          <w:p w14:paraId="1E643659" w14:textId="77777777" w:rsidR="009F7451" w:rsidRPr="00773417" w:rsidRDefault="009F7451" w:rsidP="000B5956">
            <w:pPr>
              <w:rPr>
                <w:sz w:val="16"/>
                <w:szCs w:val="16"/>
              </w:rPr>
            </w:pPr>
            <w:r>
              <w:rPr>
                <w:rFonts w:cs="Arial"/>
                <w:sz w:val="16"/>
                <w:szCs w:val="16"/>
              </w:rPr>
              <w:t>ENR</w:t>
            </w:r>
          </w:p>
        </w:tc>
        <w:tc>
          <w:tcPr>
            <w:tcW w:w="400" w:type="pct"/>
            <w:noWrap/>
            <w:hideMark/>
          </w:tcPr>
          <w:p w14:paraId="0585AD5B" w14:textId="77777777" w:rsidR="009F7451" w:rsidRPr="00773417" w:rsidRDefault="009F7451" w:rsidP="000B5956">
            <w:pPr>
              <w:rPr>
                <w:sz w:val="16"/>
                <w:szCs w:val="16"/>
              </w:rPr>
            </w:pPr>
            <w:r>
              <w:rPr>
                <w:rFonts w:cs="Arial"/>
                <w:sz w:val="16"/>
                <w:szCs w:val="16"/>
              </w:rPr>
              <w:t>QADATA</w:t>
            </w:r>
          </w:p>
        </w:tc>
        <w:tc>
          <w:tcPr>
            <w:tcW w:w="483" w:type="pct"/>
            <w:noWrap/>
            <w:hideMark/>
          </w:tcPr>
          <w:p w14:paraId="7458384C" w14:textId="77777777" w:rsidR="009F7451" w:rsidRPr="00773417" w:rsidRDefault="009F7451" w:rsidP="000B5956">
            <w:pPr>
              <w:rPr>
                <w:sz w:val="16"/>
                <w:szCs w:val="16"/>
              </w:rPr>
            </w:pPr>
            <w:r>
              <w:rPr>
                <w:rFonts w:cs="Arial"/>
                <w:sz w:val="16"/>
                <w:szCs w:val="16"/>
              </w:rPr>
              <w:t>ENROLLMENT</w:t>
            </w:r>
          </w:p>
        </w:tc>
        <w:tc>
          <w:tcPr>
            <w:tcW w:w="452" w:type="pct"/>
            <w:noWrap/>
            <w:hideMark/>
          </w:tcPr>
          <w:p w14:paraId="7774BD4F" w14:textId="1364D0DE" w:rsidR="009F7451" w:rsidRPr="00773417" w:rsidRDefault="009F7451" w:rsidP="000B5956">
            <w:pPr>
              <w:rPr>
                <w:sz w:val="16"/>
                <w:szCs w:val="16"/>
              </w:rPr>
            </w:pPr>
            <w:r>
              <w:rPr>
                <w:sz w:val="16"/>
                <w:szCs w:val="16"/>
              </w:rPr>
              <w:t>ETL8</w:t>
            </w:r>
          </w:p>
        </w:tc>
        <w:tc>
          <w:tcPr>
            <w:tcW w:w="552" w:type="pct"/>
            <w:noWrap/>
          </w:tcPr>
          <w:p w14:paraId="1CD7B8F3" w14:textId="77777777" w:rsidR="009F7451" w:rsidRPr="00773417" w:rsidRDefault="009F7451" w:rsidP="000B5956">
            <w:pPr>
              <w:rPr>
                <w:sz w:val="16"/>
                <w:szCs w:val="16"/>
              </w:rPr>
            </w:pPr>
            <w:r>
              <w:rPr>
                <w:sz w:val="16"/>
                <w:szCs w:val="16"/>
              </w:rPr>
              <w:t>Patid</w:t>
            </w:r>
          </w:p>
        </w:tc>
        <w:tc>
          <w:tcPr>
            <w:tcW w:w="258" w:type="pct"/>
            <w:noWrap/>
          </w:tcPr>
          <w:p w14:paraId="1ADEF47B" w14:textId="7B1BD329" w:rsidR="009F7451" w:rsidRPr="00773417" w:rsidRDefault="009F7451" w:rsidP="000B5956">
            <w:pPr>
              <w:jc w:val="right"/>
              <w:rPr>
                <w:sz w:val="16"/>
                <w:szCs w:val="16"/>
              </w:rPr>
            </w:pPr>
            <w:r>
              <w:rPr>
                <w:sz w:val="16"/>
                <w:szCs w:val="16"/>
              </w:rPr>
              <w:t>N</w:t>
            </w:r>
          </w:p>
        </w:tc>
        <w:tc>
          <w:tcPr>
            <w:tcW w:w="366" w:type="pct"/>
            <w:noWrap/>
          </w:tcPr>
          <w:p w14:paraId="7655E0FB" w14:textId="1DB8A0EE" w:rsidR="009F7451" w:rsidRPr="00773417" w:rsidRDefault="009F7451" w:rsidP="000B5956">
            <w:pPr>
              <w:jc w:val="right"/>
              <w:rPr>
                <w:sz w:val="16"/>
                <w:szCs w:val="16"/>
              </w:rPr>
            </w:pPr>
            <w:r>
              <w:rPr>
                <w:sz w:val="16"/>
                <w:szCs w:val="16"/>
              </w:rPr>
              <w:t>4</w:t>
            </w:r>
          </w:p>
        </w:tc>
        <w:tc>
          <w:tcPr>
            <w:tcW w:w="385" w:type="pct"/>
            <w:noWrap/>
          </w:tcPr>
          <w:p w14:paraId="57A4F644" w14:textId="77777777" w:rsidR="009F7451" w:rsidRPr="00773417" w:rsidRDefault="009F7451" w:rsidP="000B5956">
            <w:pPr>
              <w:jc w:val="right"/>
              <w:rPr>
                <w:sz w:val="16"/>
                <w:szCs w:val="16"/>
              </w:rPr>
            </w:pPr>
            <w:r>
              <w:rPr>
                <w:sz w:val="16"/>
                <w:szCs w:val="16"/>
              </w:rPr>
              <w:t>1</w:t>
            </w:r>
          </w:p>
        </w:tc>
        <w:tc>
          <w:tcPr>
            <w:tcW w:w="699" w:type="pct"/>
            <w:noWrap/>
          </w:tcPr>
          <w:p w14:paraId="6E887CEC" w14:textId="77777777" w:rsidR="009F7451" w:rsidRPr="00773417" w:rsidRDefault="009F7451" w:rsidP="000B5956">
            <w:pPr>
              <w:rPr>
                <w:sz w:val="16"/>
                <w:szCs w:val="16"/>
              </w:rPr>
            </w:pPr>
          </w:p>
        </w:tc>
        <w:tc>
          <w:tcPr>
            <w:tcW w:w="433" w:type="pct"/>
            <w:noWrap/>
          </w:tcPr>
          <w:p w14:paraId="052D4AFF" w14:textId="77777777" w:rsidR="009F7451" w:rsidRPr="00773417" w:rsidRDefault="009F7451" w:rsidP="000B5956">
            <w:pPr>
              <w:rPr>
                <w:sz w:val="16"/>
                <w:szCs w:val="16"/>
              </w:rPr>
            </w:pPr>
          </w:p>
        </w:tc>
        <w:tc>
          <w:tcPr>
            <w:tcW w:w="433" w:type="pct"/>
          </w:tcPr>
          <w:p w14:paraId="72F4CB38" w14:textId="77777777" w:rsidR="009F7451" w:rsidRPr="00773417" w:rsidRDefault="009F7451" w:rsidP="000B5956">
            <w:pPr>
              <w:rPr>
                <w:sz w:val="16"/>
                <w:szCs w:val="16"/>
              </w:rPr>
            </w:pPr>
          </w:p>
        </w:tc>
      </w:tr>
      <w:tr w:rsidR="009F7451" w:rsidRPr="00773417" w14:paraId="481DAA32" w14:textId="342512FD" w:rsidTr="009F7451">
        <w:tc>
          <w:tcPr>
            <w:tcW w:w="246" w:type="pct"/>
            <w:noWrap/>
            <w:hideMark/>
          </w:tcPr>
          <w:p w14:paraId="402FD536"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06133D55" w14:textId="77777777" w:rsidR="009F7451" w:rsidRPr="00773417" w:rsidRDefault="009F7451" w:rsidP="000B5956">
            <w:pPr>
              <w:rPr>
                <w:sz w:val="16"/>
                <w:szCs w:val="16"/>
              </w:rPr>
            </w:pPr>
            <w:r>
              <w:rPr>
                <w:rFonts w:cs="Arial"/>
                <w:sz w:val="16"/>
                <w:szCs w:val="16"/>
              </w:rPr>
              <w:t>ENR</w:t>
            </w:r>
          </w:p>
        </w:tc>
        <w:tc>
          <w:tcPr>
            <w:tcW w:w="400" w:type="pct"/>
            <w:noWrap/>
          </w:tcPr>
          <w:p w14:paraId="2B2488A6"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339B0692" w14:textId="77777777" w:rsidR="009F7451" w:rsidRPr="00773417" w:rsidRDefault="009F7451" w:rsidP="000B5956">
            <w:pPr>
              <w:rPr>
                <w:sz w:val="16"/>
                <w:szCs w:val="16"/>
              </w:rPr>
            </w:pPr>
            <w:r>
              <w:rPr>
                <w:rFonts w:cs="Arial"/>
                <w:sz w:val="16"/>
                <w:szCs w:val="16"/>
              </w:rPr>
              <w:t>ENROLLMENT</w:t>
            </w:r>
          </w:p>
        </w:tc>
        <w:tc>
          <w:tcPr>
            <w:tcW w:w="452" w:type="pct"/>
            <w:noWrap/>
            <w:hideMark/>
          </w:tcPr>
          <w:p w14:paraId="5D57E6B4" w14:textId="028929DF" w:rsidR="009F7451" w:rsidRPr="00773417" w:rsidRDefault="009F7451" w:rsidP="000B5956">
            <w:pPr>
              <w:rPr>
                <w:sz w:val="16"/>
                <w:szCs w:val="16"/>
              </w:rPr>
            </w:pPr>
            <w:r>
              <w:rPr>
                <w:sz w:val="16"/>
                <w:szCs w:val="16"/>
              </w:rPr>
              <w:t>ETL8</w:t>
            </w:r>
          </w:p>
        </w:tc>
        <w:tc>
          <w:tcPr>
            <w:tcW w:w="552" w:type="pct"/>
            <w:noWrap/>
          </w:tcPr>
          <w:p w14:paraId="2DAD83B5" w14:textId="77777777" w:rsidR="009F7451" w:rsidRPr="00773417" w:rsidRDefault="009F7451" w:rsidP="000B5956">
            <w:pPr>
              <w:rPr>
                <w:sz w:val="16"/>
                <w:szCs w:val="16"/>
              </w:rPr>
            </w:pPr>
            <w:r>
              <w:rPr>
                <w:sz w:val="16"/>
                <w:szCs w:val="16"/>
              </w:rPr>
              <w:t>Enr_start</w:t>
            </w:r>
          </w:p>
        </w:tc>
        <w:tc>
          <w:tcPr>
            <w:tcW w:w="258" w:type="pct"/>
            <w:noWrap/>
          </w:tcPr>
          <w:p w14:paraId="74A27A1D" w14:textId="77777777" w:rsidR="009F7451" w:rsidRPr="00773417" w:rsidRDefault="009F7451" w:rsidP="000B5956">
            <w:pPr>
              <w:jc w:val="right"/>
              <w:rPr>
                <w:sz w:val="16"/>
                <w:szCs w:val="16"/>
              </w:rPr>
            </w:pPr>
            <w:r>
              <w:rPr>
                <w:sz w:val="16"/>
                <w:szCs w:val="16"/>
              </w:rPr>
              <w:t>N</w:t>
            </w:r>
          </w:p>
        </w:tc>
        <w:tc>
          <w:tcPr>
            <w:tcW w:w="366" w:type="pct"/>
            <w:noWrap/>
          </w:tcPr>
          <w:p w14:paraId="18338FB1" w14:textId="77777777" w:rsidR="009F7451" w:rsidRPr="00773417" w:rsidRDefault="009F7451" w:rsidP="000B5956">
            <w:pPr>
              <w:jc w:val="right"/>
              <w:rPr>
                <w:sz w:val="16"/>
                <w:szCs w:val="16"/>
              </w:rPr>
            </w:pPr>
            <w:r>
              <w:rPr>
                <w:sz w:val="16"/>
                <w:szCs w:val="16"/>
              </w:rPr>
              <w:t>4</w:t>
            </w:r>
          </w:p>
        </w:tc>
        <w:tc>
          <w:tcPr>
            <w:tcW w:w="385" w:type="pct"/>
            <w:noWrap/>
          </w:tcPr>
          <w:p w14:paraId="0D1C352C" w14:textId="77777777" w:rsidR="009F7451" w:rsidRPr="00773417" w:rsidRDefault="009F7451" w:rsidP="000B5956">
            <w:pPr>
              <w:jc w:val="right"/>
              <w:rPr>
                <w:sz w:val="16"/>
                <w:szCs w:val="16"/>
              </w:rPr>
            </w:pPr>
            <w:r>
              <w:rPr>
                <w:sz w:val="16"/>
                <w:szCs w:val="16"/>
              </w:rPr>
              <w:t>2</w:t>
            </w:r>
          </w:p>
        </w:tc>
        <w:tc>
          <w:tcPr>
            <w:tcW w:w="699" w:type="pct"/>
            <w:noWrap/>
          </w:tcPr>
          <w:p w14:paraId="0E30917C" w14:textId="77777777" w:rsidR="009F7451" w:rsidRPr="00773417" w:rsidRDefault="009F7451" w:rsidP="000B5956">
            <w:pPr>
              <w:rPr>
                <w:sz w:val="16"/>
                <w:szCs w:val="16"/>
              </w:rPr>
            </w:pPr>
          </w:p>
        </w:tc>
        <w:tc>
          <w:tcPr>
            <w:tcW w:w="433" w:type="pct"/>
            <w:noWrap/>
          </w:tcPr>
          <w:p w14:paraId="7849F3DF" w14:textId="77777777" w:rsidR="009F7451" w:rsidRPr="00773417" w:rsidRDefault="009F7451" w:rsidP="000B5956">
            <w:pPr>
              <w:rPr>
                <w:sz w:val="16"/>
                <w:szCs w:val="16"/>
              </w:rPr>
            </w:pPr>
          </w:p>
        </w:tc>
        <w:tc>
          <w:tcPr>
            <w:tcW w:w="433" w:type="pct"/>
          </w:tcPr>
          <w:p w14:paraId="0D564044" w14:textId="77777777" w:rsidR="009F7451" w:rsidRPr="00773417" w:rsidRDefault="009F7451" w:rsidP="000B5956">
            <w:pPr>
              <w:rPr>
                <w:sz w:val="16"/>
                <w:szCs w:val="16"/>
              </w:rPr>
            </w:pPr>
          </w:p>
        </w:tc>
      </w:tr>
      <w:tr w:rsidR="009F7451" w:rsidRPr="00773417" w14:paraId="6DF891F7" w14:textId="40EC27B3" w:rsidTr="009F7451">
        <w:tc>
          <w:tcPr>
            <w:tcW w:w="246" w:type="pct"/>
            <w:noWrap/>
            <w:hideMark/>
          </w:tcPr>
          <w:p w14:paraId="3517277E" w14:textId="77777777" w:rsidR="009F7451" w:rsidRPr="00773417" w:rsidRDefault="009F7451" w:rsidP="000B5956">
            <w:pPr>
              <w:rPr>
                <w:sz w:val="16"/>
                <w:szCs w:val="16"/>
              </w:rPr>
            </w:pPr>
            <w:r w:rsidRPr="00CF3D3F">
              <w:rPr>
                <w:rFonts w:cs="Arial"/>
                <w:sz w:val="16"/>
                <w:szCs w:val="16"/>
              </w:rPr>
              <w:t>XXXX</w:t>
            </w:r>
          </w:p>
        </w:tc>
        <w:tc>
          <w:tcPr>
            <w:tcW w:w="293" w:type="pct"/>
            <w:noWrap/>
          </w:tcPr>
          <w:p w14:paraId="5452D2C1" w14:textId="77777777" w:rsidR="009F7451" w:rsidRPr="00773417" w:rsidRDefault="009F7451" w:rsidP="000B5956">
            <w:pPr>
              <w:rPr>
                <w:sz w:val="16"/>
                <w:szCs w:val="16"/>
              </w:rPr>
            </w:pPr>
            <w:r>
              <w:rPr>
                <w:sz w:val="16"/>
                <w:szCs w:val="16"/>
              </w:rPr>
              <w:t>…</w:t>
            </w:r>
          </w:p>
        </w:tc>
        <w:tc>
          <w:tcPr>
            <w:tcW w:w="400" w:type="pct"/>
            <w:noWrap/>
          </w:tcPr>
          <w:p w14:paraId="086C28FB" w14:textId="77777777" w:rsidR="009F7451" w:rsidRPr="00773417" w:rsidRDefault="009F7451" w:rsidP="000B5956">
            <w:pPr>
              <w:rPr>
                <w:sz w:val="16"/>
                <w:szCs w:val="16"/>
              </w:rPr>
            </w:pPr>
          </w:p>
        </w:tc>
        <w:tc>
          <w:tcPr>
            <w:tcW w:w="483" w:type="pct"/>
            <w:noWrap/>
          </w:tcPr>
          <w:p w14:paraId="386CEA1E" w14:textId="77777777" w:rsidR="009F7451" w:rsidRPr="00773417" w:rsidRDefault="009F7451" w:rsidP="000B5956">
            <w:pPr>
              <w:rPr>
                <w:sz w:val="16"/>
                <w:szCs w:val="16"/>
              </w:rPr>
            </w:pPr>
          </w:p>
        </w:tc>
        <w:tc>
          <w:tcPr>
            <w:tcW w:w="452" w:type="pct"/>
            <w:noWrap/>
          </w:tcPr>
          <w:p w14:paraId="455E5EEF" w14:textId="55327EA2" w:rsidR="009F7451" w:rsidRPr="00773417" w:rsidRDefault="009F7451" w:rsidP="000B5956">
            <w:pPr>
              <w:rPr>
                <w:sz w:val="16"/>
                <w:szCs w:val="16"/>
              </w:rPr>
            </w:pPr>
          </w:p>
        </w:tc>
        <w:tc>
          <w:tcPr>
            <w:tcW w:w="552" w:type="pct"/>
            <w:noWrap/>
          </w:tcPr>
          <w:p w14:paraId="79517E24" w14:textId="77777777" w:rsidR="009F7451" w:rsidRPr="00773417" w:rsidRDefault="009F7451" w:rsidP="000B5956">
            <w:pPr>
              <w:rPr>
                <w:sz w:val="16"/>
                <w:szCs w:val="16"/>
              </w:rPr>
            </w:pPr>
          </w:p>
        </w:tc>
        <w:tc>
          <w:tcPr>
            <w:tcW w:w="258" w:type="pct"/>
            <w:noWrap/>
          </w:tcPr>
          <w:p w14:paraId="466134A5" w14:textId="77777777" w:rsidR="009F7451" w:rsidRPr="00773417" w:rsidRDefault="009F7451" w:rsidP="000B5956">
            <w:pPr>
              <w:jc w:val="right"/>
              <w:rPr>
                <w:sz w:val="16"/>
                <w:szCs w:val="16"/>
              </w:rPr>
            </w:pPr>
          </w:p>
        </w:tc>
        <w:tc>
          <w:tcPr>
            <w:tcW w:w="366" w:type="pct"/>
            <w:noWrap/>
          </w:tcPr>
          <w:p w14:paraId="1A2D8AAA" w14:textId="77777777" w:rsidR="009F7451" w:rsidRPr="00773417" w:rsidRDefault="009F7451" w:rsidP="000B5956">
            <w:pPr>
              <w:jc w:val="right"/>
              <w:rPr>
                <w:sz w:val="16"/>
                <w:szCs w:val="16"/>
              </w:rPr>
            </w:pPr>
          </w:p>
        </w:tc>
        <w:tc>
          <w:tcPr>
            <w:tcW w:w="385" w:type="pct"/>
            <w:noWrap/>
          </w:tcPr>
          <w:p w14:paraId="602D64BD" w14:textId="77777777" w:rsidR="009F7451" w:rsidRPr="00773417" w:rsidRDefault="009F7451" w:rsidP="000B5956">
            <w:pPr>
              <w:jc w:val="right"/>
              <w:rPr>
                <w:sz w:val="16"/>
                <w:szCs w:val="16"/>
              </w:rPr>
            </w:pPr>
          </w:p>
        </w:tc>
        <w:tc>
          <w:tcPr>
            <w:tcW w:w="699" w:type="pct"/>
            <w:noWrap/>
          </w:tcPr>
          <w:p w14:paraId="487E7D5A" w14:textId="77777777" w:rsidR="009F7451" w:rsidRPr="00773417" w:rsidRDefault="009F7451" w:rsidP="000B5956">
            <w:pPr>
              <w:rPr>
                <w:sz w:val="16"/>
                <w:szCs w:val="16"/>
              </w:rPr>
            </w:pPr>
          </w:p>
        </w:tc>
        <w:tc>
          <w:tcPr>
            <w:tcW w:w="433" w:type="pct"/>
            <w:noWrap/>
          </w:tcPr>
          <w:p w14:paraId="379BC59B" w14:textId="77777777" w:rsidR="009F7451" w:rsidRPr="00773417" w:rsidRDefault="009F7451" w:rsidP="000B5956">
            <w:pPr>
              <w:rPr>
                <w:sz w:val="16"/>
                <w:szCs w:val="16"/>
              </w:rPr>
            </w:pPr>
          </w:p>
        </w:tc>
        <w:tc>
          <w:tcPr>
            <w:tcW w:w="433" w:type="pct"/>
          </w:tcPr>
          <w:p w14:paraId="3EBBE44E" w14:textId="77777777" w:rsidR="009F7451" w:rsidRPr="00773417" w:rsidRDefault="009F7451" w:rsidP="000B5956">
            <w:pPr>
              <w:rPr>
                <w:sz w:val="16"/>
                <w:szCs w:val="16"/>
              </w:rPr>
            </w:pPr>
          </w:p>
        </w:tc>
      </w:tr>
      <w:tr w:rsidR="009F7451" w:rsidRPr="00773417" w14:paraId="4C36A02D" w14:textId="49325BDA" w:rsidTr="009F7451">
        <w:tc>
          <w:tcPr>
            <w:tcW w:w="246" w:type="pct"/>
            <w:noWrap/>
            <w:hideMark/>
          </w:tcPr>
          <w:p w14:paraId="74049595"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6EEB61D9" w14:textId="77777777" w:rsidR="009F7451" w:rsidRPr="00773417" w:rsidRDefault="009F7451" w:rsidP="000B5956">
            <w:pPr>
              <w:rPr>
                <w:sz w:val="16"/>
                <w:szCs w:val="16"/>
              </w:rPr>
            </w:pPr>
            <w:r>
              <w:rPr>
                <w:rFonts w:cs="Arial"/>
                <w:sz w:val="16"/>
                <w:szCs w:val="16"/>
              </w:rPr>
              <w:t>DEM</w:t>
            </w:r>
          </w:p>
        </w:tc>
        <w:tc>
          <w:tcPr>
            <w:tcW w:w="400" w:type="pct"/>
            <w:noWrap/>
          </w:tcPr>
          <w:p w14:paraId="5715B140"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763DC1FB" w14:textId="77777777" w:rsidR="009F7451" w:rsidRPr="00773417" w:rsidRDefault="009F7451" w:rsidP="000B5956">
            <w:pPr>
              <w:rPr>
                <w:sz w:val="16"/>
                <w:szCs w:val="16"/>
              </w:rPr>
            </w:pPr>
            <w:r>
              <w:rPr>
                <w:rFonts w:cs="Arial"/>
                <w:sz w:val="16"/>
                <w:szCs w:val="16"/>
              </w:rPr>
              <w:t>DEMOGRAPHIC</w:t>
            </w:r>
          </w:p>
        </w:tc>
        <w:tc>
          <w:tcPr>
            <w:tcW w:w="452" w:type="pct"/>
            <w:noWrap/>
            <w:hideMark/>
          </w:tcPr>
          <w:p w14:paraId="3A47C34E" w14:textId="008AF016" w:rsidR="009F7451" w:rsidRPr="00773417" w:rsidRDefault="009F7451" w:rsidP="000B5956">
            <w:pPr>
              <w:rPr>
                <w:sz w:val="16"/>
                <w:szCs w:val="16"/>
              </w:rPr>
            </w:pPr>
            <w:r>
              <w:rPr>
                <w:sz w:val="16"/>
                <w:szCs w:val="16"/>
              </w:rPr>
              <w:t>ETL8</w:t>
            </w:r>
          </w:p>
        </w:tc>
        <w:tc>
          <w:tcPr>
            <w:tcW w:w="552" w:type="pct"/>
            <w:noWrap/>
          </w:tcPr>
          <w:p w14:paraId="4E5EF456" w14:textId="08DFDD60" w:rsidR="009F7451" w:rsidRPr="00773417" w:rsidRDefault="009F7451" w:rsidP="000B5956">
            <w:pPr>
              <w:rPr>
                <w:sz w:val="16"/>
                <w:szCs w:val="16"/>
              </w:rPr>
            </w:pPr>
            <w:r>
              <w:rPr>
                <w:sz w:val="16"/>
                <w:szCs w:val="16"/>
              </w:rPr>
              <w:t>Birth_Date</w:t>
            </w:r>
          </w:p>
        </w:tc>
        <w:tc>
          <w:tcPr>
            <w:tcW w:w="258" w:type="pct"/>
            <w:noWrap/>
          </w:tcPr>
          <w:p w14:paraId="2BD05398" w14:textId="0F3C6832" w:rsidR="009F7451" w:rsidRPr="00773417" w:rsidRDefault="009F7451" w:rsidP="000B5956">
            <w:pPr>
              <w:jc w:val="right"/>
              <w:rPr>
                <w:sz w:val="16"/>
                <w:szCs w:val="16"/>
              </w:rPr>
            </w:pPr>
            <w:r>
              <w:rPr>
                <w:sz w:val="16"/>
                <w:szCs w:val="16"/>
              </w:rPr>
              <w:t>N</w:t>
            </w:r>
          </w:p>
        </w:tc>
        <w:tc>
          <w:tcPr>
            <w:tcW w:w="366" w:type="pct"/>
            <w:noWrap/>
          </w:tcPr>
          <w:p w14:paraId="7223CB94" w14:textId="1B76021C" w:rsidR="009F7451" w:rsidRPr="00773417" w:rsidRDefault="009F7451" w:rsidP="000B5956">
            <w:pPr>
              <w:jc w:val="right"/>
              <w:rPr>
                <w:sz w:val="16"/>
                <w:szCs w:val="16"/>
              </w:rPr>
            </w:pPr>
            <w:r>
              <w:rPr>
                <w:sz w:val="16"/>
                <w:szCs w:val="16"/>
              </w:rPr>
              <w:t>4</w:t>
            </w:r>
          </w:p>
        </w:tc>
        <w:tc>
          <w:tcPr>
            <w:tcW w:w="385" w:type="pct"/>
          </w:tcPr>
          <w:p w14:paraId="6245D30A" w14:textId="193BABA4" w:rsidR="009F7451" w:rsidRPr="00773417" w:rsidRDefault="009F7451" w:rsidP="000B5956">
            <w:pPr>
              <w:jc w:val="right"/>
              <w:rPr>
                <w:sz w:val="16"/>
                <w:szCs w:val="16"/>
              </w:rPr>
            </w:pPr>
            <w:r>
              <w:rPr>
                <w:sz w:val="16"/>
                <w:szCs w:val="16"/>
              </w:rPr>
              <w:t>3</w:t>
            </w:r>
          </w:p>
        </w:tc>
        <w:tc>
          <w:tcPr>
            <w:tcW w:w="699" w:type="pct"/>
            <w:noWrap/>
          </w:tcPr>
          <w:p w14:paraId="2BBE2497" w14:textId="4696492F" w:rsidR="009F7451" w:rsidRPr="00773417" w:rsidRDefault="009F7451" w:rsidP="000B5956">
            <w:pPr>
              <w:rPr>
                <w:sz w:val="16"/>
                <w:szCs w:val="16"/>
              </w:rPr>
            </w:pPr>
          </w:p>
        </w:tc>
        <w:tc>
          <w:tcPr>
            <w:tcW w:w="433" w:type="pct"/>
            <w:noWrap/>
          </w:tcPr>
          <w:p w14:paraId="388E754B" w14:textId="6893753C" w:rsidR="009F7451" w:rsidRPr="00773417" w:rsidRDefault="009F7451" w:rsidP="000B5956">
            <w:pPr>
              <w:rPr>
                <w:sz w:val="16"/>
                <w:szCs w:val="16"/>
              </w:rPr>
            </w:pPr>
            <w:r>
              <w:rPr>
                <w:sz w:val="16"/>
                <w:szCs w:val="16"/>
              </w:rPr>
              <w:t>MMDDYY</w:t>
            </w:r>
          </w:p>
        </w:tc>
        <w:tc>
          <w:tcPr>
            <w:tcW w:w="433" w:type="pct"/>
          </w:tcPr>
          <w:p w14:paraId="2BFA9A08" w14:textId="77777777" w:rsidR="009F7451" w:rsidRPr="00773417" w:rsidRDefault="009F7451" w:rsidP="000B5956">
            <w:pPr>
              <w:rPr>
                <w:sz w:val="16"/>
                <w:szCs w:val="16"/>
              </w:rPr>
            </w:pPr>
          </w:p>
        </w:tc>
      </w:tr>
      <w:tr w:rsidR="009F7451" w:rsidRPr="00773417" w14:paraId="03DC83B6" w14:textId="47F3E498" w:rsidTr="009F7451">
        <w:tc>
          <w:tcPr>
            <w:tcW w:w="246" w:type="pct"/>
            <w:noWrap/>
            <w:hideMark/>
          </w:tcPr>
          <w:p w14:paraId="66ABC7B2" w14:textId="77777777" w:rsidR="009F7451" w:rsidRPr="00773417" w:rsidRDefault="009F7451" w:rsidP="000B5956">
            <w:pPr>
              <w:rPr>
                <w:sz w:val="16"/>
                <w:szCs w:val="16"/>
              </w:rPr>
            </w:pPr>
            <w:r w:rsidRPr="00CF3D3F">
              <w:rPr>
                <w:rFonts w:cs="Arial"/>
                <w:sz w:val="16"/>
                <w:szCs w:val="16"/>
              </w:rPr>
              <w:t>XXXX</w:t>
            </w:r>
          </w:p>
        </w:tc>
        <w:tc>
          <w:tcPr>
            <w:tcW w:w="293" w:type="pct"/>
            <w:noWrap/>
          </w:tcPr>
          <w:p w14:paraId="6718E056" w14:textId="77777777" w:rsidR="009F7451" w:rsidRPr="00773417" w:rsidRDefault="009F7451" w:rsidP="000B5956">
            <w:pPr>
              <w:rPr>
                <w:sz w:val="16"/>
                <w:szCs w:val="16"/>
              </w:rPr>
            </w:pPr>
            <w:r>
              <w:rPr>
                <w:sz w:val="16"/>
                <w:szCs w:val="16"/>
              </w:rPr>
              <w:t>…</w:t>
            </w:r>
          </w:p>
        </w:tc>
        <w:tc>
          <w:tcPr>
            <w:tcW w:w="400" w:type="pct"/>
            <w:noWrap/>
          </w:tcPr>
          <w:p w14:paraId="406339EE" w14:textId="77777777" w:rsidR="009F7451" w:rsidRPr="00773417" w:rsidRDefault="009F7451" w:rsidP="000B5956">
            <w:pPr>
              <w:rPr>
                <w:sz w:val="16"/>
                <w:szCs w:val="16"/>
              </w:rPr>
            </w:pPr>
          </w:p>
        </w:tc>
        <w:tc>
          <w:tcPr>
            <w:tcW w:w="483" w:type="pct"/>
            <w:noWrap/>
          </w:tcPr>
          <w:p w14:paraId="39B22E83" w14:textId="77777777" w:rsidR="009F7451" w:rsidRPr="00773417" w:rsidRDefault="009F7451" w:rsidP="000B5956">
            <w:pPr>
              <w:rPr>
                <w:sz w:val="16"/>
                <w:szCs w:val="16"/>
              </w:rPr>
            </w:pPr>
          </w:p>
        </w:tc>
        <w:tc>
          <w:tcPr>
            <w:tcW w:w="452" w:type="pct"/>
            <w:noWrap/>
            <w:hideMark/>
          </w:tcPr>
          <w:p w14:paraId="03AF2345" w14:textId="77777777" w:rsidR="009F7451" w:rsidRPr="00773417" w:rsidRDefault="009F7451" w:rsidP="000B5956">
            <w:pPr>
              <w:rPr>
                <w:sz w:val="16"/>
                <w:szCs w:val="16"/>
              </w:rPr>
            </w:pPr>
          </w:p>
        </w:tc>
        <w:tc>
          <w:tcPr>
            <w:tcW w:w="552" w:type="pct"/>
            <w:noWrap/>
          </w:tcPr>
          <w:p w14:paraId="2EF664E8" w14:textId="77777777" w:rsidR="009F7451" w:rsidRPr="00773417" w:rsidRDefault="009F7451" w:rsidP="000B5956">
            <w:pPr>
              <w:rPr>
                <w:sz w:val="16"/>
                <w:szCs w:val="16"/>
              </w:rPr>
            </w:pPr>
          </w:p>
        </w:tc>
        <w:tc>
          <w:tcPr>
            <w:tcW w:w="258" w:type="pct"/>
            <w:noWrap/>
          </w:tcPr>
          <w:p w14:paraId="3D89EC6D" w14:textId="77777777" w:rsidR="009F7451" w:rsidRPr="00773417" w:rsidRDefault="009F7451" w:rsidP="000B5956">
            <w:pPr>
              <w:jc w:val="right"/>
              <w:rPr>
                <w:sz w:val="16"/>
                <w:szCs w:val="16"/>
              </w:rPr>
            </w:pPr>
          </w:p>
        </w:tc>
        <w:tc>
          <w:tcPr>
            <w:tcW w:w="366" w:type="pct"/>
            <w:noWrap/>
          </w:tcPr>
          <w:p w14:paraId="6F3FEAC3" w14:textId="77777777" w:rsidR="009F7451" w:rsidRPr="00773417" w:rsidRDefault="009F7451" w:rsidP="000B5956">
            <w:pPr>
              <w:jc w:val="right"/>
              <w:rPr>
                <w:sz w:val="16"/>
                <w:szCs w:val="16"/>
              </w:rPr>
            </w:pPr>
          </w:p>
        </w:tc>
        <w:tc>
          <w:tcPr>
            <w:tcW w:w="385" w:type="pct"/>
            <w:noWrap/>
          </w:tcPr>
          <w:p w14:paraId="021E1A87" w14:textId="77777777" w:rsidR="009F7451" w:rsidRPr="00773417" w:rsidRDefault="009F7451" w:rsidP="000B5956">
            <w:pPr>
              <w:jc w:val="right"/>
              <w:rPr>
                <w:sz w:val="16"/>
                <w:szCs w:val="16"/>
              </w:rPr>
            </w:pPr>
          </w:p>
        </w:tc>
        <w:tc>
          <w:tcPr>
            <w:tcW w:w="699" w:type="pct"/>
            <w:noWrap/>
          </w:tcPr>
          <w:p w14:paraId="57EC5EDF" w14:textId="77777777" w:rsidR="009F7451" w:rsidRPr="00773417" w:rsidRDefault="009F7451" w:rsidP="000B5956">
            <w:pPr>
              <w:rPr>
                <w:sz w:val="16"/>
                <w:szCs w:val="16"/>
              </w:rPr>
            </w:pPr>
          </w:p>
        </w:tc>
        <w:tc>
          <w:tcPr>
            <w:tcW w:w="433" w:type="pct"/>
            <w:noWrap/>
            <w:hideMark/>
          </w:tcPr>
          <w:p w14:paraId="220062D7" w14:textId="77777777" w:rsidR="009F7451" w:rsidRPr="00773417" w:rsidRDefault="009F7451" w:rsidP="000B5956">
            <w:pPr>
              <w:rPr>
                <w:sz w:val="16"/>
                <w:szCs w:val="16"/>
              </w:rPr>
            </w:pPr>
          </w:p>
        </w:tc>
        <w:tc>
          <w:tcPr>
            <w:tcW w:w="433" w:type="pct"/>
          </w:tcPr>
          <w:p w14:paraId="72958431" w14:textId="77777777" w:rsidR="009F7451" w:rsidRPr="00773417" w:rsidRDefault="009F7451" w:rsidP="000B5956">
            <w:pPr>
              <w:rPr>
                <w:sz w:val="16"/>
                <w:szCs w:val="16"/>
              </w:rPr>
            </w:pPr>
          </w:p>
        </w:tc>
      </w:tr>
      <w:tr w:rsidR="009F7451" w:rsidRPr="00773417" w14:paraId="0C5099BD" w14:textId="6CFD37FF" w:rsidTr="009F7451">
        <w:tc>
          <w:tcPr>
            <w:tcW w:w="246" w:type="pct"/>
            <w:noWrap/>
            <w:hideMark/>
          </w:tcPr>
          <w:p w14:paraId="3DB59A09"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7AE31898" w14:textId="77777777" w:rsidR="009F7451" w:rsidRPr="00773417" w:rsidRDefault="009F7451" w:rsidP="000B5956">
            <w:pPr>
              <w:rPr>
                <w:sz w:val="16"/>
                <w:szCs w:val="16"/>
              </w:rPr>
            </w:pPr>
            <w:r w:rsidRPr="00773417">
              <w:rPr>
                <w:rFonts w:cs="Arial"/>
                <w:sz w:val="16"/>
                <w:szCs w:val="16"/>
              </w:rPr>
              <w:t>MIL</w:t>
            </w:r>
          </w:p>
        </w:tc>
        <w:tc>
          <w:tcPr>
            <w:tcW w:w="400" w:type="pct"/>
            <w:noWrap/>
          </w:tcPr>
          <w:p w14:paraId="75336A70"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0874831"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70E9633A" w14:textId="3606528F" w:rsidR="009F7451" w:rsidRPr="00773417" w:rsidRDefault="009F7451" w:rsidP="000B5956">
            <w:pPr>
              <w:rPr>
                <w:sz w:val="16"/>
                <w:szCs w:val="16"/>
              </w:rPr>
            </w:pPr>
            <w:r>
              <w:rPr>
                <w:sz w:val="16"/>
                <w:szCs w:val="16"/>
              </w:rPr>
              <w:t>ETL8</w:t>
            </w:r>
          </w:p>
        </w:tc>
        <w:tc>
          <w:tcPr>
            <w:tcW w:w="552" w:type="pct"/>
            <w:noWrap/>
            <w:hideMark/>
          </w:tcPr>
          <w:p w14:paraId="7CCAF4CA" w14:textId="77777777" w:rsidR="009F7451" w:rsidRPr="00773417" w:rsidRDefault="009F7451" w:rsidP="000B5956">
            <w:pPr>
              <w:rPr>
                <w:sz w:val="16"/>
                <w:szCs w:val="16"/>
              </w:rPr>
            </w:pPr>
            <w:r w:rsidRPr="00773417">
              <w:rPr>
                <w:rFonts w:cs="Arial"/>
                <w:sz w:val="16"/>
                <w:szCs w:val="16"/>
              </w:rPr>
              <w:t>birth_type_primes</w:t>
            </w:r>
          </w:p>
        </w:tc>
        <w:tc>
          <w:tcPr>
            <w:tcW w:w="258" w:type="pct"/>
            <w:noWrap/>
            <w:hideMark/>
          </w:tcPr>
          <w:p w14:paraId="111DF580"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455FFCC0" w14:textId="77777777" w:rsidR="009F7451" w:rsidRPr="00773417" w:rsidRDefault="009F7451" w:rsidP="000B5956">
            <w:pPr>
              <w:jc w:val="right"/>
              <w:rPr>
                <w:sz w:val="16"/>
                <w:szCs w:val="16"/>
              </w:rPr>
            </w:pPr>
            <w:r w:rsidRPr="00773417">
              <w:rPr>
                <w:rFonts w:cs="Arial"/>
                <w:sz w:val="16"/>
                <w:szCs w:val="16"/>
              </w:rPr>
              <w:t>8</w:t>
            </w:r>
          </w:p>
        </w:tc>
        <w:tc>
          <w:tcPr>
            <w:tcW w:w="385" w:type="pct"/>
            <w:noWrap/>
            <w:hideMark/>
          </w:tcPr>
          <w:p w14:paraId="0E703602" w14:textId="77777777" w:rsidR="009F7451" w:rsidRPr="00773417" w:rsidRDefault="009F7451" w:rsidP="000B5956">
            <w:pPr>
              <w:jc w:val="right"/>
              <w:rPr>
                <w:sz w:val="16"/>
                <w:szCs w:val="16"/>
              </w:rPr>
            </w:pPr>
            <w:r w:rsidRPr="00773417">
              <w:rPr>
                <w:rFonts w:cs="Arial"/>
                <w:sz w:val="16"/>
                <w:szCs w:val="16"/>
              </w:rPr>
              <w:t>8</w:t>
            </w:r>
          </w:p>
        </w:tc>
        <w:tc>
          <w:tcPr>
            <w:tcW w:w="699" w:type="pct"/>
            <w:noWrap/>
            <w:hideMark/>
          </w:tcPr>
          <w:p w14:paraId="01D49F8E" w14:textId="77777777" w:rsidR="009F7451" w:rsidRPr="00773417" w:rsidRDefault="009F7451" w:rsidP="000B5956">
            <w:pPr>
              <w:rPr>
                <w:sz w:val="16"/>
                <w:szCs w:val="16"/>
              </w:rPr>
            </w:pPr>
            <w:r w:rsidRPr="00773417">
              <w:rPr>
                <w:rFonts w:cs="Arial"/>
                <w:sz w:val="16"/>
                <w:szCs w:val="16"/>
              </w:rPr>
              <w:t>All birth types</w:t>
            </w:r>
          </w:p>
        </w:tc>
        <w:tc>
          <w:tcPr>
            <w:tcW w:w="433" w:type="pct"/>
            <w:noWrap/>
            <w:hideMark/>
          </w:tcPr>
          <w:p w14:paraId="54F9C03C" w14:textId="77777777" w:rsidR="009F7451" w:rsidRPr="00773417" w:rsidRDefault="009F7451" w:rsidP="000B5956">
            <w:pPr>
              <w:rPr>
                <w:sz w:val="16"/>
                <w:szCs w:val="16"/>
              </w:rPr>
            </w:pPr>
          </w:p>
        </w:tc>
        <w:tc>
          <w:tcPr>
            <w:tcW w:w="433" w:type="pct"/>
          </w:tcPr>
          <w:p w14:paraId="495A1691" w14:textId="77777777" w:rsidR="009F7451" w:rsidRPr="00773417" w:rsidRDefault="009F7451" w:rsidP="000B5956">
            <w:pPr>
              <w:rPr>
                <w:sz w:val="16"/>
                <w:szCs w:val="16"/>
              </w:rPr>
            </w:pPr>
          </w:p>
        </w:tc>
      </w:tr>
      <w:tr w:rsidR="009F7451" w:rsidRPr="00773417" w14:paraId="08244C10" w14:textId="202085EE" w:rsidTr="009F7451">
        <w:tc>
          <w:tcPr>
            <w:tcW w:w="246" w:type="pct"/>
            <w:noWrap/>
            <w:hideMark/>
          </w:tcPr>
          <w:p w14:paraId="0B26AD46"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65D20016" w14:textId="77777777" w:rsidR="009F7451" w:rsidRPr="00773417" w:rsidRDefault="009F7451" w:rsidP="000B5956">
            <w:pPr>
              <w:rPr>
                <w:sz w:val="16"/>
                <w:szCs w:val="16"/>
              </w:rPr>
            </w:pPr>
            <w:r w:rsidRPr="00773417">
              <w:rPr>
                <w:rFonts w:cs="Arial"/>
                <w:sz w:val="16"/>
                <w:szCs w:val="16"/>
              </w:rPr>
              <w:t>MIL</w:t>
            </w:r>
          </w:p>
        </w:tc>
        <w:tc>
          <w:tcPr>
            <w:tcW w:w="400" w:type="pct"/>
            <w:noWrap/>
          </w:tcPr>
          <w:p w14:paraId="445A4BE5"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71E6C5A"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452FA292" w14:textId="2D1284EA" w:rsidR="009F7451" w:rsidRPr="00773417" w:rsidRDefault="009F7451" w:rsidP="000B5956">
            <w:pPr>
              <w:rPr>
                <w:sz w:val="16"/>
                <w:szCs w:val="16"/>
              </w:rPr>
            </w:pPr>
            <w:r>
              <w:rPr>
                <w:sz w:val="16"/>
                <w:szCs w:val="16"/>
              </w:rPr>
              <w:t>ETL8</w:t>
            </w:r>
          </w:p>
        </w:tc>
        <w:tc>
          <w:tcPr>
            <w:tcW w:w="552" w:type="pct"/>
            <w:noWrap/>
            <w:hideMark/>
          </w:tcPr>
          <w:p w14:paraId="7771440A" w14:textId="77777777" w:rsidR="009F7451" w:rsidRPr="00773417" w:rsidRDefault="009F7451" w:rsidP="000B5956">
            <w:pPr>
              <w:rPr>
                <w:sz w:val="16"/>
                <w:szCs w:val="16"/>
              </w:rPr>
            </w:pPr>
            <w:r w:rsidRPr="00773417">
              <w:rPr>
                <w:rFonts w:cs="Arial"/>
                <w:sz w:val="16"/>
                <w:szCs w:val="16"/>
              </w:rPr>
              <w:t>cbirth_date</w:t>
            </w:r>
          </w:p>
        </w:tc>
        <w:tc>
          <w:tcPr>
            <w:tcW w:w="258" w:type="pct"/>
            <w:noWrap/>
            <w:hideMark/>
          </w:tcPr>
          <w:p w14:paraId="4F4C2BAB"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383418A9" w14:textId="77777777" w:rsidR="009F7451" w:rsidRPr="00773417" w:rsidRDefault="009F7451" w:rsidP="000B5956">
            <w:pPr>
              <w:jc w:val="right"/>
              <w:rPr>
                <w:sz w:val="16"/>
                <w:szCs w:val="16"/>
              </w:rPr>
            </w:pPr>
            <w:r w:rsidRPr="00773417">
              <w:rPr>
                <w:rFonts w:cs="Arial"/>
                <w:sz w:val="16"/>
                <w:szCs w:val="16"/>
              </w:rPr>
              <w:t>4</w:t>
            </w:r>
          </w:p>
        </w:tc>
        <w:tc>
          <w:tcPr>
            <w:tcW w:w="385" w:type="pct"/>
            <w:noWrap/>
            <w:hideMark/>
          </w:tcPr>
          <w:p w14:paraId="41A2E78E" w14:textId="77777777" w:rsidR="009F7451" w:rsidRPr="00773417" w:rsidRDefault="009F7451" w:rsidP="000B5956">
            <w:pPr>
              <w:jc w:val="right"/>
              <w:rPr>
                <w:sz w:val="16"/>
                <w:szCs w:val="16"/>
              </w:rPr>
            </w:pPr>
            <w:r w:rsidRPr="00773417">
              <w:rPr>
                <w:rFonts w:cs="Arial"/>
                <w:sz w:val="16"/>
                <w:szCs w:val="16"/>
              </w:rPr>
              <w:t>11</w:t>
            </w:r>
          </w:p>
        </w:tc>
        <w:tc>
          <w:tcPr>
            <w:tcW w:w="699" w:type="pct"/>
            <w:noWrap/>
            <w:hideMark/>
          </w:tcPr>
          <w:p w14:paraId="219A1C76" w14:textId="77777777" w:rsidR="009F7451" w:rsidRPr="00773417" w:rsidRDefault="009F7451" w:rsidP="000B5956">
            <w:pPr>
              <w:rPr>
                <w:sz w:val="16"/>
                <w:szCs w:val="16"/>
              </w:rPr>
            </w:pPr>
            <w:r w:rsidRPr="00773417">
              <w:rPr>
                <w:rFonts w:cs="Arial"/>
                <w:sz w:val="16"/>
                <w:szCs w:val="16"/>
              </w:rPr>
              <w:t>Child birth date</w:t>
            </w:r>
          </w:p>
        </w:tc>
        <w:tc>
          <w:tcPr>
            <w:tcW w:w="433" w:type="pct"/>
            <w:noWrap/>
            <w:hideMark/>
          </w:tcPr>
          <w:p w14:paraId="3042A798" w14:textId="77777777" w:rsidR="009F7451" w:rsidRPr="00773417" w:rsidRDefault="009F7451" w:rsidP="000B5956">
            <w:pPr>
              <w:rPr>
                <w:sz w:val="16"/>
                <w:szCs w:val="16"/>
              </w:rPr>
            </w:pPr>
            <w:r w:rsidRPr="00773417">
              <w:rPr>
                <w:rFonts w:cs="Arial"/>
                <w:sz w:val="16"/>
                <w:szCs w:val="16"/>
              </w:rPr>
              <w:t>MMDDYY</w:t>
            </w:r>
          </w:p>
        </w:tc>
        <w:tc>
          <w:tcPr>
            <w:tcW w:w="433" w:type="pct"/>
          </w:tcPr>
          <w:p w14:paraId="1ABEB95B" w14:textId="77777777" w:rsidR="009F7451" w:rsidRPr="00773417" w:rsidRDefault="009F7451" w:rsidP="000B5956">
            <w:pPr>
              <w:rPr>
                <w:rFonts w:cs="Arial"/>
                <w:sz w:val="16"/>
                <w:szCs w:val="16"/>
              </w:rPr>
            </w:pPr>
          </w:p>
        </w:tc>
      </w:tr>
      <w:tr w:rsidR="009F7451" w:rsidRPr="00773417" w14:paraId="4411916D" w14:textId="21D98CE3" w:rsidTr="009F7451">
        <w:tc>
          <w:tcPr>
            <w:tcW w:w="246" w:type="pct"/>
            <w:noWrap/>
            <w:hideMark/>
          </w:tcPr>
          <w:p w14:paraId="7386AD1E" w14:textId="77777777" w:rsidR="009F7451" w:rsidRPr="00773417" w:rsidRDefault="009F7451" w:rsidP="000B5956">
            <w:pPr>
              <w:rPr>
                <w:sz w:val="16"/>
                <w:szCs w:val="16"/>
              </w:rPr>
            </w:pPr>
            <w:r w:rsidRPr="00CF3D3F">
              <w:rPr>
                <w:rFonts w:cs="Arial"/>
                <w:sz w:val="16"/>
                <w:szCs w:val="16"/>
              </w:rPr>
              <w:t>XXXX</w:t>
            </w:r>
          </w:p>
        </w:tc>
        <w:tc>
          <w:tcPr>
            <w:tcW w:w="293" w:type="pct"/>
            <w:noWrap/>
            <w:hideMark/>
          </w:tcPr>
          <w:p w14:paraId="10AC57A8" w14:textId="77777777" w:rsidR="009F7451" w:rsidRPr="00773417" w:rsidRDefault="009F7451" w:rsidP="000B5956">
            <w:pPr>
              <w:rPr>
                <w:sz w:val="16"/>
                <w:szCs w:val="16"/>
              </w:rPr>
            </w:pPr>
            <w:r w:rsidRPr="00773417">
              <w:rPr>
                <w:rFonts w:cs="Arial"/>
                <w:sz w:val="16"/>
                <w:szCs w:val="16"/>
              </w:rPr>
              <w:t>MIL</w:t>
            </w:r>
          </w:p>
        </w:tc>
        <w:tc>
          <w:tcPr>
            <w:tcW w:w="400" w:type="pct"/>
            <w:noWrap/>
          </w:tcPr>
          <w:p w14:paraId="3EAB6FF8" w14:textId="77777777" w:rsidR="009F7451" w:rsidRPr="00773417" w:rsidRDefault="009F7451" w:rsidP="000B5956">
            <w:pPr>
              <w:rPr>
                <w:sz w:val="16"/>
                <w:szCs w:val="16"/>
              </w:rPr>
            </w:pPr>
            <w:r w:rsidRPr="009737F9">
              <w:rPr>
                <w:rFonts w:cs="Arial"/>
                <w:sz w:val="16"/>
                <w:szCs w:val="16"/>
              </w:rPr>
              <w:t>QADATA</w:t>
            </w:r>
          </w:p>
        </w:tc>
        <w:tc>
          <w:tcPr>
            <w:tcW w:w="483" w:type="pct"/>
            <w:noWrap/>
            <w:hideMark/>
          </w:tcPr>
          <w:p w14:paraId="51F34FD0" w14:textId="77777777" w:rsidR="009F7451" w:rsidRPr="00773417" w:rsidRDefault="009F7451" w:rsidP="000B5956">
            <w:pPr>
              <w:rPr>
                <w:sz w:val="16"/>
                <w:szCs w:val="16"/>
              </w:rPr>
            </w:pPr>
            <w:r w:rsidRPr="00773417">
              <w:rPr>
                <w:rFonts w:cs="Arial"/>
                <w:sz w:val="16"/>
                <w:szCs w:val="16"/>
              </w:rPr>
              <w:t>MIL</w:t>
            </w:r>
          </w:p>
        </w:tc>
        <w:tc>
          <w:tcPr>
            <w:tcW w:w="452" w:type="pct"/>
            <w:noWrap/>
            <w:hideMark/>
          </w:tcPr>
          <w:p w14:paraId="7E49CCC7" w14:textId="7A8398F8" w:rsidR="009F7451" w:rsidRPr="00773417" w:rsidRDefault="009F7451" w:rsidP="000B5956">
            <w:pPr>
              <w:rPr>
                <w:sz w:val="16"/>
                <w:szCs w:val="16"/>
              </w:rPr>
            </w:pPr>
            <w:r>
              <w:rPr>
                <w:sz w:val="16"/>
                <w:szCs w:val="16"/>
              </w:rPr>
              <w:t>ETL8</w:t>
            </w:r>
          </w:p>
        </w:tc>
        <w:tc>
          <w:tcPr>
            <w:tcW w:w="552" w:type="pct"/>
            <w:noWrap/>
            <w:hideMark/>
          </w:tcPr>
          <w:p w14:paraId="2D83E328" w14:textId="77777777" w:rsidR="009F7451" w:rsidRPr="00773417" w:rsidRDefault="009F7451" w:rsidP="000B5956">
            <w:pPr>
              <w:rPr>
                <w:sz w:val="16"/>
                <w:szCs w:val="16"/>
              </w:rPr>
            </w:pPr>
            <w:r w:rsidRPr="00773417">
              <w:rPr>
                <w:rFonts w:cs="Arial"/>
                <w:sz w:val="16"/>
                <w:szCs w:val="16"/>
              </w:rPr>
              <w:t>cenr_start</w:t>
            </w:r>
          </w:p>
        </w:tc>
        <w:tc>
          <w:tcPr>
            <w:tcW w:w="258" w:type="pct"/>
            <w:noWrap/>
            <w:hideMark/>
          </w:tcPr>
          <w:p w14:paraId="37AE4495" w14:textId="77777777" w:rsidR="009F7451" w:rsidRPr="00773417" w:rsidRDefault="009F7451" w:rsidP="000B5956">
            <w:pPr>
              <w:jc w:val="right"/>
              <w:rPr>
                <w:sz w:val="16"/>
                <w:szCs w:val="16"/>
              </w:rPr>
            </w:pPr>
            <w:r w:rsidRPr="00773417">
              <w:rPr>
                <w:rFonts w:cs="Arial"/>
                <w:sz w:val="16"/>
                <w:szCs w:val="16"/>
              </w:rPr>
              <w:t>1</w:t>
            </w:r>
          </w:p>
        </w:tc>
        <w:tc>
          <w:tcPr>
            <w:tcW w:w="366" w:type="pct"/>
            <w:noWrap/>
            <w:hideMark/>
          </w:tcPr>
          <w:p w14:paraId="3389D3CF" w14:textId="77777777" w:rsidR="009F7451" w:rsidRPr="00773417" w:rsidRDefault="009F7451" w:rsidP="000B5956">
            <w:pPr>
              <w:jc w:val="right"/>
              <w:rPr>
                <w:sz w:val="16"/>
                <w:szCs w:val="16"/>
              </w:rPr>
            </w:pPr>
            <w:r w:rsidRPr="00773417">
              <w:rPr>
                <w:rFonts w:cs="Arial"/>
                <w:sz w:val="16"/>
                <w:szCs w:val="16"/>
              </w:rPr>
              <w:t>8</w:t>
            </w:r>
          </w:p>
        </w:tc>
        <w:tc>
          <w:tcPr>
            <w:tcW w:w="385" w:type="pct"/>
            <w:noWrap/>
            <w:hideMark/>
          </w:tcPr>
          <w:p w14:paraId="498F7135" w14:textId="77777777" w:rsidR="009F7451" w:rsidRPr="00773417" w:rsidRDefault="009F7451" w:rsidP="000B5956">
            <w:pPr>
              <w:jc w:val="right"/>
              <w:rPr>
                <w:sz w:val="16"/>
                <w:szCs w:val="16"/>
              </w:rPr>
            </w:pPr>
            <w:r w:rsidRPr="00773417">
              <w:rPr>
                <w:rFonts w:cs="Arial"/>
                <w:sz w:val="16"/>
                <w:szCs w:val="16"/>
              </w:rPr>
              <w:t>10</w:t>
            </w:r>
          </w:p>
        </w:tc>
        <w:tc>
          <w:tcPr>
            <w:tcW w:w="699" w:type="pct"/>
            <w:noWrap/>
            <w:hideMark/>
          </w:tcPr>
          <w:p w14:paraId="1EF6E342" w14:textId="77777777" w:rsidR="009F7451" w:rsidRPr="00773417" w:rsidRDefault="009F7451" w:rsidP="000B5956">
            <w:pPr>
              <w:rPr>
                <w:sz w:val="16"/>
                <w:szCs w:val="16"/>
              </w:rPr>
            </w:pPr>
            <w:r w:rsidRPr="00773417">
              <w:rPr>
                <w:rFonts w:cs="Arial"/>
                <w:sz w:val="16"/>
                <w:szCs w:val="16"/>
              </w:rPr>
              <w:t>Earliest infant enrollment start date</w:t>
            </w:r>
          </w:p>
        </w:tc>
        <w:tc>
          <w:tcPr>
            <w:tcW w:w="433" w:type="pct"/>
            <w:noWrap/>
            <w:hideMark/>
          </w:tcPr>
          <w:p w14:paraId="00792F20" w14:textId="77777777" w:rsidR="009F7451" w:rsidRPr="00773417" w:rsidRDefault="009F7451" w:rsidP="000B5956">
            <w:pPr>
              <w:rPr>
                <w:sz w:val="16"/>
                <w:szCs w:val="16"/>
              </w:rPr>
            </w:pPr>
            <w:r w:rsidRPr="00773417">
              <w:rPr>
                <w:rFonts w:cs="Arial"/>
                <w:sz w:val="16"/>
                <w:szCs w:val="16"/>
              </w:rPr>
              <w:t>DATE</w:t>
            </w:r>
          </w:p>
        </w:tc>
        <w:tc>
          <w:tcPr>
            <w:tcW w:w="433" w:type="pct"/>
          </w:tcPr>
          <w:p w14:paraId="31FE961D" w14:textId="77777777" w:rsidR="009F7451" w:rsidRPr="00773417" w:rsidRDefault="009F7451" w:rsidP="000B5956">
            <w:pPr>
              <w:rPr>
                <w:rFonts w:cs="Arial"/>
                <w:sz w:val="16"/>
                <w:szCs w:val="16"/>
              </w:rPr>
            </w:pPr>
          </w:p>
        </w:tc>
      </w:tr>
    </w:tbl>
    <w:p w14:paraId="7104E248" w14:textId="77777777" w:rsidR="008C29D9" w:rsidRDefault="008C29D9" w:rsidP="008C29D9">
      <w:pPr>
        <w:keepNext/>
      </w:pPr>
    </w:p>
    <w:p w14:paraId="70871155" w14:textId="5003009B" w:rsidR="00DD0917" w:rsidRPr="005A56CA" w:rsidRDefault="00DD0917" w:rsidP="005A56CA">
      <w:pPr>
        <w:keepNext/>
        <w:rPr>
          <w:b/>
          <w:bCs/>
        </w:rPr>
      </w:pPr>
      <w:r>
        <w:t xml:space="preserve">Filename: </w:t>
      </w:r>
      <w:r w:rsidRPr="00DD0917">
        <w:rPr>
          <w:b/>
          <w:bCs/>
        </w:rPr>
        <w:t>all_l1_l2_flags</w:t>
      </w:r>
    </w:p>
    <w:tbl>
      <w:tblPr>
        <w:tblStyle w:val="TableGrid"/>
        <w:tblW w:w="5047" w:type="pct"/>
        <w:tblInd w:w="18" w:type="dxa"/>
        <w:tblLayout w:type="fixed"/>
        <w:tblLook w:val="04A0" w:firstRow="1" w:lastRow="0" w:firstColumn="1" w:lastColumn="0" w:noHBand="0" w:noVBand="1"/>
      </w:tblPr>
      <w:tblGrid>
        <w:gridCol w:w="1063"/>
        <w:gridCol w:w="2363"/>
        <w:gridCol w:w="824"/>
        <w:gridCol w:w="709"/>
        <w:gridCol w:w="884"/>
        <w:gridCol w:w="706"/>
        <w:gridCol w:w="3271"/>
        <w:gridCol w:w="2384"/>
        <w:gridCol w:w="868"/>
      </w:tblGrid>
      <w:tr w:rsidR="00DD0917" w:rsidRPr="00773417" w14:paraId="32A7C995" w14:textId="77777777" w:rsidTr="00580CA0">
        <w:trPr>
          <w:tblHeader/>
        </w:trPr>
        <w:tc>
          <w:tcPr>
            <w:tcW w:w="407" w:type="pct"/>
            <w:noWrap/>
            <w:hideMark/>
          </w:tcPr>
          <w:p w14:paraId="08B0EA89" w14:textId="77777777" w:rsidR="00DD0917" w:rsidRPr="00773417" w:rsidRDefault="00DD0917" w:rsidP="00580CA0">
            <w:pPr>
              <w:keepNext/>
              <w:jc w:val="center"/>
              <w:rPr>
                <w:b/>
                <w:bCs/>
                <w:sz w:val="18"/>
                <w:szCs w:val="18"/>
              </w:rPr>
            </w:pPr>
            <w:r w:rsidRPr="00773417">
              <w:rPr>
                <w:b/>
                <w:bCs/>
                <w:sz w:val="18"/>
                <w:szCs w:val="18"/>
              </w:rPr>
              <w:t>VARIABLE</w:t>
            </w:r>
          </w:p>
        </w:tc>
        <w:tc>
          <w:tcPr>
            <w:tcW w:w="904" w:type="pct"/>
            <w:noWrap/>
            <w:hideMark/>
          </w:tcPr>
          <w:p w14:paraId="0622389B" w14:textId="77777777" w:rsidR="00DD0917" w:rsidRPr="00773417" w:rsidRDefault="00DD0917" w:rsidP="00580CA0">
            <w:pPr>
              <w:keepNext/>
              <w:jc w:val="center"/>
              <w:rPr>
                <w:b/>
                <w:bCs/>
                <w:sz w:val="18"/>
                <w:szCs w:val="18"/>
              </w:rPr>
            </w:pPr>
            <w:r w:rsidRPr="00773417">
              <w:rPr>
                <w:b/>
                <w:bCs/>
                <w:sz w:val="18"/>
                <w:szCs w:val="18"/>
              </w:rPr>
              <w:t>DESCRIPTION</w:t>
            </w:r>
          </w:p>
        </w:tc>
        <w:tc>
          <w:tcPr>
            <w:tcW w:w="315" w:type="pct"/>
            <w:noWrap/>
            <w:hideMark/>
          </w:tcPr>
          <w:p w14:paraId="69E23393" w14:textId="77777777" w:rsidR="00DD0917" w:rsidRPr="00773417" w:rsidRDefault="00DD0917" w:rsidP="00580CA0">
            <w:pPr>
              <w:keepNext/>
              <w:jc w:val="center"/>
              <w:rPr>
                <w:b/>
                <w:bCs/>
                <w:sz w:val="18"/>
                <w:szCs w:val="18"/>
              </w:rPr>
            </w:pPr>
            <w:r w:rsidRPr="00773417">
              <w:rPr>
                <w:b/>
                <w:bCs/>
                <w:sz w:val="18"/>
                <w:szCs w:val="18"/>
              </w:rPr>
              <w:t>LENGTH</w:t>
            </w:r>
          </w:p>
        </w:tc>
        <w:tc>
          <w:tcPr>
            <w:tcW w:w="271" w:type="pct"/>
            <w:noWrap/>
            <w:hideMark/>
          </w:tcPr>
          <w:p w14:paraId="25E1811F" w14:textId="77777777" w:rsidR="00DD0917" w:rsidRPr="00773417" w:rsidRDefault="00DD0917" w:rsidP="00580CA0">
            <w:pPr>
              <w:keepNext/>
              <w:jc w:val="center"/>
              <w:rPr>
                <w:b/>
                <w:bCs/>
                <w:sz w:val="18"/>
                <w:szCs w:val="18"/>
              </w:rPr>
            </w:pPr>
            <w:r w:rsidRPr="00773417">
              <w:rPr>
                <w:b/>
                <w:bCs/>
                <w:sz w:val="18"/>
                <w:szCs w:val="18"/>
              </w:rPr>
              <w:t>TYPE</w:t>
            </w:r>
          </w:p>
        </w:tc>
        <w:tc>
          <w:tcPr>
            <w:tcW w:w="338" w:type="pct"/>
            <w:noWrap/>
            <w:hideMark/>
          </w:tcPr>
          <w:p w14:paraId="57233942" w14:textId="77777777" w:rsidR="00DD0917" w:rsidRPr="00773417" w:rsidRDefault="00DD0917" w:rsidP="00580CA0">
            <w:pPr>
              <w:keepNext/>
              <w:jc w:val="center"/>
              <w:rPr>
                <w:b/>
                <w:bCs/>
                <w:sz w:val="18"/>
                <w:szCs w:val="18"/>
              </w:rPr>
            </w:pPr>
            <w:r w:rsidRPr="00773417">
              <w:rPr>
                <w:b/>
                <w:bCs/>
                <w:sz w:val="18"/>
                <w:szCs w:val="18"/>
              </w:rPr>
              <w:t>FORMAT</w:t>
            </w:r>
          </w:p>
        </w:tc>
        <w:tc>
          <w:tcPr>
            <w:tcW w:w="270" w:type="pct"/>
            <w:noWrap/>
            <w:hideMark/>
          </w:tcPr>
          <w:p w14:paraId="7D587F40" w14:textId="77777777" w:rsidR="00DD0917" w:rsidRPr="00773417" w:rsidRDefault="00DD0917" w:rsidP="00580CA0">
            <w:pPr>
              <w:keepNext/>
              <w:jc w:val="center"/>
              <w:rPr>
                <w:b/>
                <w:bCs/>
                <w:sz w:val="18"/>
                <w:szCs w:val="18"/>
              </w:rPr>
            </w:pPr>
            <w:r w:rsidRPr="00773417">
              <w:rPr>
                <w:b/>
                <w:bCs/>
                <w:sz w:val="18"/>
                <w:szCs w:val="18"/>
              </w:rPr>
              <w:t>LABEL</w:t>
            </w:r>
          </w:p>
        </w:tc>
        <w:tc>
          <w:tcPr>
            <w:tcW w:w="1251" w:type="pct"/>
            <w:noWrap/>
            <w:hideMark/>
          </w:tcPr>
          <w:p w14:paraId="4716B821" w14:textId="77777777" w:rsidR="00DD0917" w:rsidRPr="00773417" w:rsidRDefault="00DD0917" w:rsidP="00580CA0">
            <w:pPr>
              <w:keepNext/>
              <w:jc w:val="center"/>
              <w:rPr>
                <w:b/>
                <w:bCs/>
                <w:sz w:val="18"/>
                <w:szCs w:val="18"/>
              </w:rPr>
            </w:pPr>
            <w:r w:rsidRPr="00773417">
              <w:rPr>
                <w:b/>
                <w:bCs/>
                <w:sz w:val="18"/>
                <w:szCs w:val="18"/>
              </w:rPr>
              <w:t>SOURCE</w:t>
            </w:r>
          </w:p>
        </w:tc>
        <w:tc>
          <w:tcPr>
            <w:tcW w:w="912" w:type="pct"/>
            <w:noWrap/>
            <w:hideMark/>
          </w:tcPr>
          <w:p w14:paraId="4DA2A9D2" w14:textId="77777777" w:rsidR="00DD0917" w:rsidRPr="00773417" w:rsidRDefault="00DD0917" w:rsidP="00580CA0">
            <w:pPr>
              <w:keepNext/>
              <w:jc w:val="center"/>
              <w:rPr>
                <w:b/>
                <w:bCs/>
                <w:sz w:val="18"/>
                <w:szCs w:val="18"/>
              </w:rPr>
            </w:pPr>
            <w:r w:rsidRPr="00773417">
              <w:rPr>
                <w:b/>
                <w:bCs/>
                <w:sz w:val="18"/>
                <w:szCs w:val="18"/>
              </w:rPr>
              <w:t>DERIVATION</w:t>
            </w:r>
          </w:p>
        </w:tc>
        <w:tc>
          <w:tcPr>
            <w:tcW w:w="333" w:type="pct"/>
            <w:noWrap/>
            <w:hideMark/>
          </w:tcPr>
          <w:p w14:paraId="7459C357" w14:textId="77777777" w:rsidR="00DD0917" w:rsidRPr="00773417" w:rsidRDefault="00DD0917" w:rsidP="00580CA0">
            <w:pPr>
              <w:keepNext/>
              <w:jc w:val="center"/>
              <w:rPr>
                <w:b/>
                <w:bCs/>
                <w:sz w:val="18"/>
                <w:szCs w:val="18"/>
              </w:rPr>
            </w:pPr>
            <w:r w:rsidRPr="00773417">
              <w:rPr>
                <w:b/>
                <w:bCs/>
                <w:sz w:val="18"/>
                <w:szCs w:val="18"/>
              </w:rPr>
              <w:t>ORDER</w:t>
            </w:r>
          </w:p>
        </w:tc>
      </w:tr>
      <w:tr w:rsidR="00DD0917" w:rsidRPr="00773417" w14:paraId="278C50FA" w14:textId="77777777" w:rsidTr="00580CA0">
        <w:tc>
          <w:tcPr>
            <w:tcW w:w="407" w:type="pct"/>
            <w:hideMark/>
          </w:tcPr>
          <w:p w14:paraId="69ED1F09" w14:textId="77777777" w:rsidR="00DD0917" w:rsidRPr="00773417" w:rsidRDefault="00DD0917" w:rsidP="00580CA0">
            <w:pPr>
              <w:rPr>
                <w:bCs/>
                <w:sz w:val="18"/>
                <w:szCs w:val="18"/>
              </w:rPr>
            </w:pPr>
            <w:r>
              <w:rPr>
                <w:bCs/>
                <w:sz w:val="18"/>
                <w:szCs w:val="18"/>
              </w:rPr>
              <w:t>DP</w:t>
            </w:r>
          </w:p>
        </w:tc>
        <w:tc>
          <w:tcPr>
            <w:tcW w:w="904" w:type="pct"/>
            <w:hideMark/>
          </w:tcPr>
          <w:p w14:paraId="48CC882B" w14:textId="77777777" w:rsidR="00DD0917" w:rsidRPr="00773417" w:rsidRDefault="00DD0917" w:rsidP="00580CA0">
            <w:pPr>
              <w:rPr>
                <w:sz w:val="18"/>
                <w:szCs w:val="18"/>
              </w:rPr>
            </w:pPr>
            <w:r>
              <w:rPr>
                <w:sz w:val="18"/>
                <w:szCs w:val="18"/>
              </w:rPr>
              <w:t>3-6</w:t>
            </w:r>
            <w:r w:rsidRPr="00773417">
              <w:rPr>
                <w:sz w:val="18"/>
                <w:szCs w:val="18"/>
              </w:rPr>
              <w:t xml:space="preserve"> character Data Partner identifier</w:t>
            </w:r>
          </w:p>
        </w:tc>
        <w:tc>
          <w:tcPr>
            <w:tcW w:w="315" w:type="pct"/>
            <w:hideMark/>
          </w:tcPr>
          <w:p w14:paraId="6990A2AD" w14:textId="68105956" w:rsidR="00DD0917" w:rsidRPr="00773417" w:rsidRDefault="005A56CA" w:rsidP="00580CA0">
            <w:pPr>
              <w:rPr>
                <w:sz w:val="18"/>
                <w:szCs w:val="18"/>
              </w:rPr>
            </w:pPr>
            <w:r>
              <w:rPr>
                <w:sz w:val="18"/>
                <w:szCs w:val="18"/>
              </w:rPr>
              <w:t>6</w:t>
            </w:r>
          </w:p>
        </w:tc>
        <w:tc>
          <w:tcPr>
            <w:tcW w:w="271" w:type="pct"/>
            <w:hideMark/>
          </w:tcPr>
          <w:p w14:paraId="6CBDA481" w14:textId="77777777" w:rsidR="00DD0917" w:rsidRPr="00773417" w:rsidRDefault="00DD0917" w:rsidP="00580CA0">
            <w:pPr>
              <w:rPr>
                <w:sz w:val="18"/>
                <w:szCs w:val="18"/>
              </w:rPr>
            </w:pPr>
            <w:r w:rsidRPr="00773417">
              <w:rPr>
                <w:sz w:val="18"/>
                <w:szCs w:val="18"/>
              </w:rPr>
              <w:t>Char</w:t>
            </w:r>
          </w:p>
        </w:tc>
        <w:tc>
          <w:tcPr>
            <w:tcW w:w="338" w:type="pct"/>
            <w:hideMark/>
          </w:tcPr>
          <w:p w14:paraId="425CEB04" w14:textId="77777777" w:rsidR="00DD0917" w:rsidRPr="00773417" w:rsidRDefault="00DD0917" w:rsidP="00580CA0">
            <w:pPr>
              <w:rPr>
                <w:sz w:val="18"/>
                <w:szCs w:val="18"/>
              </w:rPr>
            </w:pPr>
          </w:p>
        </w:tc>
        <w:tc>
          <w:tcPr>
            <w:tcW w:w="270" w:type="pct"/>
            <w:hideMark/>
          </w:tcPr>
          <w:p w14:paraId="01B0BF90" w14:textId="77777777" w:rsidR="00DD0917" w:rsidRPr="00773417" w:rsidRDefault="00DD0917" w:rsidP="00580CA0">
            <w:pPr>
              <w:rPr>
                <w:sz w:val="18"/>
                <w:szCs w:val="18"/>
              </w:rPr>
            </w:pPr>
          </w:p>
        </w:tc>
        <w:tc>
          <w:tcPr>
            <w:tcW w:w="1251" w:type="pct"/>
            <w:hideMark/>
          </w:tcPr>
          <w:p w14:paraId="74B1B93F" w14:textId="77777777" w:rsidR="00DD0917" w:rsidRPr="00773417" w:rsidRDefault="00DD0917" w:rsidP="00580CA0">
            <w:pPr>
              <w:rPr>
                <w:sz w:val="18"/>
                <w:szCs w:val="18"/>
              </w:rPr>
            </w:pPr>
            <w:r w:rsidRPr="00773417">
              <w:rPr>
                <w:sz w:val="18"/>
                <w:szCs w:val="18"/>
              </w:rPr>
              <w:t>Commo</w:t>
            </w:r>
            <w:r>
              <w:rPr>
                <w:sz w:val="18"/>
                <w:szCs w:val="18"/>
              </w:rPr>
              <w:t>n Components macro variable DP</w:t>
            </w:r>
          </w:p>
        </w:tc>
        <w:tc>
          <w:tcPr>
            <w:tcW w:w="912" w:type="pct"/>
            <w:hideMark/>
          </w:tcPr>
          <w:p w14:paraId="611CA018" w14:textId="77777777" w:rsidR="00DD0917" w:rsidRPr="00773417" w:rsidRDefault="00DD0917" w:rsidP="00580CA0">
            <w:pPr>
              <w:rPr>
                <w:sz w:val="18"/>
                <w:szCs w:val="18"/>
              </w:rPr>
            </w:pPr>
            <w:r w:rsidRPr="00773417">
              <w:rPr>
                <w:sz w:val="18"/>
                <w:szCs w:val="18"/>
              </w:rPr>
              <w:t>Assigned by the SOC</w:t>
            </w:r>
          </w:p>
        </w:tc>
        <w:tc>
          <w:tcPr>
            <w:tcW w:w="333" w:type="pct"/>
            <w:hideMark/>
          </w:tcPr>
          <w:p w14:paraId="2236B361" w14:textId="77777777" w:rsidR="00DD0917" w:rsidRPr="00773417" w:rsidRDefault="00DD0917" w:rsidP="00580CA0">
            <w:pPr>
              <w:rPr>
                <w:sz w:val="18"/>
                <w:szCs w:val="18"/>
              </w:rPr>
            </w:pPr>
            <w:r w:rsidRPr="00773417">
              <w:rPr>
                <w:sz w:val="18"/>
                <w:szCs w:val="18"/>
              </w:rPr>
              <w:t>1</w:t>
            </w:r>
          </w:p>
        </w:tc>
      </w:tr>
      <w:tr w:rsidR="00DD0917" w:rsidRPr="00773417" w14:paraId="599A4FFB" w14:textId="77777777" w:rsidTr="00580CA0">
        <w:tc>
          <w:tcPr>
            <w:tcW w:w="407" w:type="pct"/>
            <w:hideMark/>
          </w:tcPr>
          <w:p w14:paraId="4D0B5E43" w14:textId="1BCF0644" w:rsidR="00DD0917" w:rsidRPr="00773417" w:rsidRDefault="005A56CA" w:rsidP="00580CA0">
            <w:pPr>
              <w:rPr>
                <w:bCs/>
                <w:sz w:val="18"/>
                <w:szCs w:val="18"/>
              </w:rPr>
            </w:pPr>
            <w:r>
              <w:rPr>
                <w:bCs/>
                <w:sz w:val="18"/>
                <w:szCs w:val="18"/>
              </w:rPr>
              <w:t>FlagID</w:t>
            </w:r>
          </w:p>
        </w:tc>
        <w:tc>
          <w:tcPr>
            <w:tcW w:w="904" w:type="pct"/>
            <w:hideMark/>
          </w:tcPr>
          <w:p w14:paraId="482C0934" w14:textId="79FD264E" w:rsidR="00DD0917" w:rsidRPr="00773417" w:rsidRDefault="005A56CA" w:rsidP="00580CA0">
            <w:pPr>
              <w:rPr>
                <w:sz w:val="18"/>
                <w:szCs w:val="18"/>
              </w:rPr>
            </w:pPr>
            <w:r>
              <w:rPr>
                <w:sz w:val="18"/>
                <w:szCs w:val="18"/>
              </w:rPr>
              <w:t>Tokenized data quality flag indicator</w:t>
            </w:r>
          </w:p>
        </w:tc>
        <w:tc>
          <w:tcPr>
            <w:tcW w:w="315" w:type="pct"/>
            <w:hideMark/>
          </w:tcPr>
          <w:p w14:paraId="5C69FA10" w14:textId="7ED075D6" w:rsidR="00DD0917" w:rsidRPr="00773417" w:rsidRDefault="005A56CA" w:rsidP="00580CA0">
            <w:pPr>
              <w:rPr>
                <w:sz w:val="18"/>
                <w:szCs w:val="18"/>
              </w:rPr>
            </w:pPr>
            <w:r>
              <w:rPr>
                <w:sz w:val="18"/>
                <w:szCs w:val="18"/>
              </w:rPr>
              <w:t>21</w:t>
            </w:r>
          </w:p>
        </w:tc>
        <w:tc>
          <w:tcPr>
            <w:tcW w:w="271" w:type="pct"/>
            <w:hideMark/>
          </w:tcPr>
          <w:p w14:paraId="68AB2069" w14:textId="77777777" w:rsidR="00DD0917" w:rsidRPr="00773417" w:rsidRDefault="00DD0917" w:rsidP="00580CA0">
            <w:pPr>
              <w:rPr>
                <w:sz w:val="18"/>
                <w:szCs w:val="18"/>
              </w:rPr>
            </w:pPr>
            <w:r w:rsidRPr="00773417">
              <w:rPr>
                <w:sz w:val="18"/>
                <w:szCs w:val="18"/>
              </w:rPr>
              <w:t>Char</w:t>
            </w:r>
          </w:p>
        </w:tc>
        <w:tc>
          <w:tcPr>
            <w:tcW w:w="338" w:type="pct"/>
            <w:hideMark/>
          </w:tcPr>
          <w:p w14:paraId="08074BDE" w14:textId="3E0A0FC9" w:rsidR="00DD0917" w:rsidRPr="00773417" w:rsidRDefault="00DD0917" w:rsidP="00580CA0">
            <w:pPr>
              <w:rPr>
                <w:sz w:val="18"/>
                <w:szCs w:val="18"/>
              </w:rPr>
            </w:pPr>
          </w:p>
        </w:tc>
        <w:tc>
          <w:tcPr>
            <w:tcW w:w="270" w:type="pct"/>
            <w:hideMark/>
          </w:tcPr>
          <w:p w14:paraId="1AF63075" w14:textId="77777777" w:rsidR="00DD0917" w:rsidRPr="00773417" w:rsidRDefault="00DD0917" w:rsidP="00580CA0">
            <w:pPr>
              <w:rPr>
                <w:sz w:val="18"/>
                <w:szCs w:val="18"/>
              </w:rPr>
            </w:pPr>
          </w:p>
        </w:tc>
        <w:tc>
          <w:tcPr>
            <w:tcW w:w="1251" w:type="pct"/>
            <w:hideMark/>
          </w:tcPr>
          <w:p w14:paraId="71ADC3CE" w14:textId="19BD7A2C" w:rsidR="00DD0917" w:rsidRPr="00773417" w:rsidRDefault="005A56CA" w:rsidP="00580CA0">
            <w:pPr>
              <w:rPr>
                <w:sz w:val="18"/>
                <w:szCs w:val="18"/>
              </w:rPr>
            </w:pPr>
            <w:r>
              <w:rPr>
                <w:sz w:val="18"/>
                <w:szCs w:val="18"/>
              </w:rPr>
              <w:t>Inputfiles.lkp_all_flags</w:t>
            </w:r>
          </w:p>
        </w:tc>
        <w:tc>
          <w:tcPr>
            <w:tcW w:w="912" w:type="pct"/>
            <w:hideMark/>
          </w:tcPr>
          <w:p w14:paraId="323DA4BB" w14:textId="6A069636" w:rsidR="00DD0917" w:rsidRPr="00773417" w:rsidRDefault="00DD0917" w:rsidP="00580CA0">
            <w:pPr>
              <w:rPr>
                <w:sz w:val="18"/>
                <w:szCs w:val="18"/>
              </w:rPr>
            </w:pPr>
          </w:p>
        </w:tc>
        <w:tc>
          <w:tcPr>
            <w:tcW w:w="333" w:type="pct"/>
            <w:hideMark/>
          </w:tcPr>
          <w:p w14:paraId="01E56D2F" w14:textId="77777777" w:rsidR="00DD0917" w:rsidRPr="00773417" w:rsidRDefault="00DD0917" w:rsidP="00580CA0">
            <w:pPr>
              <w:rPr>
                <w:bCs/>
                <w:sz w:val="18"/>
                <w:szCs w:val="18"/>
              </w:rPr>
            </w:pPr>
            <w:r>
              <w:rPr>
                <w:bCs/>
                <w:sz w:val="18"/>
                <w:szCs w:val="18"/>
              </w:rPr>
              <w:t>2</w:t>
            </w:r>
          </w:p>
        </w:tc>
      </w:tr>
      <w:tr w:rsidR="00DD0917" w:rsidRPr="00773417" w14:paraId="24E980FC" w14:textId="77777777" w:rsidTr="00580CA0">
        <w:tc>
          <w:tcPr>
            <w:tcW w:w="407" w:type="pct"/>
          </w:tcPr>
          <w:p w14:paraId="0FFB3AF6" w14:textId="0CDF2235" w:rsidR="00DD0917" w:rsidRPr="00773417" w:rsidRDefault="005A56CA" w:rsidP="00580CA0">
            <w:pPr>
              <w:rPr>
                <w:bCs/>
                <w:sz w:val="18"/>
                <w:szCs w:val="18"/>
              </w:rPr>
            </w:pPr>
            <w:r>
              <w:rPr>
                <w:bCs/>
                <w:sz w:val="18"/>
                <w:szCs w:val="18"/>
              </w:rPr>
              <w:t>AbortYN</w:t>
            </w:r>
          </w:p>
        </w:tc>
        <w:tc>
          <w:tcPr>
            <w:tcW w:w="904" w:type="pct"/>
          </w:tcPr>
          <w:p w14:paraId="3411B3A1" w14:textId="4C7D5E5D" w:rsidR="00DD0917" w:rsidRPr="00773417" w:rsidRDefault="005A56CA" w:rsidP="00580CA0">
            <w:pPr>
              <w:rPr>
                <w:sz w:val="18"/>
                <w:szCs w:val="18"/>
              </w:rPr>
            </w:pPr>
            <w:r>
              <w:rPr>
                <w:sz w:val="18"/>
                <w:szCs w:val="18"/>
              </w:rPr>
              <w:t>Indicates whether flag causes QA process to abort</w:t>
            </w:r>
          </w:p>
        </w:tc>
        <w:tc>
          <w:tcPr>
            <w:tcW w:w="315" w:type="pct"/>
          </w:tcPr>
          <w:p w14:paraId="2624ED2C" w14:textId="5CE05D48" w:rsidR="00DD0917" w:rsidRPr="00773417" w:rsidRDefault="005A56CA" w:rsidP="00580CA0">
            <w:pPr>
              <w:rPr>
                <w:sz w:val="18"/>
                <w:szCs w:val="18"/>
              </w:rPr>
            </w:pPr>
            <w:r>
              <w:rPr>
                <w:sz w:val="18"/>
                <w:szCs w:val="18"/>
              </w:rPr>
              <w:t>1</w:t>
            </w:r>
          </w:p>
        </w:tc>
        <w:tc>
          <w:tcPr>
            <w:tcW w:w="271" w:type="pct"/>
          </w:tcPr>
          <w:p w14:paraId="71AB87F9" w14:textId="61EF4316" w:rsidR="00DD0917" w:rsidRPr="00773417" w:rsidRDefault="005A56CA" w:rsidP="00580CA0">
            <w:pPr>
              <w:rPr>
                <w:sz w:val="18"/>
                <w:szCs w:val="18"/>
              </w:rPr>
            </w:pPr>
            <w:r>
              <w:rPr>
                <w:sz w:val="18"/>
                <w:szCs w:val="18"/>
              </w:rPr>
              <w:t>Char</w:t>
            </w:r>
          </w:p>
        </w:tc>
        <w:tc>
          <w:tcPr>
            <w:tcW w:w="338" w:type="pct"/>
          </w:tcPr>
          <w:p w14:paraId="5C8C573D" w14:textId="77777777" w:rsidR="00DD0917" w:rsidRPr="00773417" w:rsidRDefault="00DD0917" w:rsidP="00580CA0">
            <w:pPr>
              <w:rPr>
                <w:sz w:val="18"/>
                <w:szCs w:val="18"/>
              </w:rPr>
            </w:pPr>
          </w:p>
        </w:tc>
        <w:tc>
          <w:tcPr>
            <w:tcW w:w="270" w:type="pct"/>
          </w:tcPr>
          <w:p w14:paraId="0EFB9BB3" w14:textId="77777777" w:rsidR="00DD0917" w:rsidRPr="00773417" w:rsidRDefault="00DD0917" w:rsidP="00580CA0">
            <w:pPr>
              <w:rPr>
                <w:sz w:val="18"/>
                <w:szCs w:val="18"/>
              </w:rPr>
            </w:pPr>
          </w:p>
        </w:tc>
        <w:tc>
          <w:tcPr>
            <w:tcW w:w="1251" w:type="pct"/>
          </w:tcPr>
          <w:p w14:paraId="6590E204" w14:textId="1504BAAF" w:rsidR="00DD0917" w:rsidRPr="00773417" w:rsidRDefault="005A56CA" w:rsidP="00580CA0">
            <w:pPr>
              <w:rPr>
                <w:sz w:val="18"/>
                <w:szCs w:val="18"/>
              </w:rPr>
            </w:pPr>
            <w:r>
              <w:rPr>
                <w:sz w:val="18"/>
                <w:szCs w:val="18"/>
              </w:rPr>
              <w:t>Inputfiles.lkp_all_flags</w:t>
            </w:r>
          </w:p>
        </w:tc>
        <w:tc>
          <w:tcPr>
            <w:tcW w:w="912" w:type="pct"/>
          </w:tcPr>
          <w:p w14:paraId="023B91F1" w14:textId="7B356B1D" w:rsidR="00DD0917" w:rsidRPr="00773417" w:rsidRDefault="00DD0917" w:rsidP="00580CA0">
            <w:pPr>
              <w:rPr>
                <w:sz w:val="18"/>
                <w:szCs w:val="18"/>
              </w:rPr>
            </w:pPr>
          </w:p>
        </w:tc>
        <w:tc>
          <w:tcPr>
            <w:tcW w:w="333" w:type="pct"/>
          </w:tcPr>
          <w:p w14:paraId="425A7FE6" w14:textId="77777777" w:rsidR="00DD0917" w:rsidRPr="00773417" w:rsidRDefault="00DD0917" w:rsidP="00580CA0">
            <w:pPr>
              <w:rPr>
                <w:bCs/>
                <w:sz w:val="18"/>
                <w:szCs w:val="18"/>
              </w:rPr>
            </w:pPr>
            <w:r>
              <w:rPr>
                <w:bCs/>
                <w:sz w:val="18"/>
                <w:szCs w:val="18"/>
              </w:rPr>
              <w:t>3</w:t>
            </w:r>
          </w:p>
        </w:tc>
      </w:tr>
      <w:tr w:rsidR="005A56CA" w:rsidRPr="00773417" w14:paraId="5524F637" w14:textId="77777777" w:rsidTr="00580CA0">
        <w:tc>
          <w:tcPr>
            <w:tcW w:w="407" w:type="pct"/>
          </w:tcPr>
          <w:p w14:paraId="7EC25250" w14:textId="3858332B" w:rsidR="005A56CA" w:rsidRPr="00773417" w:rsidRDefault="005A56CA" w:rsidP="00580CA0">
            <w:pPr>
              <w:rPr>
                <w:bCs/>
                <w:sz w:val="18"/>
                <w:szCs w:val="18"/>
              </w:rPr>
            </w:pPr>
            <w:r>
              <w:rPr>
                <w:bCs/>
                <w:sz w:val="18"/>
                <w:szCs w:val="18"/>
              </w:rPr>
              <w:t>FlagType</w:t>
            </w:r>
          </w:p>
        </w:tc>
        <w:tc>
          <w:tcPr>
            <w:tcW w:w="904" w:type="pct"/>
          </w:tcPr>
          <w:p w14:paraId="7FDCC816" w14:textId="70F29057" w:rsidR="005A56CA" w:rsidRPr="00773417" w:rsidRDefault="005A56CA" w:rsidP="00580CA0">
            <w:pPr>
              <w:rPr>
                <w:sz w:val="18"/>
                <w:szCs w:val="18"/>
              </w:rPr>
            </w:pPr>
            <w:r>
              <w:rPr>
                <w:sz w:val="18"/>
                <w:szCs w:val="18"/>
              </w:rPr>
              <w:t>Indicates if this flag is considered a Warn or a Fail</w:t>
            </w:r>
          </w:p>
        </w:tc>
        <w:tc>
          <w:tcPr>
            <w:tcW w:w="315" w:type="pct"/>
          </w:tcPr>
          <w:p w14:paraId="53F50308" w14:textId="2498480D" w:rsidR="005A56CA" w:rsidRPr="00773417" w:rsidRDefault="005A56CA" w:rsidP="00580CA0">
            <w:pPr>
              <w:rPr>
                <w:sz w:val="18"/>
                <w:szCs w:val="18"/>
              </w:rPr>
            </w:pPr>
            <w:r>
              <w:rPr>
                <w:sz w:val="18"/>
                <w:szCs w:val="18"/>
              </w:rPr>
              <w:t>4</w:t>
            </w:r>
          </w:p>
        </w:tc>
        <w:tc>
          <w:tcPr>
            <w:tcW w:w="271" w:type="pct"/>
          </w:tcPr>
          <w:p w14:paraId="79821A4D" w14:textId="39E93326" w:rsidR="005A56CA" w:rsidRPr="00773417" w:rsidRDefault="005A56CA" w:rsidP="00580CA0">
            <w:pPr>
              <w:rPr>
                <w:sz w:val="18"/>
                <w:szCs w:val="18"/>
              </w:rPr>
            </w:pPr>
            <w:r>
              <w:rPr>
                <w:sz w:val="18"/>
                <w:szCs w:val="18"/>
              </w:rPr>
              <w:t>Char</w:t>
            </w:r>
          </w:p>
        </w:tc>
        <w:tc>
          <w:tcPr>
            <w:tcW w:w="338" w:type="pct"/>
          </w:tcPr>
          <w:p w14:paraId="0F37F85B" w14:textId="77777777" w:rsidR="005A56CA" w:rsidRPr="00773417" w:rsidRDefault="005A56CA" w:rsidP="00580CA0">
            <w:pPr>
              <w:rPr>
                <w:sz w:val="18"/>
                <w:szCs w:val="18"/>
              </w:rPr>
            </w:pPr>
          </w:p>
        </w:tc>
        <w:tc>
          <w:tcPr>
            <w:tcW w:w="270" w:type="pct"/>
          </w:tcPr>
          <w:p w14:paraId="713F829D" w14:textId="77777777" w:rsidR="005A56CA" w:rsidRPr="00773417" w:rsidRDefault="005A56CA" w:rsidP="00580CA0">
            <w:pPr>
              <w:rPr>
                <w:sz w:val="18"/>
                <w:szCs w:val="18"/>
              </w:rPr>
            </w:pPr>
          </w:p>
        </w:tc>
        <w:tc>
          <w:tcPr>
            <w:tcW w:w="1251" w:type="pct"/>
          </w:tcPr>
          <w:p w14:paraId="2C82ACC9" w14:textId="717A9719" w:rsidR="005A56CA" w:rsidRPr="00773417" w:rsidRDefault="005A56CA" w:rsidP="00580CA0">
            <w:pPr>
              <w:rPr>
                <w:sz w:val="18"/>
                <w:szCs w:val="18"/>
              </w:rPr>
            </w:pPr>
            <w:r>
              <w:rPr>
                <w:sz w:val="18"/>
                <w:szCs w:val="18"/>
              </w:rPr>
              <w:t>Inputfiles.lkp_all_flags</w:t>
            </w:r>
          </w:p>
        </w:tc>
        <w:tc>
          <w:tcPr>
            <w:tcW w:w="912" w:type="pct"/>
          </w:tcPr>
          <w:p w14:paraId="2C2B564A" w14:textId="77777777" w:rsidR="005A56CA" w:rsidRPr="00773417" w:rsidRDefault="005A56CA" w:rsidP="00580CA0">
            <w:pPr>
              <w:rPr>
                <w:sz w:val="18"/>
                <w:szCs w:val="18"/>
              </w:rPr>
            </w:pPr>
          </w:p>
        </w:tc>
        <w:tc>
          <w:tcPr>
            <w:tcW w:w="333" w:type="pct"/>
          </w:tcPr>
          <w:p w14:paraId="159A225D" w14:textId="230C5B74" w:rsidR="005A56CA" w:rsidRDefault="005A56CA" w:rsidP="00580CA0">
            <w:pPr>
              <w:rPr>
                <w:bCs/>
                <w:sz w:val="18"/>
                <w:szCs w:val="18"/>
              </w:rPr>
            </w:pPr>
            <w:r>
              <w:rPr>
                <w:bCs/>
                <w:sz w:val="18"/>
                <w:szCs w:val="18"/>
              </w:rPr>
              <w:t>4</w:t>
            </w:r>
          </w:p>
        </w:tc>
      </w:tr>
      <w:tr w:rsidR="005A56CA" w:rsidRPr="00773417" w14:paraId="0A1DF17D" w14:textId="77777777" w:rsidTr="00580CA0">
        <w:tc>
          <w:tcPr>
            <w:tcW w:w="407" w:type="pct"/>
          </w:tcPr>
          <w:p w14:paraId="5F5A1BAA" w14:textId="12A448D4" w:rsidR="005A56CA" w:rsidRPr="00773417" w:rsidRDefault="005A56CA" w:rsidP="00580CA0">
            <w:pPr>
              <w:rPr>
                <w:bCs/>
                <w:sz w:val="18"/>
                <w:szCs w:val="18"/>
              </w:rPr>
            </w:pPr>
            <w:r>
              <w:rPr>
                <w:bCs/>
                <w:sz w:val="18"/>
                <w:szCs w:val="18"/>
              </w:rPr>
              <w:t>Flag_Descr</w:t>
            </w:r>
          </w:p>
        </w:tc>
        <w:tc>
          <w:tcPr>
            <w:tcW w:w="904" w:type="pct"/>
          </w:tcPr>
          <w:p w14:paraId="1EE42838" w14:textId="7F4476C6" w:rsidR="005A56CA" w:rsidRPr="00773417" w:rsidRDefault="005A56CA" w:rsidP="00580CA0">
            <w:pPr>
              <w:rPr>
                <w:sz w:val="18"/>
                <w:szCs w:val="18"/>
              </w:rPr>
            </w:pPr>
            <w:r>
              <w:rPr>
                <w:sz w:val="18"/>
                <w:szCs w:val="18"/>
              </w:rPr>
              <w:t>Description of FlagID</w:t>
            </w:r>
          </w:p>
        </w:tc>
        <w:tc>
          <w:tcPr>
            <w:tcW w:w="315" w:type="pct"/>
          </w:tcPr>
          <w:p w14:paraId="31E7AF8E" w14:textId="611C80AC" w:rsidR="005A56CA" w:rsidRPr="00773417" w:rsidRDefault="005A56CA" w:rsidP="00580CA0">
            <w:pPr>
              <w:rPr>
                <w:sz w:val="18"/>
                <w:szCs w:val="18"/>
              </w:rPr>
            </w:pPr>
            <w:r>
              <w:rPr>
                <w:sz w:val="18"/>
                <w:szCs w:val="18"/>
              </w:rPr>
              <w:t>255</w:t>
            </w:r>
          </w:p>
        </w:tc>
        <w:tc>
          <w:tcPr>
            <w:tcW w:w="271" w:type="pct"/>
          </w:tcPr>
          <w:p w14:paraId="2046B1CE" w14:textId="579303EA" w:rsidR="005A56CA" w:rsidRPr="00773417" w:rsidRDefault="005A56CA" w:rsidP="00580CA0">
            <w:pPr>
              <w:rPr>
                <w:sz w:val="18"/>
                <w:szCs w:val="18"/>
              </w:rPr>
            </w:pPr>
            <w:r>
              <w:rPr>
                <w:sz w:val="18"/>
                <w:szCs w:val="18"/>
              </w:rPr>
              <w:t>Char</w:t>
            </w:r>
          </w:p>
        </w:tc>
        <w:tc>
          <w:tcPr>
            <w:tcW w:w="338" w:type="pct"/>
          </w:tcPr>
          <w:p w14:paraId="531FEFCC" w14:textId="77777777" w:rsidR="005A56CA" w:rsidRPr="00773417" w:rsidRDefault="005A56CA" w:rsidP="00580CA0">
            <w:pPr>
              <w:rPr>
                <w:sz w:val="18"/>
                <w:szCs w:val="18"/>
              </w:rPr>
            </w:pPr>
          </w:p>
        </w:tc>
        <w:tc>
          <w:tcPr>
            <w:tcW w:w="270" w:type="pct"/>
          </w:tcPr>
          <w:p w14:paraId="0B3F3549" w14:textId="77777777" w:rsidR="005A56CA" w:rsidRPr="00773417" w:rsidRDefault="005A56CA" w:rsidP="00580CA0">
            <w:pPr>
              <w:rPr>
                <w:sz w:val="18"/>
                <w:szCs w:val="18"/>
              </w:rPr>
            </w:pPr>
          </w:p>
        </w:tc>
        <w:tc>
          <w:tcPr>
            <w:tcW w:w="1251" w:type="pct"/>
          </w:tcPr>
          <w:p w14:paraId="12EBF2A3" w14:textId="07039DE2" w:rsidR="005A56CA" w:rsidRPr="00773417" w:rsidRDefault="005A56CA" w:rsidP="00580CA0">
            <w:pPr>
              <w:rPr>
                <w:sz w:val="18"/>
                <w:szCs w:val="18"/>
              </w:rPr>
            </w:pPr>
            <w:r>
              <w:rPr>
                <w:sz w:val="18"/>
                <w:szCs w:val="18"/>
              </w:rPr>
              <w:t>Inputfiles.lkp_all_flags</w:t>
            </w:r>
          </w:p>
        </w:tc>
        <w:tc>
          <w:tcPr>
            <w:tcW w:w="912" w:type="pct"/>
          </w:tcPr>
          <w:p w14:paraId="00C804C7" w14:textId="77777777" w:rsidR="005A56CA" w:rsidRPr="00773417" w:rsidRDefault="005A56CA" w:rsidP="00580CA0">
            <w:pPr>
              <w:rPr>
                <w:sz w:val="18"/>
                <w:szCs w:val="18"/>
              </w:rPr>
            </w:pPr>
          </w:p>
        </w:tc>
        <w:tc>
          <w:tcPr>
            <w:tcW w:w="333" w:type="pct"/>
          </w:tcPr>
          <w:p w14:paraId="146BE431" w14:textId="2C1D24EB" w:rsidR="005A56CA" w:rsidRDefault="005A56CA" w:rsidP="00580CA0">
            <w:pPr>
              <w:rPr>
                <w:bCs/>
                <w:sz w:val="18"/>
                <w:szCs w:val="18"/>
              </w:rPr>
            </w:pPr>
            <w:r>
              <w:rPr>
                <w:bCs/>
                <w:sz w:val="18"/>
                <w:szCs w:val="18"/>
              </w:rPr>
              <w:t>5</w:t>
            </w:r>
          </w:p>
        </w:tc>
      </w:tr>
      <w:tr w:rsidR="00DD0917" w:rsidRPr="00773417" w14:paraId="2692FE8B" w14:textId="77777777" w:rsidTr="00580CA0">
        <w:tc>
          <w:tcPr>
            <w:tcW w:w="407" w:type="pct"/>
          </w:tcPr>
          <w:p w14:paraId="2D0619A4" w14:textId="3253A511" w:rsidR="00DD0917" w:rsidRPr="00773417" w:rsidRDefault="005A56CA" w:rsidP="00580CA0">
            <w:pPr>
              <w:rPr>
                <w:bCs/>
                <w:sz w:val="18"/>
                <w:szCs w:val="18"/>
              </w:rPr>
            </w:pPr>
            <w:r>
              <w:rPr>
                <w:bCs/>
                <w:sz w:val="18"/>
                <w:szCs w:val="18"/>
              </w:rPr>
              <w:t>c</w:t>
            </w:r>
            <w:r w:rsidR="00DD0917" w:rsidRPr="00773417">
              <w:rPr>
                <w:bCs/>
                <w:sz w:val="18"/>
                <w:szCs w:val="18"/>
              </w:rPr>
              <w:t>ount</w:t>
            </w:r>
          </w:p>
        </w:tc>
        <w:tc>
          <w:tcPr>
            <w:tcW w:w="904" w:type="pct"/>
          </w:tcPr>
          <w:p w14:paraId="5E12771A" w14:textId="53717678" w:rsidR="00DD0917" w:rsidRPr="00773417" w:rsidRDefault="00D5168E" w:rsidP="00580CA0">
            <w:pPr>
              <w:rPr>
                <w:sz w:val="18"/>
                <w:szCs w:val="18"/>
              </w:rPr>
            </w:pPr>
            <w:r>
              <w:rPr>
                <w:sz w:val="18"/>
                <w:szCs w:val="18"/>
              </w:rPr>
              <w:t>Count of flagged o</w:t>
            </w:r>
            <w:r w:rsidR="00DD0917" w:rsidRPr="00773417">
              <w:rPr>
                <w:sz w:val="18"/>
                <w:szCs w:val="18"/>
              </w:rPr>
              <w:t xml:space="preserve">bservations in </w:t>
            </w:r>
            <w:r>
              <w:rPr>
                <w:sz w:val="18"/>
                <w:szCs w:val="18"/>
              </w:rPr>
              <w:t>d</w:t>
            </w:r>
            <w:r w:rsidR="00DD0917" w:rsidRPr="00773417">
              <w:rPr>
                <w:sz w:val="18"/>
                <w:szCs w:val="18"/>
              </w:rPr>
              <w:t xml:space="preserve">ata </w:t>
            </w:r>
            <w:r>
              <w:rPr>
                <w:sz w:val="18"/>
                <w:szCs w:val="18"/>
              </w:rPr>
              <w:t>s</w:t>
            </w:r>
            <w:r w:rsidR="00DD0917" w:rsidRPr="00773417">
              <w:rPr>
                <w:sz w:val="18"/>
                <w:szCs w:val="18"/>
              </w:rPr>
              <w:t>et</w:t>
            </w:r>
          </w:p>
        </w:tc>
        <w:tc>
          <w:tcPr>
            <w:tcW w:w="315" w:type="pct"/>
          </w:tcPr>
          <w:p w14:paraId="05700813" w14:textId="77777777" w:rsidR="00DD0917" w:rsidRPr="00773417" w:rsidRDefault="00DD0917" w:rsidP="00580CA0">
            <w:pPr>
              <w:rPr>
                <w:sz w:val="18"/>
                <w:szCs w:val="18"/>
              </w:rPr>
            </w:pPr>
            <w:r w:rsidRPr="00773417">
              <w:rPr>
                <w:sz w:val="18"/>
                <w:szCs w:val="18"/>
              </w:rPr>
              <w:t>8</w:t>
            </w:r>
          </w:p>
        </w:tc>
        <w:tc>
          <w:tcPr>
            <w:tcW w:w="271" w:type="pct"/>
          </w:tcPr>
          <w:p w14:paraId="35F27C65" w14:textId="77777777" w:rsidR="00DD0917" w:rsidRPr="00773417" w:rsidRDefault="00DD0917" w:rsidP="00580CA0">
            <w:pPr>
              <w:rPr>
                <w:sz w:val="18"/>
                <w:szCs w:val="18"/>
              </w:rPr>
            </w:pPr>
            <w:r w:rsidRPr="00773417">
              <w:rPr>
                <w:sz w:val="18"/>
                <w:szCs w:val="18"/>
              </w:rPr>
              <w:t>Num</w:t>
            </w:r>
          </w:p>
        </w:tc>
        <w:tc>
          <w:tcPr>
            <w:tcW w:w="338" w:type="pct"/>
          </w:tcPr>
          <w:p w14:paraId="329B1113" w14:textId="77777777" w:rsidR="00DD0917" w:rsidRPr="00773417" w:rsidRDefault="00DD0917" w:rsidP="00580CA0">
            <w:pPr>
              <w:rPr>
                <w:sz w:val="18"/>
                <w:szCs w:val="18"/>
              </w:rPr>
            </w:pPr>
          </w:p>
        </w:tc>
        <w:tc>
          <w:tcPr>
            <w:tcW w:w="270" w:type="pct"/>
          </w:tcPr>
          <w:p w14:paraId="01EACC57" w14:textId="77777777" w:rsidR="00DD0917" w:rsidRPr="00773417" w:rsidRDefault="00DD0917" w:rsidP="00580CA0">
            <w:pPr>
              <w:rPr>
                <w:sz w:val="18"/>
                <w:szCs w:val="18"/>
              </w:rPr>
            </w:pPr>
          </w:p>
        </w:tc>
        <w:tc>
          <w:tcPr>
            <w:tcW w:w="1251" w:type="pct"/>
          </w:tcPr>
          <w:p w14:paraId="27ADCF31" w14:textId="044E0CA8" w:rsidR="00DD0917" w:rsidRPr="00773417" w:rsidRDefault="00DD0917" w:rsidP="00580CA0">
            <w:pPr>
              <w:rPr>
                <w:sz w:val="18"/>
                <w:szCs w:val="18"/>
              </w:rPr>
            </w:pPr>
          </w:p>
        </w:tc>
        <w:tc>
          <w:tcPr>
            <w:tcW w:w="912" w:type="pct"/>
          </w:tcPr>
          <w:p w14:paraId="51F25D60" w14:textId="41483E88" w:rsidR="00DD0917" w:rsidRPr="00773417" w:rsidRDefault="00DD0917" w:rsidP="00580CA0">
            <w:pPr>
              <w:rPr>
                <w:sz w:val="18"/>
                <w:szCs w:val="18"/>
              </w:rPr>
            </w:pPr>
          </w:p>
        </w:tc>
        <w:tc>
          <w:tcPr>
            <w:tcW w:w="333" w:type="pct"/>
          </w:tcPr>
          <w:p w14:paraId="59F4FCCC" w14:textId="1DBA9A7E" w:rsidR="00DD0917" w:rsidRPr="00773417" w:rsidRDefault="005A56CA" w:rsidP="00580CA0">
            <w:pPr>
              <w:rPr>
                <w:bCs/>
                <w:sz w:val="18"/>
                <w:szCs w:val="18"/>
              </w:rPr>
            </w:pPr>
            <w:r>
              <w:rPr>
                <w:bCs/>
                <w:sz w:val="18"/>
                <w:szCs w:val="18"/>
              </w:rPr>
              <w:t>6</w:t>
            </w:r>
          </w:p>
        </w:tc>
      </w:tr>
    </w:tbl>
    <w:p w14:paraId="27493CB4" w14:textId="42DAB7C7" w:rsidR="00DD0917" w:rsidRDefault="00DD0917" w:rsidP="008C29D9">
      <w:pPr>
        <w:keepNext/>
      </w:pPr>
    </w:p>
    <w:p w14:paraId="5BC9337E" w14:textId="4D48ED31" w:rsidR="00D5168E" w:rsidRDefault="00D5168E" w:rsidP="008C29D9">
      <w:pPr>
        <w:keepNext/>
        <w:rPr>
          <w:b/>
          <w:bCs/>
        </w:rPr>
      </w:pPr>
      <w:r w:rsidRPr="00D5168E">
        <w:rPr>
          <w:b/>
          <w:bCs/>
        </w:rPr>
        <w:t>Example</w:t>
      </w:r>
    </w:p>
    <w:tbl>
      <w:tblPr>
        <w:tblStyle w:val="TableGrid"/>
        <w:tblW w:w="5000" w:type="pct"/>
        <w:tblLayout w:type="fixed"/>
        <w:tblLook w:val="04A0" w:firstRow="1" w:lastRow="0" w:firstColumn="1" w:lastColumn="0" w:noHBand="0" w:noVBand="1"/>
      </w:tblPr>
      <w:tblGrid>
        <w:gridCol w:w="1313"/>
        <w:gridCol w:w="2191"/>
        <w:gridCol w:w="899"/>
        <w:gridCol w:w="1349"/>
        <w:gridCol w:w="6483"/>
        <w:gridCol w:w="715"/>
      </w:tblGrid>
      <w:tr w:rsidR="00D5168E" w:rsidRPr="00773417" w14:paraId="0855F6E3" w14:textId="77777777" w:rsidTr="00D5168E">
        <w:trPr>
          <w:tblHeader/>
        </w:trPr>
        <w:tc>
          <w:tcPr>
            <w:tcW w:w="507" w:type="pct"/>
            <w:noWrap/>
            <w:vAlign w:val="center"/>
            <w:hideMark/>
          </w:tcPr>
          <w:p w14:paraId="27FEAA69" w14:textId="77777777" w:rsidR="00D5168E" w:rsidRPr="00773417" w:rsidRDefault="00D5168E" w:rsidP="00580CA0">
            <w:pPr>
              <w:jc w:val="center"/>
              <w:rPr>
                <w:b/>
                <w:bCs/>
                <w:sz w:val="16"/>
                <w:szCs w:val="16"/>
              </w:rPr>
            </w:pPr>
            <w:r w:rsidRPr="00372277">
              <w:rPr>
                <w:rFonts w:cs="Arial"/>
                <w:b/>
                <w:sz w:val="16"/>
                <w:szCs w:val="16"/>
              </w:rPr>
              <w:t>DP</w:t>
            </w:r>
          </w:p>
        </w:tc>
        <w:tc>
          <w:tcPr>
            <w:tcW w:w="846" w:type="pct"/>
            <w:noWrap/>
            <w:vAlign w:val="center"/>
            <w:hideMark/>
          </w:tcPr>
          <w:p w14:paraId="6FDC4792" w14:textId="6C300CDE" w:rsidR="00D5168E" w:rsidRPr="00773417" w:rsidRDefault="00D5168E" w:rsidP="00580CA0">
            <w:pPr>
              <w:jc w:val="center"/>
              <w:rPr>
                <w:b/>
                <w:bCs/>
                <w:sz w:val="16"/>
                <w:szCs w:val="16"/>
              </w:rPr>
            </w:pPr>
            <w:r>
              <w:rPr>
                <w:rFonts w:cs="Arial"/>
                <w:b/>
                <w:sz w:val="16"/>
                <w:szCs w:val="16"/>
              </w:rPr>
              <w:t>FlagID</w:t>
            </w:r>
          </w:p>
        </w:tc>
        <w:tc>
          <w:tcPr>
            <w:tcW w:w="347" w:type="pct"/>
            <w:noWrap/>
            <w:vAlign w:val="center"/>
            <w:hideMark/>
          </w:tcPr>
          <w:p w14:paraId="70B2AC8A" w14:textId="259BAD12" w:rsidR="00D5168E" w:rsidRPr="00773417" w:rsidRDefault="00D5168E" w:rsidP="00580CA0">
            <w:pPr>
              <w:jc w:val="center"/>
              <w:rPr>
                <w:b/>
                <w:bCs/>
                <w:sz w:val="16"/>
                <w:szCs w:val="16"/>
              </w:rPr>
            </w:pPr>
            <w:r>
              <w:rPr>
                <w:rFonts w:cs="Arial"/>
                <w:b/>
                <w:sz w:val="16"/>
                <w:szCs w:val="16"/>
              </w:rPr>
              <w:t>AbortYN</w:t>
            </w:r>
          </w:p>
        </w:tc>
        <w:tc>
          <w:tcPr>
            <w:tcW w:w="521" w:type="pct"/>
            <w:noWrap/>
            <w:vAlign w:val="center"/>
            <w:hideMark/>
          </w:tcPr>
          <w:p w14:paraId="119217C2" w14:textId="11361CFB" w:rsidR="00D5168E" w:rsidRPr="00773417" w:rsidRDefault="00D5168E" w:rsidP="00580CA0">
            <w:pPr>
              <w:jc w:val="center"/>
              <w:rPr>
                <w:b/>
                <w:bCs/>
                <w:sz w:val="16"/>
                <w:szCs w:val="16"/>
              </w:rPr>
            </w:pPr>
            <w:r>
              <w:rPr>
                <w:rFonts w:cs="Arial"/>
                <w:b/>
                <w:sz w:val="16"/>
                <w:szCs w:val="16"/>
              </w:rPr>
              <w:t>FlagType</w:t>
            </w:r>
          </w:p>
        </w:tc>
        <w:tc>
          <w:tcPr>
            <w:tcW w:w="2502" w:type="pct"/>
            <w:noWrap/>
            <w:vAlign w:val="center"/>
            <w:hideMark/>
          </w:tcPr>
          <w:p w14:paraId="2CA61710" w14:textId="0EC6C302" w:rsidR="00D5168E" w:rsidRPr="00773417" w:rsidRDefault="00D5168E" w:rsidP="00580CA0">
            <w:pPr>
              <w:jc w:val="center"/>
              <w:rPr>
                <w:b/>
                <w:bCs/>
                <w:sz w:val="16"/>
                <w:szCs w:val="16"/>
              </w:rPr>
            </w:pPr>
            <w:r>
              <w:rPr>
                <w:rFonts w:cs="Arial"/>
                <w:b/>
                <w:sz w:val="16"/>
                <w:szCs w:val="16"/>
              </w:rPr>
              <w:t>Flag_descr</w:t>
            </w:r>
          </w:p>
        </w:tc>
        <w:tc>
          <w:tcPr>
            <w:tcW w:w="276" w:type="pct"/>
            <w:noWrap/>
            <w:vAlign w:val="center"/>
            <w:hideMark/>
          </w:tcPr>
          <w:p w14:paraId="7ACF9361" w14:textId="4B070104" w:rsidR="00D5168E" w:rsidRPr="00773417" w:rsidRDefault="00D5168E" w:rsidP="00580CA0">
            <w:pPr>
              <w:jc w:val="center"/>
              <w:rPr>
                <w:b/>
                <w:bCs/>
                <w:sz w:val="16"/>
                <w:szCs w:val="16"/>
              </w:rPr>
            </w:pPr>
            <w:r>
              <w:rPr>
                <w:rFonts w:cs="Arial"/>
                <w:b/>
                <w:sz w:val="16"/>
                <w:szCs w:val="16"/>
              </w:rPr>
              <w:t>Count</w:t>
            </w:r>
          </w:p>
        </w:tc>
      </w:tr>
      <w:tr w:rsidR="00D5168E" w:rsidRPr="00773417" w14:paraId="1554ED6C" w14:textId="77777777" w:rsidTr="00D5168E">
        <w:tc>
          <w:tcPr>
            <w:tcW w:w="507" w:type="pct"/>
            <w:noWrap/>
            <w:hideMark/>
          </w:tcPr>
          <w:p w14:paraId="64ED25AC" w14:textId="77777777" w:rsidR="00D5168E" w:rsidRPr="00773417" w:rsidRDefault="00D5168E" w:rsidP="00580CA0">
            <w:pPr>
              <w:rPr>
                <w:sz w:val="16"/>
                <w:szCs w:val="16"/>
              </w:rPr>
            </w:pPr>
            <w:r>
              <w:rPr>
                <w:rFonts w:cs="Arial"/>
                <w:sz w:val="16"/>
                <w:szCs w:val="16"/>
              </w:rPr>
              <w:t>XXXX</w:t>
            </w:r>
          </w:p>
        </w:tc>
        <w:tc>
          <w:tcPr>
            <w:tcW w:w="846" w:type="pct"/>
            <w:noWrap/>
            <w:hideMark/>
          </w:tcPr>
          <w:p w14:paraId="78CB3510" w14:textId="0A65EA05" w:rsidR="00D5168E" w:rsidRPr="00773417" w:rsidRDefault="00D5168E" w:rsidP="00580CA0">
            <w:pPr>
              <w:rPr>
                <w:sz w:val="16"/>
                <w:szCs w:val="16"/>
              </w:rPr>
            </w:pPr>
            <w:r>
              <w:rPr>
                <w:sz w:val="16"/>
                <w:szCs w:val="16"/>
              </w:rPr>
              <w:t>MIL_2_06_00-0_255</w:t>
            </w:r>
          </w:p>
        </w:tc>
        <w:tc>
          <w:tcPr>
            <w:tcW w:w="347" w:type="pct"/>
            <w:noWrap/>
            <w:hideMark/>
          </w:tcPr>
          <w:p w14:paraId="26BF9123" w14:textId="57AB8CE7" w:rsidR="00D5168E" w:rsidRPr="00773417" w:rsidRDefault="00D5168E" w:rsidP="00580CA0">
            <w:pPr>
              <w:rPr>
                <w:sz w:val="16"/>
                <w:szCs w:val="16"/>
              </w:rPr>
            </w:pPr>
            <w:r>
              <w:rPr>
                <w:rFonts w:cs="Arial"/>
                <w:sz w:val="16"/>
                <w:szCs w:val="16"/>
              </w:rPr>
              <w:t>N</w:t>
            </w:r>
          </w:p>
        </w:tc>
        <w:tc>
          <w:tcPr>
            <w:tcW w:w="521" w:type="pct"/>
            <w:noWrap/>
            <w:hideMark/>
          </w:tcPr>
          <w:p w14:paraId="1E2FBBF7" w14:textId="602695A2" w:rsidR="00D5168E" w:rsidRPr="00773417" w:rsidRDefault="00D5168E" w:rsidP="00580CA0">
            <w:pPr>
              <w:rPr>
                <w:sz w:val="16"/>
                <w:szCs w:val="16"/>
              </w:rPr>
            </w:pPr>
            <w:r>
              <w:rPr>
                <w:sz w:val="16"/>
                <w:szCs w:val="16"/>
              </w:rPr>
              <w:t>Warn</w:t>
            </w:r>
          </w:p>
        </w:tc>
        <w:tc>
          <w:tcPr>
            <w:tcW w:w="2502" w:type="pct"/>
            <w:noWrap/>
            <w:hideMark/>
          </w:tcPr>
          <w:p w14:paraId="284ABAD0" w14:textId="617985AD" w:rsidR="00D5168E" w:rsidRPr="00773417" w:rsidRDefault="00D5168E" w:rsidP="00580CA0">
            <w:pPr>
              <w:rPr>
                <w:sz w:val="16"/>
                <w:szCs w:val="16"/>
              </w:rPr>
            </w:pPr>
            <w:r w:rsidRPr="00D5168E">
              <w:rPr>
                <w:sz w:val="16"/>
                <w:szCs w:val="16"/>
              </w:rPr>
              <w:t>CBirth_Date must be between 3 days before the ADate through DDate; if DDate is null, then CBirth_Date must be between 3 days before, through 1 day after the ADate</w:t>
            </w:r>
          </w:p>
        </w:tc>
        <w:tc>
          <w:tcPr>
            <w:tcW w:w="276" w:type="pct"/>
            <w:noWrap/>
          </w:tcPr>
          <w:p w14:paraId="55ED8D5C" w14:textId="439F8405" w:rsidR="00D5168E" w:rsidRPr="00773417" w:rsidRDefault="00D5168E" w:rsidP="00580CA0">
            <w:pPr>
              <w:rPr>
                <w:sz w:val="16"/>
                <w:szCs w:val="16"/>
              </w:rPr>
            </w:pPr>
            <w:r>
              <w:rPr>
                <w:sz w:val="16"/>
                <w:szCs w:val="16"/>
              </w:rPr>
              <w:t>2</w:t>
            </w:r>
          </w:p>
        </w:tc>
      </w:tr>
    </w:tbl>
    <w:p w14:paraId="3E84E723" w14:textId="77777777" w:rsidR="00D5168E" w:rsidRDefault="00D5168E" w:rsidP="008C29D9">
      <w:pPr>
        <w:keepNext/>
      </w:pPr>
    </w:p>
    <w:p w14:paraId="3125A2BF" w14:textId="0BA40A13" w:rsidR="008C29D9" w:rsidRPr="00773417" w:rsidRDefault="008C29D9" w:rsidP="00D5168E">
      <w:pPr>
        <w:keepNext/>
      </w:pPr>
      <w:r w:rsidRPr="00773417">
        <w:t xml:space="preserve">Filenames: </w:t>
      </w:r>
      <w:r>
        <w:rPr>
          <w:b/>
        </w:rPr>
        <w:t>all</w:t>
      </w:r>
      <w:r w:rsidRPr="00773417">
        <w:rPr>
          <w:b/>
        </w:rPr>
        <w:t>_l1_nobs</w:t>
      </w:r>
    </w:p>
    <w:tbl>
      <w:tblPr>
        <w:tblStyle w:val="TableGrid"/>
        <w:tblW w:w="5047" w:type="pct"/>
        <w:tblInd w:w="18" w:type="dxa"/>
        <w:tblLayout w:type="fixed"/>
        <w:tblLook w:val="04A0" w:firstRow="1" w:lastRow="0" w:firstColumn="1" w:lastColumn="0" w:noHBand="0" w:noVBand="1"/>
      </w:tblPr>
      <w:tblGrid>
        <w:gridCol w:w="1063"/>
        <w:gridCol w:w="2363"/>
        <w:gridCol w:w="824"/>
        <w:gridCol w:w="709"/>
        <w:gridCol w:w="884"/>
        <w:gridCol w:w="706"/>
        <w:gridCol w:w="3271"/>
        <w:gridCol w:w="2384"/>
        <w:gridCol w:w="868"/>
      </w:tblGrid>
      <w:tr w:rsidR="008C29D9" w:rsidRPr="00773417" w14:paraId="1E5BBD23" w14:textId="77777777" w:rsidTr="000B5956">
        <w:trPr>
          <w:tblHeader/>
        </w:trPr>
        <w:tc>
          <w:tcPr>
            <w:tcW w:w="407" w:type="pct"/>
            <w:noWrap/>
            <w:hideMark/>
          </w:tcPr>
          <w:p w14:paraId="0BE14DD6" w14:textId="77777777" w:rsidR="008C29D9" w:rsidRPr="00773417" w:rsidRDefault="008C29D9" w:rsidP="000B5956">
            <w:pPr>
              <w:keepNext/>
              <w:jc w:val="center"/>
              <w:rPr>
                <w:b/>
                <w:bCs/>
                <w:sz w:val="18"/>
                <w:szCs w:val="18"/>
              </w:rPr>
            </w:pPr>
            <w:r w:rsidRPr="00773417">
              <w:rPr>
                <w:b/>
                <w:bCs/>
                <w:sz w:val="18"/>
                <w:szCs w:val="18"/>
              </w:rPr>
              <w:t>VARIABLE</w:t>
            </w:r>
          </w:p>
        </w:tc>
        <w:tc>
          <w:tcPr>
            <w:tcW w:w="904" w:type="pct"/>
            <w:noWrap/>
            <w:hideMark/>
          </w:tcPr>
          <w:p w14:paraId="5D73B30D" w14:textId="77777777" w:rsidR="008C29D9" w:rsidRPr="00773417" w:rsidRDefault="008C29D9" w:rsidP="000B5956">
            <w:pPr>
              <w:keepNext/>
              <w:jc w:val="center"/>
              <w:rPr>
                <w:b/>
                <w:bCs/>
                <w:sz w:val="18"/>
                <w:szCs w:val="18"/>
              </w:rPr>
            </w:pPr>
            <w:r w:rsidRPr="00773417">
              <w:rPr>
                <w:b/>
                <w:bCs/>
                <w:sz w:val="18"/>
                <w:szCs w:val="18"/>
              </w:rPr>
              <w:t>DESCRIPTION</w:t>
            </w:r>
          </w:p>
        </w:tc>
        <w:tc>
          <w:tcPr>
            <w:tcW w:w="315" w:type="pct"/>
            <w:noWrap/>
            <w:hideMark/>
          </w:tcPr>
          <w:p w14:paraId="3AA8EF49" w14:textId="77777777" w:rsidR="008C29D9" w:rsidRPr="00773417" w:rsidRDefault="008C29D9" w:rsidP="000B5956">
            <w:pPr>
              <w:keepNext/>
              <w:jc w:val="center"/>
              <w:rPr>
                <w:b/>
                <w:bCs/>
                <w:sz w:val="18"/>
                <w:szCs w:val="18"/>
              </w:rPr>
            </w:pPr>
            <w:r w:rsidRPr="00773417">
              <w:rPr>
                <w:b/>
                <w:bCs/>
                <w:sz w:val="18"/>
                <w:szCs w:val="18"/>
              </w:rPr>
              <w:t>LENGTH</w:t>
            </w:r>
          </w:p>
        </w:tc>
        <w:tc>
          <w:tcPr>
            <w:tcW w:w="271" w:type="pct"/>
            <w:noWrap/>
            <w:hideMark/>
          </w:tcPr>
          <w:p w14:paraId="7DF09D21" w14:textId="77777777" w:rsidR="008C29D9" w:rsidRPr="00773417" w:rsidRDefault="008C29D9" w:rsidP="000B5956">
            <w:pPr>
              <w:keepNext/>
              <w:jc w:val="center"/>
              <w:rPr>
                <w:b/>
                <w:bCs/>
                <w:sz w:val="18"/>
                <w:szCs w:val="18"/>
              </w:rPr>
            </w:pPr>
            <w:r w:rsidRPr="00773417">
              <w:rPr>
                <w:b/>
                <w:bCs/>
                <w:sz w:val="18"/>
                <w:szCs w:val="18"/>
              </w:rPr>
              <w:t>TYPE</w:t>
            </w:r>
          </w:p>
        </w:tc>
        <w:tc>
          <w:tcPr>
            <w:tcW w:w="338" w:type="pct"/>
            <w:noWrap/>
            <w:hideMark/>
          </w:tcPr>
          <w:p w14:paraId="12C9047C" w14:textId="77777777" w:rsidR="008C29D9" w:rsidRPr="00773417" w:rsidRDefault="008C29D9" w:rsidP="000B5956">
            <w:pPr>
              <w:keepNext/>
              <w:jc w:val="center"/>
              <w:rPr>
                <w:b/>
                <w:bCs/>
                <w:sz w:val="18"/>
                <w:szCs w:val="18"/>
              </w:rPr>
            </w:pPr>
            <w:r w:rsidRPr="00773417">
              <w:rPr>
                <w:b/>
                <w:bCs/>
                <w:sz w:val="18"/>
                <w:szCs w:val="18"/>
              </w:rPr>
              <w:t>FORMAT</w:t>
            </w:r>
          </w:p>
        </w:tc>
        <w:tc>
          <w:tcPr>
            <w:tcW w:w="270" w:type="pct"/>
            <w:noWrap/>
            <w:hideMark/>
          </w:tcPr>
          <w:p w14:paraId="44BDC883" w14:textId="77777777" w:rsidR="008C29D9" w:rsidRPr="00773417" w:rsidRDefault="008C29D9" w:rsidP="000B5956">
            <w:pPr>
              <w:keepNext/>
              <w:jc w:val="center"/>
              <w:rPr>
                <w:b/>
                <w:bCs/>
                <w:sz w:val="18"/>
                <w:szCs w:val="18"/>
              </w:rPr>
            </w:pPr>
            <w:r w:rsidRPr="00773417">
              <w:rPr>
                <w:b/>
                <w:bCs/>
                <w:sz w:val="18"/>
                <w:szCs w:val="18"/>
              </w:rPr>
              <w:t>LABEL</w:t>
            </w:r>
          </w:p>
        </w:tc>
        <w:tc>
          <w:tcPr>
            <w:tcW w:w="1251" w:type="pct"/>
            <w:noWrap/>
            <w:hideMark/>
          </w:tcPr>
          <w:p w14:paraId="3FC21DA9" w14:textId="77777777" w:rsidR="008C29D9" w:rsidRPr="00773417" w:rsidRDefault="008C29D9" w:rsidP="000B5956">
            <w:pPr>
              <w:keepNext/>
              <w:jc w:val="center"/>
              <w:rPr>
                <w:b/>
                <w:bCs/>
                <w:sz w:val="18"/>
                <w:szCs w:val="18"/>
              </w:rPr>
            </w:pPr>
            <w:r w:rsidRPr="00773417">
              <w:rPr>
                <w:b/>
                <w:bCs/>
                <w:sz w:val="18"/>
                <w:szCs w:val="18"/>
              </w:rPr>
              <w:t>SOURCE</w:t>
            </w:r>
          </w:p>
        </w:tc>
        <w:tc>
          <w:tcPr>
            <w:tcW w:w="912" w:type="pct"/>
            <w:noWrap/>
            <w:hideMark/>
          </w:tcPr>
          <w:p w14:paraId="14F8AE98" w14:textId="77777777" w:rsidR="008C29D9" w:rsidRPr="00773417" w:rsidRDefault="008C29D9" w:rsidP="000B5956">
            <w:pPr>
              <w:keepNext/>
              <w:jc w:val="center"/>
              <w:rPr>
                <w:b/>
                <w:bCs/>
                <w:sz w:val="18"/>
                <w:szCs w:val="18"/>
              </w:rPr>
            </w:pPr>
            <w:r w:rsidRPr="00773417">
              <w:rPr>
                <w:b/>
                <w:bCs/>
                <w:sz w:val="18"/>
                <w:szCs w:val="18"/>
              </w:rPr>
              <w:t>DERIVATION</w:t>
            </w:r>
          </w:p>
        </w:tc>
        <w:tc>
          <w:tcPr>
            <w:tcW w:w="333" w:type="pct"/>
            <w:noWrap/>
            <w:hideMark/>
          </w:tcPr>
          <w:p w14:paraId="234EBAA9"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0CCCF247" w14:textId="77777777" w:rsidTr="000B5956">
        <w:tc>
          <w:tcPr>
            <w:tcW w:w="407" w:type="pct"/>
            <w:hideMark/>
          </w:tcPr>
          <w:p w14:paraId="4073B617" w14:textId="77777777" w:rsidR="008C29D9" w:rsidRPr="00773417" w:rsidRDefault="008C29D9" w:rsidP="000B5956">
            <w:pPr>
              <w:rPr>
                <w:bCs/>
                <w:sz w:val="18"/>
                <w:szCs w:val="18"/>
              </w:rPr>
            </w:pPr>
            <w:r>
              <w:rPr>
                <w:bCs/>
                <w:sz w:val="18"/>
                <w:szCs w:val="18"/>
              </w:rPr>
              <w:t>DP</w:t>
            </w:r>
          </w:p>
        </w:tc>
        <w:tc>
          <w:tcPr>
            <w:tcW w:w="904" w:type="pct"/>
            <w:hideMark/>
          </w:tcPr>
          <w:p w14:paraId="321D6A0C"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15" w:type="pct"/>
            <w:hideMark/>
          </w:tcPr>
          <w:p w14:paraId="2D7A1219" w14:textId="211EE782" w:rsidR="008C29D9" w:rsidRPr="00773417" w:rsidRDefault="005A56CA" w:rsidP="000B5956">
            <w:pPr>
              <w:rPr>
                <w:sz w:val="18"/>
                <w:szCs w:val="18"/>
              </w:rPr>
            </w:pPr>
            <w:r>
              <w:rPr>
                <w:sz w:val="18"/>
                <w:szCs w:val="18"/>
              </w:rPr>
              <w:t>6</w:t>
            </w:r>
          </w:p>
        </w:tc>
        <w:tc>
          <w:tcPr>
            <w:tcW w:w="271" w:type="pct"/>
            <w:hideMark/>
          </w:tcPr>
          <w:p w14:paraId="3F15045A" w14:textId="77777777" w:rsidR="008C29D9" w:rsidRPr="00773417" w:rsidRDefault="008C29D9" w:rsidP="000B5956">
            <w:pPr>
              <w:rPr>
                <w:sz w:val="18"/>
                <w:szCs w:val="18"/>
              </w:rPr>
            </w:pPr>
            <w:r w:rsidRPr="00773417">
              <w:rPr>
                <w:sz w:val="18"/>
                <w:szCs w:val="18"/>
              </w:rPr>
              <w:t>Char</w:t>
            </w:r>
          </w:p>
        </w:tc>
        <w:tc>
          <w:tcPr>
            <w:tcW w:w="338" w:type="pct"/>
            <w:hideMark/>
          </w:tcPr>
          <w:p w14:paraId="2454BE2C" w14:textId="77777777" w:rsidR="008C29D9" w:rsidRPr="00773417" w:rsidRDefault="008C29D9" w:rsidP="000B5956">
            <w:pPr>
              <w:rPr>
                <w:sz w:val="18"/>
                <w:szCs w:val="18"/>
              </w:rPr>
            </w:pPr>
          </w:p>
        </w:tc>
        <w:tc>
          <w:tcPr>
            <w:tcW w:w="270" w:type="pct"/>
            <w:hideMark/>
          </w:tcPr>
          <w:p w14:paraId="621070C7" w14:textId="77777777" w:rsidR="008C29D9" w:rsidRPr="00773417" w:rsidRDefault="008C29D9" w:rsidP="000B5956">
            <w:pPr>
              <w:rPr>
                <w:sz w:val="18"/>
                <w:szCs w:val="18"/>
              </w:rPr>
            </w:pPr>
          </w:p>
        </w:tc>
        <w:tc>
          <w:tcPr>
            <w:tcW w:w="1251" w:type="pct"/>
            <w:hideMark/>
          </w:tcPr>
          <w:p w14:paraId="2BC3777B"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912" w:type="pct"/>
            <w:hideMark/>
          </w:tcPr>
          <w:p w14:paraId="04CB86D3" w14:textId="77777777" w:rsidR="008C29D9" w:rsidRPr="00773417" w:rsidRDefault="008C29D9" w:rsidP="000B5956">
            <w:pPr>
              <w:rPr>
                <w:sz w:val="18"/>
                <w:szCs w:val="18"/>
              </w:rPr>
            </w:pPr>
            <w:r w:rsidRPr="00773417">
              <w:rPr>
                <w:sz w:val="18"/>
                <w:szCs w:val="18"/>
              </w:rPr>
              <w:t>Assigned by the SOC</w:t>
            </w:r>
          </w:p>
        </w:tc>
        <w:tc>
          <w:tcPr>
            <w:tcW w:w="333" w:type="pct"/>
            <w:hideMark/>
          </w:tcPr>
          <w:p w14:paraId="0EFFF7AA" w14:textId="77777777" w:rsidR="008C29D9" w:rsidRPr="00773417" w:rsidRDefault="008C29D9" w:rsidP="000B5956">
            <w:pPr>
              <w:rPr>
                <w:sz w:val="18"/>
                <w:szCs w:val="18"/>
              </w:rPr>
            </w:pPr>
            <w:r w:rsidRPr="00773417">
              <w:rPr>
                <w:sz w:val="18"/>
                <w:szCs w:val="18"/>
              </w:rPr>
              <w:t>1</w:t>
            </w:r>
          </w:p>
        </w:tc>
      </w:tr>
      <w:tr w:rsidR="008C29D9" w:rsidRPr="00773417" w14:paraId="69A01644" w14:textId="77777777" w:rsidTr="000B5956">
        <w:tc>
          <w:tcPr>
            <w:tcW w:w="407" w:type="pct"/>
            <w:hideMark/>
          </w:tcPr>
          <w:p w14:paraId="2D774624" w14:textId="77777777" w:rsidR="008C29D9" w:rsidRPr="00773417" w:rsidRDefault="008C29D9" w:rsidP="000B5956">
            <w:pPr>
              <w:rPr>
                <w:bCs/>
                <w:sz w:val="18"/>
                <w:szCs w:val="18"/>
              </w:rPr>
            </w:pPr>
            <w:r w:rsidRPr="00773417">
              <w:rPr>
                <w:bCs/>
                <w:sz w:val="18"/>
                <w:szCs w:val="18"/>
              </w:rPr>
              <w:t>TABID</w:t>
            </w:r>
          </w:p>
        </w:tc>
        <w:tc>
          <w:tcPr>
            <w:tcW w:w="904" w:type="pct"/>
            <w:hideMark/>
          </w:tcPr>
          <w:p w14:paraId="53CA9D55" w14:textId="77777777" w:rsidR="008C29D9" w:rsidRPr="00773417" w:rsidRDefault="008C29D9" w:rsidP="000B5956">
            <w:pPr>
              <w:rPr>
                <w:sz w:val="18"/>
                <w:szCs w:val="18"/>
              </w:rPr>
            </w:pPr>
            <w:r w:rsidRPr="00773417">
              <w:rPr>
                <w:sz w:val="18"/>
                <w:szCs w:val="18"/>
              </w:rPr>
              <w:t>3 character abbreviation for source SCDM table</w:t>
            </w:r>
          </w:p>
        </w:tc>
        <w:tc>
          <w:tcPr>
            <w:tcW w:w="315" w:type="pct"/>
            <w:hideMark/>
          </w:tcPr>
          <w:p w14:paraId="1F029FF2" w14:textId="77777777" w:rsidR="008C29D9" w:rsidRPr="00773417" w:rsidRDefault="008C29D9" w:rsidP="000B5956">
            <w:pPr>
              <w:rPr>
                <w:sz w:val="18"/>
                <w:szCs w:val="18"/>
              </w:rPr>
            </w:pPr>
            <w:r w:rsidRPr="00773417">
              <w:rPr>
                <w:sz w:val="18"/>
                <w:szCs w:val="18"/>
              </w:rPr>
              <w:t>3</w:t>
            </w:r>
          </w:p>
        </w:tc>
        <w:tc>
          <w:tcPr>
            <w:tcW w:w="271" w:type="pct"/>
            <w:hideMark/>
          </w:tcPr>
          <w:p w14:paraId="42BEC721" w14:textId="77777777" w:rsidR="008C29D9" w:rsidRPr="00773417" w:rsidRDefault="008C29D9" w:rsidP="000B5956">
            <w:pPr>
              <w:rPr>
                <w:sz w:val="18"/>
                <w:szCs w:val="18"/>
              </w:rPr>
            </w:pPr>
            <w:r w:rsidRPr="00773417">
              <w:rPr>
                <w:sz w:val="18"/>
                <w:szCs w:val="18"/>
              </w:rPr>
              <w:t>Char</w:t>
            </w:r>
          </w:p>
        </w:tc>
        <w:tc>
          <w:tcPr>
            <w:tcW w:w="338" w:type="pct"/>
            <w:hideMark/>
          </w:tcPr>
          <w:p w14:paraId="2BEA0A04" w14:textId="77777777" w:rsidR="008C29D9" w:rsidRPr="00773417" w:rsidRDefault="008C29D9" w:rsidP="000B5956">
            <w:pPr>
              <w:rPr>
                <w:sz w:val="18"/>
                <w:szCs w:val="18"/>
              </w:rPr>
            </w:pPr>
          </w:p>
        </w:tc>
        <w:tc>
          <w:tcPr>
            <w:tcW w:w="270" w:type="pct"/>
            <w:hideMark/>
          </w:tcPr>
          <w:p w14:paraId="4C8F0ACD" w14:textId="77777777" w:rsidR="008C29D9" w:rsidRPr="00773417" w:rsidRDefault="008C29D9" w:rsidP="000B5956">
            <w:pPr>
              <w:rPr>
                <w:sz w:val="18"/>
                <w:szCs w:val="18"/>
              </w:rPr>
            </w:pPr>
          </w:p>
        </w:tc>
        <w:tc>
          <w:tcPr>
            <w:tcW w:w="1251" w:type="pct"/>
            <w:hideMark/>
          </w:tcPr>
          <w:p w14:paraId="269E4207" w14:textId="77777777" w:rsidR="008C29D9" w:rsidRPr="00773417" w:rsidRDefault="008C29D9" w:rsidP="000B5956">
            <w:pPr>
              <w:rPr>
                <w:sz w:val="18"/>
                <w:szCs w:val="18"/>
              </w:rPr>
            </w:pPr>
            <w:r w:rsidRPr="00773417">
              <w:rPr>
                <w:sz w:val="18"/>
                <w:szCs w:val="18"/>
              </w:rPr>
              <w:t>inputfiles.control_flow.module</w:t>
            </w:r>
          </w:p>
        </w:tc>
        <w:tc>
          <w:tcPr>
            <w:tcW w:w="912" w:type="pct"/>
            <w:hideMark/>
          </w:tcPr>
          <w:p w14:paraId="2057BB12" w14:textId="77777777" w:rsidR="008C29D9" w:rsidRPr="00773417" w:rsidRDefault="008C29D9" w:rsidP="000B5956">
            <w:pPr>
              <w:rPr>
                <w:sz w:val="18"/>
                <w:szCs w:val="18"/>
              </w:rPr>
            </w:pPr>
            <w:r w:rsidRPr="00773417">
              <w:rPr>
                <w:sz w:val="18"/>
                <w:szCs w:val="18"/>
              </w:rPr>
              <w:t>Where execute_flag=Y and cc_table NE X</w:t>
            </w:r>
          </w:p>
        </w:tc>
        <w:tc>
          <w:tcPr>
            <w:tcW w:w="333" w:type="pct"/>
            <w:hideMark/>
          </w:tcPr>
          <w:p w14:paraId="60B061AD" w14:textId="77777777" w:rsidR="008C29D9" w:rsidRPr="00773417" w:rsidRDefault="008C29D9" w:rsidP="000B5956">
            <w:pPr>
              <w:rPr>
                <w:bCs/>
                <w:sz w:val="18"/>
                <w:szCs w:val="18"/>
              </w:rPr>
            </w:pPr>
            <w:r>
              <w:rPr>
                <w:bCs/>
                <w:sz w:val="18"/>
                <w:szCs w:val="18"/>
              </w:rPr>
              <w:t>2</w:t>
            </w:r>
          </w:p>
        </w:tc>
      </w:tr>
      <w:tr w:rsidR="008C29D9" w:rsidRPr="00773417" w14:paraId="1D911691" w14:textId="77777777" w:rsidTr="000B5956">
        <w:tc>
          <w:tcPr>
            <w:tcW w:w="407" w:type="pct"/>
          </w:tcPr>
          <w:p w14:paraId="3D832889" w14:textId="77777777" w:rsidR="008C29D9" w:rsidRPr="00773417" w:rsidRDefault="008C29D9" w:rsidP="000B5956">
            <w:pPr>
              <w:rPr>
                <w:bCs/>
                <w:sz w:val="18"/>
                <w:szCs w:val="18"/>
              </w:rPr>
            </w:pPr>
            <w:r w:rsidRPr="00773417">
              <w:rPr>
                <w:bCs/>
                <w:sz w:val="18"/>
                <w:szCs w:val="18"/>
              </w:rPr>
              <w:t>MemType</w:t>
            </w:r>
          </w:p>
        </w:tc>
        <w:tc>
          <w:tcPr>
            <w:tcW w:w="904" w:type="pct"/>
          </w:tcPr>
          <w:p w14:paraId="6BB6F6F2" w14:textId="77777777" w:rsidR="008C29D9" w:rsidRPr="00773417" w:rsidRDefault="008C29D9" w:rsidP="000B5956">
            <w:pPr>
              <w:rPr>
                <w:sz w:val="18"/>
                <w:szCs w:val="18"/>
              </w:rPr>
            </w:pPr>
            <w:r w:rsidRPr="00773417">
              <w:rPr>
                <w:sz w:val="18"/>
                <w:szCs w:val="18"/>
              </w:rPr>
              <w:t>Library Member Type</w:t>
            </w:r>
          </w:p>
        </w:tc>
        <w:tc>
          <w:tcPr>
            <w:tcW w:w="315" w:type="pct"/>
          </w:tcPr>
          <w:p w14:paraId="652C8052" w14:textId="77777777" w:rsidR="008C29D9" w:rsidRPr="00773417" w:rsidRDefault="008C29D9" w:rsidP="000B5956">
            <w:pPr>
              <w:rPr>
                <w:sz w:val="18"/>
                <w:szCs w:val="18"/>
              </w:rPr>
            </w:pPr>
            <w:r w:rsidRPr="00773417">
              <w:rPr>
                <w:sz w:val="18"/>
                <w:szCs w:val="18"/>
              </w:rPr>
              <w:t>8</w:t>
            </w:r>
          </w:p>
        </w:tc>
        <w:tc>
          <w:tcPr>
            <w:tcW w:w="271" w:type="pct"/>
          </w:tcPr>
          <w:p w14:paraId="7743C4E5" w14:textId="77777777" w:rsidR="008C29D9" w:rsidRPr="00773417" w:rsidRDefault="008C29D9" w:rsidP="000B5956">
            <w:pPr>
              <w:rPr>
                <w:sz w:val="18"/>
                <w:szCs w:val="18"/>
              </w:rPr>
            </w:pPr>
            <w:r w:rsidRPr="00773417">
              <w:rPr>
                <w:sz w:val="18"/>
                <w:szCs w:val="18"/>
              </w:rPr>
              <w:t>Char</w:t>
            </w:r>
          </w:p>
        </w:tc>
        <w:tc>
          <w:tcPr>
            <w:tcW w:w="338" w:type="pct"/>
          </w:tcPr>
          <w:p w14:paraId="7DE56FBC" w14:textId="77777777" w:rsidR="008C29D9" w:rsidRPr="00773417" w:rsidRDefault="008C29D9" w:rsidP="000B5956">
            <w:pPr>
              <w:rPr>
                <w:sz w:val="18"/>
                <w:szCs w:val="18"/>
              </w:rPr>
            </w:pPr>
          </w:p>
        </w:tc>
        <w:tc>
          <w:tcPr>
            <w:tcW w:w="270" w:type="pct"/>
          </w:tcPr>
          <w:p w14:paraId="65FC8AE3" w14:textId="77777777" w:rsidR="008C29D9" w:rsidRPr="00773417" w:rsidRDefault="008C29D9" w:rsidP="000B5956">
            <w:pPr>
              <w:rPr>
                <w:sz w:val="18"/>
                <w:szCs w:val="18"/>
              </w:rPr>
            </w:pPr>
          </w:p>
        </w:tc>
        <w:tc>
          <w:tcPr>
            <w:tcW w:w="1251" w:type="pct"/>
          </w:tcPr>
          <w:p w14:paraId="24690F97" w14:textId="77777777" w:rsidR="008C29D9" w:rsidRPr="00773417" w:rsidRDefault="008C29D9" w:rsidP="000B5956">
            <w:pPr>
              <w:rPr>
                <w:sz w:val="18"/>
                <w:szCs w:val="18"/>
              </w:rPr>
            </w:pPr>
            <w:r w:rsidRPr="00773417">
              <w:rPr>
                <w:sz w:val="18"/>
                <w:szCs w:val="18"/>
              </w:rPr>
              <w:t>SCDM table metadata</w:t>
            </w:r>
          </w:p>
        </w:tc>
        <w:tc>
          <w:tcPr>
            <w:tcW w:w="912" w:type="pct"/>
          </w:tcPr>
          <w:p w14:paraId="6D87E79F" w14:textId="77777777" w:rsidR="008C29D9" w:rsidRPr="00773417" w:rsidRDefault="008C29D9" w:rsidP="000B5956">
            <w:pPr>
              <w:rPr>
                <w:sz w:val="18"/>
                <w:szCs w:val="18"/>
              </w:rPr>
            </w:pPr>
            <w:r w:rsidRPr="00773417">
              <w:rPr>
                <w:sz w:val="18"/>
                <w:szCs w:val="18"/>
              </w:rPr>
              <w:t>"SAS proc contents procedure</w:t>
            </w:r>
          </w:p>
        </w:tc>
        <w:tc>
          <w:tcPr>
            <w:tcW w:w="333" w:type="pct"/>
          </w:tcPr>
          <w:p w14:paraId="11CDC1D0" w14:textId="77777777" w:rsidR="008C29D9" w:rsidRPr="00773417" w:rsidRDefault="008C29D9" w:rsidP="000B5956">
            <w:pPr>
              <w:rPr>
                <w:bCs/>
                <w:sz w:val="18"/>
                <w:szCs w:val="18"/>
              </w:rPr>
            </w:pPr>
            <w:r>
              <w:rPr>
                <w:bCs/>
                <w:sz w:val="18"/>
                <w:szCs w:val="18"/>
              </w:rPr>
              <w:t>3</w:t>
            </w:r>
          </w:p>
        </w:tc>
      </w:tr>
      <w:tr w:rsidR="008C29D9" w:rsidRPr="00773417" w14:paraId="53F5E9E9" w14:textId="77777777" w:rsidTr="000B5956">
        <w:tc>
          <w:tcPr>
            <w:tcW w:w="407" w:type="pct"/>
          </w:tcPr>
          <w:p w14:paraId="621B6F86" w14:textId="77777777" w:rsidR="008C29D9" w:rsidRPr="00773417" w:rsidRDefault="008C29D9" w:rsidP="000B5956">
            <w:pPr>
              <w:rPr>
                <w:bCs/>
                <w:sz w:val="18"/>
                <w:szCs w:val="18"/>
              </w:rPr>
            </w:pPr>
            <w:r w:rsidRPr="00773417">
              <w:rPr>
                <w:bCs/>
                <w:sz w:val="18"/>
                <w:szCs w:val="18"/>
              </w:rPr>
              <w:t>Count_Obs</w:t>
            </w:r>
          </w:p>
        </w:tc>
        <w:tc>
          <w:tcPr>
            <w:tcW w:w="904" w:type="pct"/>
          </w:tcPr>
          <w:p w14:paraId="51924005" w14:textId="77777777" w:rsidR="008C29D9" w:rsidRPr="00773417" w:rsidRDefault="008C29D9" w:rsidP="000B5956">
            <w:pPr>
              <w:rPr>
                <w:sz w:val="18"/>
                <w:szCs w:val="18"/>
              </w:rPr>
            </w:pPr>
            <w:r w:rsidRPr="00773417">
              <w:rPr>
                <w:sz w:val="18"/>
                <w:szCs w:val="18"/>
              </w:rPr>
              <w:t>Observations in Data Set</w:t>
            </w:r>
          </w:p>
        </w:tc>
        <w:tc>
          <w:tcPr>
            <w:tcW w:w="315" w:type="pct"/>
          </w:tcPr>
          <w:p w14:paraId="72AEDF92" w14:textId="77777777" w:rsidR="008C29D9" w:rsidRPr="00773417" w:rsidRDefault="008C29D9" w:rsidP="000B5956">
            <w:pPr>
              <w:rPr>
                <w:sz w:val="18"/>
                <w:szCs w:val="18"/>
              </w:rPr>
            </w:pPr>
            <w:r w:rsidRPr="00773417">
              <w:rPr>
                <w:sz w:val="18"/>
                <w:szCs w:val="18"/>
              </w:rPr>
              <w:t>8</w:t>
            </w:r>
          </w:p>
        </w:tc>
        <w:tc>
          <w:tcPr>
            <w:tcW w:w="271" w:type="pct"/>
          </w:tcPr>
          <w:p w14:paraId="39C3E97D" w14:textId="77777777" w:rsidR="008C29D9" w:rsidRPr="00773417" w:rsidRDefault="008C29D9" w:rsidP="000B5956">
            <w:pPr>
              <w:rPr>
                <w:sz w:val="18"/>
                <w:szCs w:val="18"/>
              </w:rPr>
            </w:pPr>
            <w:r w:rsidRPr="00773417">
              <w:rPr>
                <w:sz w:val="18"/>
                <w:szCs w:val="18"/>
              </w:rPr>
              <w:t>Num</w:t>
            </w:r>
          </w:p>
        </w:tc>
        <w:tc>
          <w:tcPr>
            <w:tcW w:w="338" w:type="pct"/>
          </w:tcPr>
          <w:p w14:paraId="2BE12738" w14:textId="77777777" w:rsidR="008C29D9" w:rsidRPr="00773417" w:rsidRDefault="008C29D9" w:rsidP="000B5956">
            <w:pPr>
              <w:rPr>
                <w:sz w:val="18"/>
                <w:szCs w:val="18"/>
              </w:rPr>
            </w:pPr>
          </w:p>
        </w:tc>
        <w:tc>
          <w:tcPr>
            <w:tcW w:w="270" w:type="pct"/>
          </w:tcPr>
          <w:p w14:paraId="77AA5BC4" w14:textId="77777777" w:rsidR="008C29D9" w:rsidRPr="00773417" w:rsidRDefault="008C29D9" w:rsidP="000B5956">
            <w:pPr>
              <w:rPr>
                <w:sz w:val="18"/>
                <w:szCs w:val="18"/>
              </w:rPr>
            </w:pPr>
          </w:p>
        </w:tc>
        <w:tc>
          <w:tcPr>
            <w:tcW w:w="1251" w:type="pct"/>
          </w:tcPr>
          <w:p w14:paraId="5D8F78E5" w14:textId="77777777" w:rsidR="008C29D9" w:rsidRPr="00773417" w:rsidRDefault="008C29D9" w:rsidP="000B5956">
            <w:pPr>
              <w:rPr>
                <w:sz w:val="18"/>
                <w:szCs w:val="18"/>
              </w:rPr>
            </w:pPr>
            <w:r w:rsidRPr="00773417">
              <w:rPr>
                <w:sz w:val="18"/>
                <w:szCs w:val="18"/>
              </w:rPr>
              <w:t>SCDM table metadata</w:t>
            </w:r>
          </w:p>
        </w:tc>
        <w:tc>
          <w:tcPr>
            <w:tcW w:w="912" w:type="pct"/>
          </w:tcPr>
          <w:p w14:paraId="641DCB6C" w14:textId="77777777" w:rsidR="008C29D9" w:rsidRPr="00773417" w:rsidRDefault="008C29D9" w:rsidP="000B5956">
            <w:pPr>
              <w:rPr>
                <w:sz w:val="18"/>
                <w:szCs w:val="18"/>
              </w:rPr>
            </w:pPr>
            <w:r w:rsidRPr="00773417">
              <w:rPr>
                <w:sz w:val="18"/>
                <w:szCs w:val="18"/>
              </w:rPr>
              <w:t>SAS proc contents procedure</w:t>
            </w:r>
          </w:p>
        </w:tc>
        <w:tc>
          <w:tcPr>
            <w:tcW w:w="333" w:type="pct"/>
          </w:tcPr>
          <w:p w14:paraId="6611CD17" w14:textId="77777777" w:rsidR="008C29D9" w:rsidRPr="00773417" w:rsidRDefault="008C29D9" w:rsidP="000B5956">
            <w:pPr>
              <w:rPr>
                <w:bCs/>
                <w:sz w:val="18"/>
                <w:szCs w:val="18"/>
              </w:rPr>
            </w:pPr>
            <w:r>
              <w:rPr>
                <w:bCs/>
                <w:sz w:val="18"/>
                <w:szCs w:val="18"/>
              </w:rPr>
              <w:t>4</w:t>
            </w:r>
          </w:p>
        </w:tc>
      </w:tr>
    </w:tbl>
    <w:p w14:paraId="1C1B6178" w14:textId="77777777" w:rsidR="008C29D9" w:rsidRPr="00773417" w:rsidRDefault="008C29D9" w:rsidP="008C29D9"/>
    <w:p w14:paraId="6176F98E" w14:textId="77777777" w:rsidR="008C29D9" w:rsidRPr="00773417" w:rsidRDefault="008C29D9" w:rsidP="008C29D9">
      <w:pPr>
        <w:keepNext/>
      </w:pPr>
      <w:r w:rsidRPr="00773417">
        <w:rPr>
          <w:b/>
          <w:bCs/>
        </w:rPr>
        <w:t>Example</w:t>
      </w:r>
    </w:p>
    <w:tbl>
      <w:tblPr>
        <w:tblStyle w:val="TableGrid"/>
        <w:tblW w:w="3923" w:type="dxa"/>
        <w:tblLook w:val="04A0" w:firstRow="1" w:lastRow="0" w:firstColumn="1" w:lastColumn="0" w:noHBand="0" w:noVBand="1"/>
      </w:tblPr>
      <w:tblGrid>
        <w:gridCol w:w="705"/>
        <w:gridCol w:w="850"/>
        <w:gridCol w:w="1140"/>
        <w:gridCol w:w="1228"/>
      </w:tblGrid>
      <w:tr w:rsidR="008C29D9" w:rsidRPr="00773417" w14:paraId="5BF4C4D4" w14:textId="77777777" w:rsidTr="000B5956">
        <w:tc>
          <w:tcPr>
            <w:tcW w:w="705" w:type="dxa"/>
            <w:noWrap/>
            <w:hideMark/>
          </w:tcPr>
          <w:p w14:paraId="2C50A8EF" w14:textId="24E8C290" w:rsidR="008C29D9" w:rsidRPr="00773417" w:rsidRDefault="008C29D9" w:rsidP="000B5956">
            <w:pPr>
              <w:keepNext/>
              <w:rPr>
                <w:b/>
                <w:bCs/>
                <w:color w:val="112277"/>
                <w:sz w:val="18"/>
                <w:szCs w:val="18"/>
              </w:rPr>
            </w:pPr>
            <w:r w:rsidRPr="00372277">
              <w:rPr>
                <w:rFonts w:cs="Arial"/>
                <w:b/>
                <w:color w:val="000000"/>
                <w:sz w:val="18"/>
                <w:szCs w:val="18"/>
              </w:rPr>
              <w:t>DP</w:t>
            </w:r>
          </w:p>
        </w:tc>
        <w:tc>
          <w:tcPr>
            <w:tcW w:w="850" w:type="dxa"/>
            <w:noWrap/>
            <w:hideMark/>
          </w:tcPr>
          <w:p w14:paraId="2D6DA554" w14:textId="77777777" w:rsidR="008C29D9" w:rsidRPr="00773417" w:rsidRDefault="008C29D9" w:rsidP="000B5956">
            <w:pPr>
              <w:keepNext/>
              <w:rPr>
                <w:b/>
                <w:bCs/>
                <w:color w:val="112277"/>
                <w:sz w:val="18"/>
                <w:szCs w:val="18"/>
              </w:rPr>
            </w:pPr>
            <w:r w:rsidRPr="00773417">
              <w:rPr>
                <w:rFonts w:cs="Arial"/>
                <w:b/>
                <w:color w:val="000000"/>
                <w:sz w:val="18"/>
                <w:szCs w:val="18"/>
              </w:rPr>
              <w:t>TABID</w:t>
            </w:r>
          </w:p>
        </w:tc>
        <w:tc>
          <w:tcPr>
            <w:tcW w:w="1140" w:type="dxa"/>
            <w:noWrap/>
            <w:hideMark/>
          </w:tcPr>
          <w:p w14:paraId="626C4C73" w14:textId="77777777" w:rsidR="008C29D9" w:rsidRPr="00773417" w:rsidRDefault="008C29D9" w:rsidP="000B5956">
            <w:pPr>
              <w:keepNext/>
              <w:rPr>
                <w:b/>
                <w:bCs/>
                <w:color w:val="112277"/>
                <w:sz w:val="18"/>
                <w:szCs w:val="18"/>
              </w:rPr>
            </w:pPr>
            <w:r w:rsidRPr="00773417">
              <w:rPr>
                <w:rFonts w:cs="Arial"/>
                <w:b/>
                <w:color w:val="000000"/>
                <w:sz w:val="18"/>
                <w:szCs w:val="18"/>
              </w:rPr>
              <w:t>MemType</w:t>
            </w:r>
          </w:p>
        </w:tc>
        <w:tc>
          <w:tcPr>
            <w:tcW w:w="1228" w:type="dxa"/>
            <w:noWrap/>
            <w:hideMark/>
          </w:tcPr>
          <w:p w14:paraId="6FBDB5CF" w14:textId="77777777" w:rsidR="008C29D9" w:rsidRPr="00773417" w:rsidRDefault="008C29D9" w:rsidP="000B5956">
            <w:pPr>
              <w:keepNext/>
              <w:rPr>
                <w:b/>
                <w:bCs/>
                <w:color w:val="112277"/>
                <w:sz w:val="18"/>
                <w:szCs w:val="18"/>
              </w:rPr>
            </w:pPr>
            <w:r w:rsidRPr="00773417">
              <w:rPr>
                <w:rFonts w:cs="Arial"/>
                <w:b/>
                <w:color w:val="000000"/>
                <w:sz w:val="18"/>
                <w:szCs w:val="18"/>
              </w:rPr>
              <w:t>Count_Obs</w:t>
            </w:r>
          </w:p>
        </w:tc>
      </w:tr>
      <w:tr w:rsidR="008C29D9" w:rsidRPr="00773417" w14:paraId="5E8B7810" w14:textId="77777777" w:rsidTr="000B5956">
        <w:tc>
          <w:tcPr>
            <w:tcW w:w="705" w:type="dxa"/>
            <w:noWrap/>
            <w:hideMark/>
          </w:tcPr>
          <w:p w14:paraId="582FD1F4" w14:textId="77777777" w:rsidR="008C29D9" w:rsidRPr="00773417" w:rsidRDefault="008C29D9" w:rsidP="000B5956">
            <w:pPr>
              <w:keepNext/>
              <w:rPr>
                <w:color w:val="000000"/>
                <w:sz w:val="18"/>
                <w:szCs w:val="18"/>
              </w:rPr>
            </w:pPr>
            <w:r w:rsidRPr="00773417">
              <w:rPr>
                <w:rFonts w:cs="Arial"/>
                <w:color w:val="000000"/>
                <w:sz w:val="16"/>
                <w:szCs w:val="16"/>
              </w:rPr>
              <w:t>XX</w:t>
            </w:r>
            <w:r>
              <w:rPr>
                <w:rFonts w:cs="Arial"/>
                <w:color w:val="000000"/>
                <w:sz w:val="16"/>
                <w:szCs w:val="16"/>
              </w:rPr>
              <w:t>XXX</w:t>
            </w:r>
          </w:p>
        </w:tc>
        <w:tc>
          <w:tcPr>
            <w:tcW w:w="850" w:type="dxa"/>
            <w:noWrap/>
            <w:hideMark/>
          </w:tcPr>
          <w:p w14:paraId="3D966EC8" w14:textId="00061C8B" w:rsidR="008C29D9" w:rsidRPr="00773417" w:rsidRDefault="00D5168E" w:rsidP="000B5956">
            <w:pPr>
              <w:keepNext/>
              <w:rPr>
                <w:color w:val="000000"/>
                <w:sz w:val="18"/>
                <w:szCs w:val="18"/>
              </w:rPr>
            </w:pPr>
            <w:r>
              <w:rPr>
                <w:rFonts w:cs="Arial"/>
                <w:color w:val="000000"/>
                <w:sz w:val="18"/>
                <w:szCs w:val="18"/>
              </w:rPr>
              <w:t>DEL</w:t>
            </w:r>
          </w:p>
        </w:tc>
        <w:tc>
          <w:tcPr>
            <w:tcW w:w="1140" w:type="dxa"/>
            <w:noWrap/>
            <w:hideMark/>
          </w:tcPr>
          <w:p w14:paraId="4F24D322" w14:textId="77777777" w:rsidR="008C29D9" w:rsidRPr="00773417" w:rsidRDefault="008C29D9" w:rsidP="000B5956">
            <w:pPr>
              <w:keepNext/>
              <w:rPr>
                <w:color w:val="000000"/>
                <w:sz w:val="18"/>
                <w:szCs w:val="18"/>
              </w:rPr>
            </w:pPr>
            <w:r w:rsidRPr="00773417">
              <w:rPr>
                <w:rFonts w:cs="Arial"/>
                <w:color w:val="000000"/>
                <w:sz w:val="18"/>
                <w:szCs w:val="18"/>
              </w:rPr>
              <w:t>Data</w:t>
            </w:r>
          </w:p>
        </w:tc>
        <w:tc>
          <w:tcPr>
            <w:tcW w:w="1228" w:type="dxa"/>
            <w:noWrap/>
            <w:hideMark/>
          </w:tcPr>
          <w:p w14:paraId="52C4AF72" w14:textId="6C47E6B8" w:rsidR="008C29D9" w:rsidRPr="00773417" w:rsidRDefault="00D5168E" w:rsidP="000B5956">
            <w:pPr>
              <w:keepNext/>
              <w:jc w:val="right"/>
              <w:rPr>
                <w:color w:val="000000"/>
                <w:sz w:val="18"/>
                <w:szCs w:val="18"/>
              </w:rPr>
            </w:pPr>
            <w:r>
              <w:rPr>
                <w:rFonts w:cs="Arial"/>
                <w:color w:val="000000"/>
                <w:sz w:val="18"/>
                <w:szCs w:val="18"/>
              </w:rPr>
              <w:t>2,378</w:t>
            </w:r>
          </w:p>
        </w:tc>
      </w:tr>
      <w:tr w:rsidR="00D5168E" w:rsidRPr="00773417" w14:paraId="056BB3F3" w14:textId="77777777" w:rsidTr="000B5956">
        <w:tc>
          <w:tcPr>
            <w:tcW w:w="705" w:type="dxa"/>
            <w:noWrap/>
          </w:tcPr>
          <w:p w14:paraId="42BFCE66" w14:textId="1324F5C0" w:rsidR="00D5168E" w:rsidRPr="00773417" w:rsidRDefault="00D5168E" w:rsidP="000B5956">
            <w:pPr>
              <w:keepNext/>
              <w:rPr>
                <w:rFonts w:cs="Arial"/>
                <w:color w:val="000000"/>
                <w:sz w:val="16"/>
                <w:szCs w:val="16"/>
              </w:rPr>
            </w:pPr>
            <w:r w:rsidRPr="00773417">
              <w:rPr>
                <w:rFonts w:cs="Arial"/>
                <w:color w:val="000000"/>
                <w:sz w:val="16"/>
                <w:szCs w:val="16"/>
              </w:rPr>
              <w:t>XX</w:t>
            </w:r>
            <w:r>
              <w:rPr>
                <w:rFonts w:cs="Arial"/>
                <w:color w:val="000000"/>
                <w:sz w:val="16"/>
                <w:szCs w:val="16"/>
              </w:rPr>
              <w:t>XXX</w:t>
            </w:r>
          </w:p>
        </w:tc>
        <w:tc>
          <w:tcPr>
            <w:tcW w:w="850" w:type="dxa"/>
            <w:noWrap/>
          </w:tcPr>
          <w:p w14:paraId="535E003C" w14:textId="4AF9F382" w:rsidR="00D5168E" w:rsidRPr="00773417" w:rsidRDefault="00D5168E" w:rsidP="000B5956">
            <w:pPr>
              <w:keepNext/>
              <w:rPr>
                <w:rFonts w:cs="Arial"/>
                <w:color w:val="000000"/>
                <w:sz w:val="18"/>
                <w:szCs w:val="18"/>
              </w:rPr>
            </w:pPr>
            <w:r>
              <w:rPr>
                <w:rFonts w:cs="Arial"/>
                <w:color w:val="000000"/>
                <w:sz w:val="18"/>
                <w:szCs w:val="18"/>
              </w:rPr>
              <w:t>INF</w:t>
            </w:r>
          </w:p>
        </w:tc>
        <w:tc>
          <w:tcPr>
            <w:tcW w:w="1140" w:type="dxa"/>
            <w:noWrap/>
          </w:tcPr>
          <w:p w14:paraId="583BEE30" w14:textId="2CE4E278" w:rsidR="00D5168E" w:rsidRPr="00773417" w:rsidRDefault="00D5168E" w:rsidP="000B5956">
            <w:pPr>
              <w:keepNext/>
              <w:rPr>
                <w:rFonts w:cs="Arial"/>
                <w:color w:val="000000"/>
                <w:sz w:val="18"/>
                <w:szCs w:val="18"/>
              </w:rPr>
            </w:pPr>
            <w:r>
              <w:rPr>
                <w:rFonts w:cs="Arial"/>
                <w:color w:val="000000"/>
                <w:sz w:val="18"/>
                <w:szCs w:val="18"/>
              </w:rPr>
              <w:t>Data</w:t>
            </w:r>
          </w:p>
        </w:tc>
        <w:tc>
          <w:tcPr>
            <w:tcW w:w="1228" w:type="dxa"/>
            <w:noWrap/>
          </w:tcPr>
          <w:p w14:paraId="0E2D92F7" w14:textId="2331C62B" w:rsidR="00D5168E" w:rsidRPr="00773417" w:rsidRDefault="00D5168E" w:rsidP="000B5956">
            <w:pPr>
              <w:keepNext/>
              <w:jc w:val="right"/>
              <w:rPr>
                <w:rFonts w:cs="Arial"/>
                <w:color w:val="000000"/>
                <w:sz w:val="18"/>
                <w:szCs w:val="18"/>
              </w:rPr>
            </w:pPr>
            <w:r>
              <w:rPr>
                <w:rFonts w:cs="Arial"/>
                <w:color w:val="000000"/>
                <w:sz w:val="18"/>
                <w:szCs w:val="18"/>
              </w:rPr>
              <w:t>4,243</w:t>
            </w:r>
          </w:p>
        </w:tc>
      </w:tr>
      <w:tr w:rsidR="00D5168E" w:rsidRPr="00773417" w14:paraId="2703215B" w14:textId="77777777" w:rsidTr="000B5956">
        <w:tc>
          <w:tcPr>
            <w:tcW w:w="705" w:type="dxa"/>
            <w:noWrap/>
          </w:tcPr>
          <w:p w14:paraId="2A172433" w14:textId="0BF475A9" w:rsidR="00D5168E" w:rsidRPr="00773417" w:rsidRDefault="00D5168E" w:rsidP="000B5956">
            <w:pPr>
              <w:keepNext/>
              <w:rPr>
                <w:rFonts w:cs="Arial"/>
                <w:color w:val="000000"/>
                <w:sz w:val="16"/>
                <w:szCs w:val="16"/>
              </w:rPr>
            </w:pPr>
            <w:r w:rsidRPr="00773417">
              <w:rPr>
                <w:rFonts w:cs="Arial"/>
                <w:color w:val="000000"/>
                <w:sz w:val="16"/>
                <w:szCs w:val="16"/>
              </w:rPr>
              <w:t>XX</w:t>
            </w:r>
            <w:r>
              <w:rPr>
                <w:rFonts w:cs="Arial"/>
                <w:color w:val="000000"/>
                <w:sz w:val="16"/>
                <w:szCs w:val="16"/>
              </w:rPr>
              <w:t>XXX</w:t>
            </w:r>
          </w:p>
        </w:tc>
        <w:tc>
          <w:tcPr>
            <w:tcW w:w="850" w:type="dxa"/>
            <w:noWrap/>
          </w:tcPr>
          <w:p w14:paraId="54D47871" w14:textId="62A4C3E1" w:rsidR="00D5168E" w:rsidRPr="00773417" w:rsidRDefault="00D5168E" w:rsidP="000B5956">
            <w:pPr>
              <w:keepNext/>
              <w:rPr>
                <w:rFonts w:cs="Arial"/>
                <w:color w:val="000000"/>
                <w:sz w:val="18"/>
                <w:szCs w:val="18"/>
              </w:rPr>
            </w:pPr>
            <w:r>
              <w:rPr>
                <w:rFonts w:cs="Arial"/>
                <w:color w:val="000000"/>
                <w:sz w:val="18"/>
                <w:szCs w:val="18"/>
              </w:rPr>
              <w:t>MIL</w:t>
            </w:r>
          </w:p>
        </w:tc>
        <w:tc>
          <w:tcPr>
            <w:tcW w:w="1140" w:type="dxa"/>
            <w:noWrap/>
          </w:tcPr>
          <w:p w14:paraId="761D5E90" w14:textId="25524168" w:rsidR="00D5168E" w:rsidRPr="00773417" w:rsidRDefault="00D5168E" w:rsidP="000B5956">
            <w:pPr>
              <w:keepNext/>
              <w:rPr>
                <w:rFonts w:cs="Arial"/>
                <w:color w:val="000000"/>
                <w:sz w:val="18"/>
                <w:szCs w:val="18"/>
              </w:rPr>
            </w:pPr>
            <w:r>
              <w:rPr>
                <w:rFonts w:cs="Arial"/>
                <w:color w:val="000000"/>
                <w:sz w:val="18"/>
                <w:szCs w:val="18"/>
              </w:rPr>
              <w:t>Data</w:t>
            </w:r>
          </w:p>
        </w:tc>
        <w:tc>
          <w:tcPr>
            <w:tcW w:w="1228" w:type="dxa"/>
            <w:noWrap/>
          </w:tcPr>
          <w:p w14:paraId="5FC1C082" w14:textId="42228262" w:rsidR="00D5168E" w:rsidRPr="00773417" w:rsidRDefault="00D5168E" w:rsidP="000B5956">
            <w:pPr>
              <w:keepNext/>
              <w:jc w:val="right"/>
              <w:rPr>
                <w:rFonts w:cs="Arial"/>
                <w:color w:val="000000"/>
                <w:sz w:val="18"/>
                <w:szCs w:val="18"/>
              </w:rPr>
            </w:pPr>
            <w:r>
              <w:rPr>
                <w:rFonts w:cs="Arial"/>
                <w:color w:val="000000"/>
                <w:sz w:val="18"/>
                <w:szCs w:val="18"/>
              </w:rPr>
              <w:t>5,132</w:t>
            </w:r>
          </w:p>
        </w:tc>
      </w:tr>
    </w:tbl>
    <w:p w14:paraId="1E97DE72" w14:textId="77777777" w:rsidR="007B2B97" w:rsidRPr="00773417" w:rsidRDefault="007B2B97" w:rsidP="008C29D9"/>
    <w:p w14:paraId="6B05BBE7" w14:textId="40F0B847" w:rsidR="008C29D9" w:rsidRPr="00773417" w:rsidRDefault="008C29D9" w:rsidP="00D5168E">
      <w:pPr>
        <w:keepNext/>
      </w:pPr>
      <w:r w:rsidRPr="00773417">
        <w:t>F</w:t>
      </w:r>
      <w:r>
        <w:t>i</w:t>
      </w:r>
      <w:r w:rsidRPr="00773417">
        <w:t xml:space="preserve">lenames: </w:t>
      </w:r>
      <w:r>
        <w:rPr>
          <w:b/>
        </w:rPr>
        <w:t>all</w:t>
      </w:r>
      <w:r w:rsidRPr="00773417">
        <w:rPr>
          <w:b/>
        </w:rPr>
        <w:t>_l1_record_count</w:t>
      </w:r>
    </w:p>
    <w:tbl>
      <w:tblPr>
        <w:tblStyle w:val="TableGrid"/>
        <w:tblW w:w="5000" w:type="pct"/>
        <w:tblLook w:val="04A0" w:firstRow="1" w:lastRow="0" w:firstColumn="1" w:lastColumn="0" w:noHBand="0" w:noVBand="1"/>
      </w:tblPr>
      <w:tblGrid>
        <w:gridCol w:w="1321"/>
        <w:gridCol w:w="2023"/>
        <w:gridCol w:w="935"/>
        <w:gridCol w:w="704"/>
        <w:gridCol w:w="1241"/>
        <w:gridCol w:w="1049"/>
        <w:gridCol w:w="2937"/>
        <w:gridCol w:w="1896"/>
        <w:gridCol w:w="844"/>
      </w:tblGrid>
      <w:tr w:rsidR="008C29D9" w:rsidRPr="00773417" w14:paraId="7ADC3C50" w14:textId="77777777" w:rsidTr="000B5956">
        <w:trPr>
          <w:cantSplit/>
          <w:tblHeader/>
        </w:trPr>
        <w:tc>
          <w:tcPr>
            <w:tcW w:w="510" w:type="pct"/>
            <w:noWrap/>
            <w:hideMark/>
          </w:tcPr>
          <w:p w14:paraId="56067BBC" w14:textId="77777777" w:rsidR="008C29D9" w:rsidRPr="00773417" w:rsidRDefault="008C29D9" w:rsidP="000B5956">
            <w:pPr>
              <w:jc w:val="center"/>
              <w:rPr>
                <w:b/>
                <w:bCs/>
                <w:sz w:val="18"/>
                <w:szCs w:val="18"/>
              </w:rPr>
            </w:pPr>
            <w:r w:rsidRPr="00773417">
              <w:rPr>
                <w:b/>
                <w:bCs/>
                <w:sz w:val="18"/>
                <w:szCs w:val="18"/>
              </w:rPr>
              <w:t>VARIABLE</w:t>
            </w:r>
          </w:p>
        </w:tc>
        <w:tc>
          <w:tcPr>
            <w:tcW w:w="781" w:type="pct"/>
            <w:noWrap/>
            <w:hideMark/>
          </w:tcPr>
          <w:p w14:paraId="51C5CE03" w14:textId="77777777" w:rsidR="008C29D9" w:rsidRPr="00773417" w:rsidRDefault="008C29D9" w:rsidP="000B5956">
            <w:pPr>
              <w:jc w:val="center"/>
              <w:rPr>
                <w:b/>
                <w:bCs/>
                <w:sz w:val="18"/>
                <w:szCs w:val="18"/>
              </w:rPr>
            </w:pPr>
            <w:r w:rsidRPr="00773417">
              <w:rPr>
                <w:b/>
                <w:bCs/>
                <w:sz w:val="18"/>
                <w:szCs w:val="18"/>
              </w:rPr>
              <w:t>DESCRIPTION</w:t>
            </w:r>
          </w:p>
        </w:tc>
        <w:tc>
          <w:tcPr>
            <w:tcW w:w="361" w:type="pct"/>
            <w:noWrap/>
            <w:hideMark/>
          </w:tcPr>
          <w:p w14:paraId="2C7D2674" w14:textId="77777777" w:rsidR="008C29D9" w:rsidRPr="00773417" w:rsidRDefault="008C29D9" w:rsidP="000B5956">
            <w:pPr>
              <w:jc w:val="center"/>
              <w:rPr>
                <w:b/>
                <w:bCs/>
                <w:sz w:val="18"/>
                <w:szCs w:val="18"/>
              </w:rPr>
            </w:pPr>
            <w:r w:rsidRPr="00773417">
              <w:rPr>
                <w:b/>
                <w:bCs/>
                <w:sz w:val="18"/>
                <w:szCs w:val="18"/>
              </w:rPr>
              <w:t>LENGTH</w:t>
            </w:r>
          </w:p>
        </w:tc>
        <w:tc>
          <w:tcPr>
            <w:tcW w:w="272" w:type="pct"/>
            <w:noWrap/>
            <w:hideMark/>
          </w:tcPr>
          <w:p w14:paraId="5838F00E" w14:textId="77777777" w:rsidR="008C29D9" w:rsidRPr="00773417" w:rsidRDefault="008C29D9" w:rsidP="000B5956">
            <w:pPr>
              <w:jc w:val="center"/>
              <w:rPr>
                <w:b/>
                <w:bCs/>
                <w:sz w:val="18"/>
                <w:szCs w:val="18"/>
              </w:rPr>
            </w:pPr>
            <w:r w:rsidRPr="00773417">
              <w:rPr>
                <w:b/>
                <w:bCs/>
                <w:sz w:val="18"/>
                <w:szCs w:val="18"/>
              </w:rPr>
              <w:t>TYPE</w:t>
            </w:r>
          </w:p>
        </w:tc>
        <w:tc>
          <w:tcPr>
            <w:tcW w:w="479" w:type="pct"/>
            <w:noWrap/>
            <w:hideMark/>
          </w:tcPr>
          <w:p w14:paraId="1B5E209B" w14:textId="77777777" w:rsidR="008C29D9" w:rsidRPr="00773417" w:rsidRDefault="008C29D9" w:rsidP="000B5956">
            <w:pPr>
              <w:jc w:val="center"/>
              <w:rPr>
                <w:b/>
                <w:bCs/>
                <w:sz w:val="18"/>
                <w:szCs w:val="18"/>
              </w:rPr>
            </w:pPr>
            <w:r w:rsidRPr="00773417">
              <w:rPr>
                <w:b/>
                <w:bCs/>
                <w:sz w:val="18"/>
                <w:szCs w:val="18"/>
              </w:rPr>
              <w:t>FORMAT</w:t>
            </w:r>
          </w:p>
        </w:tc>
        <w:tc>
          <w:tcPr>
            <w:tcW w:w="405" w:type="pct"/>
            <w:noWrap/>
            <w:hideMark/>
          </w:tcPr>
          <w:p w14:paraId="051593C8" w14:textId="77777777" w:rsidR="008C29D9" w:rsidRPr="00773417" w:rsidRDefault="008C29D9" w:rsidP="000B5956">
            <w:pPr>
              <w:jc w:val="center"/>
              <w:rPr>
                <w:b/>
                <w:bCs/>
                <w:sz w:val="18"/>
                <w:szCs w:val="18"/>
              </w:rPr>
            </w:pPr>
            <w:r w:rsidRPr="00773417">
              <w:rPr>
                <w:b/>
                <w:bCs/>
                <w:sz w:val="18"/>
                <w:szCs w:val="18"/>
              </w:rPr>
              <w:t>LABEL</w:t>
            </w:r>
          </w:p>
        </w:tc>
        <w:tc>
          <w:tcPr>
            <w:tcW w:w="1134" w:type="pct"/>
            <w:noWrap/>
            <w:hideMark/>
          </w:tcPr>
          <w:p w14:paraId="27D31F59" w14:textId="77777777" w:rsidR="008C29D9" w:rsidRPr="00773417" w:rsidRDefault="008C29D9" w:rsidP="000B5956">
            <w:pPr>
              <w:jc w:val="center"/>
              <w:rPr>
                <w:b/>
                <w:bCs/>
                <w:sz w:val="18"/>
                <w:szCs w:val="18"/>
              </w:rPr>
            </w:pPr>
            <w:r w:rsidRPr="00773417">
              <w:rPr>
                <w:b/>
                <w:bCs/>
                <w:sz w:val="18"/>
                <w:szCs w:val="18"/>
              </w:rPr>
              <w:t>SOURCE</w:t>
            </w:r>
          </w:p>
        </w:tc>
        <w:tc>
          <w:tcPr>
            <w:tcW w:w="732" w:type="pct"/>
            <w:noWrap/>
            <w:hideMark/>
          </w:tcPr>
          <w:p w14:paraId="69665BF1" w14:textId="77777777" w:rsidR="008C29D9" w:rsidRPr="00773417" w:rsidRDefault="008C29D9" w:rsidP="000B5956">
            <w:pPr>
              <w:jc w:val="center"/>
              <w:rPr>
                <w:b/>
                <w:bCs/>
                <w:sz w:val="18"/>
                <w:szCs w:val="18"/>
              </w:rPr>
            </w:pPr>
            <w:r w:rsidRPr="00773417">
              <w:rPr>
                <w:b/>
                <w:bCs/>
                <w:sz w:val="18"/>
                <w:szCs w:val="18"/>
              </w:rPr>
              <w:t>DERIVATION</w:t>
            </w:r>
          </w:p>
        </w:tc>
        <w:tc>
          <w:tcPr>
            <w:tcW w:w="326" w:type="pct"/>
            <w:noWrap/>
            <w:hideMark/>
          </w:tcPr>
          <w:p w14:paraId="16E218C0" w14:textId="77777777" w:rsidR="008C29D9" w:rsidRPr="00773417" w:rsidRDefault="008C29D9" w:rsidP="000B5956">
            <w:pPr>
              <w:jc w:val="center"/>
              <w:rPr>
                <w:b/>
                <w:bCs/>
                <w:sz w:val="18"/>
                <w:szCs w:val="18"/>
              </w:rPr>
            </w:pPr>
            <w:r w:rsidRPr="00773417">
              <w:rPr>
                <w:b/>
                <w:bCs/>
                <w:sz w:val="18"/>
                <w:szCs w:val="18"/>
              </w:rPr>
              <w:t>ORDER</w:t>
            </w:r>
          </w:p>
        </w:tc>
      </w:tr>
      <w:tr w:rsidR="008C29D9" w:rsidRPr="00773417" w14:paraId="63B2517B" w14:textId="77777777" w:rsidTr="000B5956">
        <w:trPr>
          <w:cantSplit/>
        </w:trPr>
        <w:tc>
          <w:tcPr>
            <w:tcW w:w="510" w:type="pct"/>
            <w:hideMark/>
          </w:tcPr>
          <w:p w14:paraId="6E02BC99" w14:textId="77777777" w:rsidR="008C29D9" w:rsidRPr="00773417" w:rsidRDefault="008C29D9" w:rsidP="000B5956">
            <w:pPr>
              <w:rPr>
                <w:bCs/>
                <w:sz w:val="18"/>
                <w:szCs w:val="18"/>
              </w:rPr>
            </w:pPr>
            <w:r>
              <w:rPr>
                <w:bCs/>
                <w:sz w:val="18"/>
                <w:szCs w:val="18"/>
              </w:rPr>
              <w:t>DP</w:t>
            </w:r>
          </w:p>
        </w:tc>
        <w:tc>
          <w:tcPr>
            <w:tcW w:w="781" w:type="pct"/>
            <w:hideMark/>
          </w:tcPr>
          <w:p w14:paraId="7A0A3D61"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61" w:type="pct"/>
            <w:hideMark/>
          </w:tcPr>
          <w:p w14:paraId="75E19F8E" w14:textId="77777777" w:rsidR="008C29D9" w:rsidRPr="00773417" w:rsidRDefault="008C29D9" w:rsidP="000B5956">
            <w:pPr>
              <w:rPr>
                <w:sz w:val="18"/>
                <w:szCs w:val="18"/>
              </w:rPr>
            </w:pPr>
            <w:r>
              <w:rPr>
                <w:sz w:val="18"/>
                <w:szCs w:val="18"/>
              </w:rPr>
              <w:t>6</w:t>
            </w:r>
          </w:p>
        </w:tc>
        <w:tc>
          <w:tcPr>
            <w:tcW w:w="272" w:type="pct"/>
            <w:hideMark/>
          </w:tcPr>
          <w:p w14:paraId="6BB30B63" w14:textId="77777777" w:rsidR="008C29D9" w:rsidRPr="00773417" w:rsidRDefault="008C29D9" w:rsidP="000B5956">
            <w:pPr>
              <w:rPr>
                <w:sz w:val="18"/>
                <w:szCs w:val="18"/>
              </w:rPr>
            </w:pPr>
            <w:r w:rsidRPr="00773417">
              <w:rPr>
                <w:sz w:val="18"/>
                <w:szCs w:val="18"/>
              </w:rPr>
              <w:t>Char</w:t>
            </w:r>
          </w:p>
        </w:tc>
        <w:tc>
          <w:tcPr>
            <w:tcW w:w="479" w:type="pct"/>
            <w:hideMark/>
          </w:tcPr>
          <w:p w14:paraId="4EC8B818" w14:textId="77777777" w:rsidR="008C29D9" w:rsidRPr="00773417" w:rsidRDefault="008C29D9" w:rsidP="000B5956">
            <w:pPr>
              <w:rPr>
                <w:sz w:val="18"/>
                <w:szCs w:val="18"/>
              </w:rPr>
            </w:pPr>
          </w:p>
        </w:tc>
        <w:tc>
          <w:tcPr>
            <w:tcW w:w="405" w:type="pct"/>
            <w:hideMark/>
          </w:tcPr>
          <w:p w14:paraId="054B568D" w14:textId="77777777" w:rsidR="008C29D9" w:rsidRPr="00773417" w:rsidRDefault="008C29D9" w:rsidP="000B5956">
            <w:pPr>
              <w:rPr>
                <w:sz w:val="18"/>
                <w:szCs w:val="18"/>
              </w:rPr>
            </w:pPr>
          </w:p>
        </w:tc>
        <w:tc>
          <w:tcPr>
            <w:tcW w:w="1134" w:type="pct"/>
            <w:hideMark/>
          </w:tcPr>
          <w:p w14:paraId="36440CEE" w14:textId="77777777" w:rsidR="008C29D9" w:rsidRPr="00773417" w:rsidRDefault="008C29D9" w:rsidP="000B5956">
            <w:pPr>
              <w:rPr>
                <w:sz w:val="18"/>
                <w:szCs w:val="18"/>
              </w:rPr>
            </w:pPr>
            <w:r w:rsidRPr="00773417">
              <w:rPr>
                <w:sz w:val="18"/>
                <w:szCs w:val="18"/>
              </w:rPr>
              <w:t>Common Components m</w:t>
            </w:r>
            <w:r>
              <w:rPr>
                <w:sz w:val="18"/>
                <w:szCs w:val="18"/>
              </w:rPr>
              <w:t>acro variable DP</w:t>
            </w:r>
          </w:p>
        </w:tc>
        <w:tc>
          <w:tcPr>
            <w:tcW w:w="732" w:type="pct"/>
            <w:hideMark/>
          </w:tcPr>
          <w:p w14:paraId="6BB0D8A8" w14:textId="77777777" w:rsidR="008C29D9" w:rsidRPr="00773417" w:rsidRDefault="008C29D9" w:rsidP="000B5956">
            <w:pPr>
              <w:rPr>
                <w:sz w:val="18"/>
                <w:szCs w:val="18"/>
              </w:rPr>
            </w:pPr>
            <w:r w:rsidRPr="00773417">
              <w:rPr>
                <w:sz w:val="18"/>
                <w:szCs w:val="18"/>
              </w:rPr>
              <w:t>Assigned by the SOC and populated</w:t>
            </w:r>
          </w:p>
        </w:tc>
        <w:tc>
          <w:tcPr>
            <w:tcW w:w="326" w:type="pct"/>
            <w:hideMark/>
          </w:tcPr>
          <w:p w14:paraId="7A7488D5" w14:textId="77777777" w:rsidR="008C29D9" w:rsidRPr="00773417" w:rsidRDefault="008C29D9" w:rsidP="000B5956">
            <w:pPr>
              <w:jc w:val="right"/>
              <w:rPr>
                <w:sz w:val="18"/>
                <w:szCs w:val="18"/>
              </w:rPr>
            </w:pPr>
            <w:r w:rsidRPr="00773417">
              <w:rPr>
                <w:sz w:val="18"/>
                <w:szCs w:val="18"/>
              </w:rPr>
              <w:t>1</w:t>
            </w:r>
          </w:p>
        </w:tc>
      </w:tr>
      <w:tr w:rsidR="008C29D9" w:rsidRPr="00773417" w14:paraId="7EEBB246" w14:textId="77777777" w:rsidTr="000B5956">
        <w:trPr>
          <w:cantSplit/>
        </w:trPr>
        <w:tc>
          <w:tcPr>
            <w:tcW w:w="510" w:type="pct"/>
            <w:hideMark/>
          </w:tcPr>
          <w:p w14:paraId="4AECD07F" w14:textId="77777777" w:rsidR="008C29D9" w:rsidRPr="00773417" w:rsidRDefault="008C29D9" w:rsidP="000B5956">
            <w:pPr>
              <w:rPr>
                <w:bCs/>
                <w:sz w:val="18"/>
                <w:szCs w:val="18"/>
              </w:rPr>
            </w:pPr>
            <w:r w:rsidRPr="00773417">
              <w:rPr>
                <w:bCs/>
                <w:sz w:val="18"/>
                <w:szCs w:val="18"/>
              </w:rPr>
              <w:t>TabID</w:t>
            </w:r>
          </w:p>
        </w:tc>
        <w:tc>
          <w:tcPr>
            <w:tcW w:w="781" w:type="pct"/>
            <w:hideMark/>
          </w:tcPr>
          <w:p w14:paraId="7A0778CA" w14:textId="77777777" w:rsidR="008C29D9" w:rsidRPr="00773417" w:rsidRDefault="008C29D9" w:rsidP="000B5956">
            <w:pPr>
              <w:rPr>
                <w:sz w:val="18"/>
                <w:szCs w:val="18"/>
              </w:rPr>
            </w:pPr>
            <w:r w:rsidRPr="00773417">
              <w:rPr>
                <w:sz w:val="18"/>
                <w:szCs w:val="18"/>
              </w:rPr>
              <w:t>3 character abbreviation for source SCDM table</w:t>
            </w:r>
          </w:p>
        </w:tc>
        <w:tc>
          <w:tcPr>
            <w:tcW w:w="361" w:type="pct"/>
            <w:hideMark/>
          </w:tcPr>
          <w:p w14:paraId="0BB1E9BA" w14:textId="77777777" w:rsidR="008C29D9" w:rsidRPr="00773417" w:rsidRDefault="008C29D9" w:rsidP="000B5956">
            <w:pPr>
              <w:rPr>
                <w:sz w:val="18"/>
                <w:szCs w:val="18"/>
              </w:rPr>
            </w:pPr>
            <w:r w:rsidRPr="00773417">
              <w:rPr>
                <w:sz w:val="18"/>
                <w:szCs w:val="18"/>
              </w:rPr>
              <w:t>3</w:t>
            </w:r>
          </w:p>
        </w:tc>
        <w:tc>
          <w:tcPr>
            <w:tcW w:w="272" w:type="pct"/>
            <w:hideMark/>
          </w:tcPr>
          <w:p w14:paraId="4360404A" w14:textId="77777777" w:rsidR="008C29D9" w:rsidRPr="00773417" w:rsidRDefault="008C29D9" w:rsidP="000B5956">
            <w:pPr>
              <w:rPr>
                <w:sz w:val="18"/>
                <w:szCs w:val="18"/>
              </w:rPr>
            </w:pPr>
            <w:r w:rsidRPr="00773417">
              <w:rPr>
                <w:sz w:val="18"/>
                <w:szCs w:val="18"/>
              </w:rPr>
              <w:t>Char</w:t>
            </w:r>
          </w:p>
        </w:tc>
        <w:tc>
          <w:tcPr>
            <w:tcW w:w="479" w:type="pct"/>
            <w:hideMark/>
          </w:tcPr>
          <w:p w14:paraId="5E8F27CE" w14:textId="77777777" w:rsidR="008C29D9" w:rsidRPr="00773417" w:rsidRDefault="008C29D9" w:rsidP="000B5956">
            <w:pPr>
              <w:rPr>
                <w:sz w:val="18"/>
                <w:szCs w:val="18"/>
              </w:rPr>
            </w:pPr>
          </w:p>
        </w:tc>
        <w:tc>
          <w:tcPr>
            <w:tcW w:w="405" w:type="pct"/>
            <w:hideMark/>
          </w:tcPr>
          <w:p w14:paraId="34F6EA45" w14:textId="77777777" w:rsidR="008C29D9" w:rsidRPr="00773417" w:rsidRDefault="008C29D9" w:rsidP="000B5956">
            <w:pPr>
              <w:rPr>
                <w:sz w:val="18"/>
                <w:szCs w:val="18"/>
              </w:rPr>
            </w:pPr>
          </w:p>
        </w:tc>
        <w:tc>
          <w:tcPr>
            <w:tcW w:w="1134" w:type="pct"/>
            <w:hideMark/>
          </w:tcPr>
          <w:p w14:paraId="7F862A23" w14:textId="77777777" w:rsidR="008C29D9" w:rsidRPr="00773417" w:rsidRDefault="008C29D9" w:rsidP="000B5956">
            <w:pPr>
              <w:rPr>
                <w:sz w:val="18"/>
                <w:szCs w:val="18"/>
              </w:rPr>
            </w:pPr>
            <w:r w:rsidRPr="00773417">
              <w:rPr>
                <w:sz w:val="18"/>
                <w:szCs w:val="18"/>
              </w:rPr>
              <w:t>inputfiles.control_flow.module</w:t>
            </w:r>
          </w:p>
        </w:tc>
        <w:tc>
          <w:tcPr>
            <w:tcW w:w="732" w:type="pct"/>
            <w:hideMark/>
          </w:tcPr>
          <w:p w14:paraId="590B6F15" w14:textId="77777777" w:rsidR="008C29D9" w:rsidRPr="00773417" w:rsidRDefault="008C29D9" w:rsidP="000B5956">
            <w:pPr>
              <w:rPr>
                <w:sz w:val="18"/>
                <w:szCs w:val="18"/>
              </w:rPr>
            </w:pPr>
            <w:r w:rsidRPr="00773417">
              <w:rPr>
                <w:sz w:val="18"/>
                <w:szCs w:val="18"/>
              </w:rPr>
              <w:t>Where execute_flag=Y and cc_table NE X</w:t>
            </w:r>
          </w:p>
        </w:tc>
        <w:tc>
          <w:tcPr>
            <w:tcW w:w="326" w:type="pct"/>
          </w:tcPr>
          <w:p w14:paraId="26B167E6" w14:textId="77777777" w:rsidR="008C29D9" w:rsidRPr="00773417" w:rsidRDefault="008C29D9" w:rsidP="000B5956">
            <w:pPr>
              <w:jc w:val="right"/>
              <w:rPr>
                <w:sz w:val="18"/>
                <w:szCs w:val="18"/>
              </w:rPr>
            </w:pPr>
            <w:r>
              <w:rPr>
                <w:sz w:val="18"/>
                <w:szCs w:val="18"/>
              </w:rPr>
              <w:t>2</w:t>
            </w:r>
          </w:p>
        </w:tc>
      </w:tr>
      <w:tr w:rsidR="008C29D9" w:rsidRPr="00773417" w14:paraId="68D961AA" w14:textId="77777777" w:rsidTr="000B5956">
        <w:trPr>
          <w:cantSplit/>
        </w:trPr>
        <w:tc>
          <w:tcPr>
            <w:tcW w:w="510" w:type="pct"/>
            <w:hideMark/>
          </w:tcPr>
          <w:p w14:paraId="332331D3" w14:textId="77777777" w:rsidR="008C29D9" w:rsidRPr="00773417" w:rsidRDefault="008C29D9" w:rsidP="000B5956">
            <w:pPr>
              <w:rPr>
                <w:bCs/>
                <w:sz w:val="18"/>
                <w:szCs w:val="18"/>
              </w:rPr>
            </w:pPr>
            <w:r w:rsidRPr="00773417">
              <w:rPr>
                <w:bCs/>
                <w:sz w:val="18"/>
                <w:szCs w:val="18"/>
              </w:rPr>
              <w:t>VarID</w:t>
            </w:r>
          </w:p>
        </w:tc>
        <w:tc>
          <w:tcPr>
            <w:tcW w:w="781" w:type="pct"/>
            <w:hideMark/>
          </w:tcPr>
          <w:p w14:paraId="683B3202" w14:textId="77777777" w:rsidR="008C29D9" w:rsidRPr="00773417" w:rsidRDefault="008C29D9" w:rsidP="000B5956">
            <w:pPr>
              <w:rPr>
                <w:sz w:val="18"/>
                <w:szCs w:val="18"/>
              </w:rPr>
            </w:pPr>
            <w:r w:rsidRPr="00773417">
              <w:rPr>
                <w:sz w:val="18"/>
                <w:szCs w:val="18"/>
              </w:rPr>
              <w:t>2 character variable identifier</w:t>
            </w:r>
          </w:p>
        </w:tc>
        <w:tc>
          <w:tcPr>
            <w:tcW w:w="361" w:type="pct"/>
            <w:hideMark/>
          </w:tcPr>
          <w:p w14:paraId="41FA6612" w14:textId="77777777" w:rsidR="008C29D9" w:rsidRPr="00773417" w:rsidRDefault="008C29D9" w:rsidP="000B5956">
            <w:pPr>
              <w:rPr>
                <w:sz w:val="18"/>
                <w:szCs w:val="18"/>
              </w:rPr>
            </w:pPr>
            <w:r w:rsidRPr="00773417">
              <w:rPr>
                <w:sz w:val="18"/>
                <w:szCs w:val="18"/>
              </w:rPr>
              <w:t>2</w:t>
            </w:r>
          </w:p>
        </w:tc>
        <w:tc>
          <w:tcPr>
            <w:tcW w:w="272" w:type="pct"/>
            <w:hideMark/>
          </w:tcPr>
          <w:p w14:paraId="3E2A973B" w14:textId="77777777" w:rsidR="008C29D9" w:rsidRPr="00773417" w:rsidRDefault="008C29D9" w:rsidP="000B5956">
            <w:pPr>
              <w:rPr>
                <w:sz w:val="18"/>
                <w:szCs w:val="18"/>
              </w:rPr>
            </w:pPr>
            <w:r w:rsidRPr="00773417">
              <w:rPr>
                <w:sz w:val="18"/>
                <w:szCs w:val="18"/>
              </w:rPr>
              <w:t>2</w:t>
            </w:r>
          </w:p>
        </w:tc>
        <w:tc>
          <w:tcPr>
            <w:tcW w:w="479" w:type="pct"/>
            <w:hideMark/>
          </w:tcPr>
          <w:p w14:paraId="02F89259" w14:textId="77777777" w:rsidR="008C29D9" w:rsidRPr="00773417" w:rsidRDefault="008C29D9" w:rsidP="000B5956">
            <w:pPr>
              <w:rPr>
                <w:sz w:val="18"/>
                <w:szCs w:val="18"/>
              </w:rPr>
            </w:pPr>
          </w:p>
        </w:tc>
        <w:tc>
          <w:tcPr>
            <w:tcW w:w="405" w:type="pct"/>
            <w:hideMark/>
          </w:tcPr>
          <w:p w14:paraId="151300A1" w14:textId="77777777" w:rsidR="008C29D9" w:rsidRPr="00773417" w:rsidRDefault="008C29D9" w:rsidP="000B5956">
            <w:pPr>
              <w:rPr>
                <w:sz w:val="18"/>
                <w:szCs w:val="18"/>
              </w:rPr>
            </w:pPr>
          </w:p>
        </w:tc>
        <w:tc>
          <w:tcPr>
            <w:tcW w:w="1134" w:type="pct"/>
            <w:hideMark/>
          </w:tcPr>
          <w:p w14:paraId="150BDEFC" w14:textId="77777777" w:rsidR="008C29D9" w:rsidRPr="00773417" w:rsidRDefault="008C29D9" w:rsidP="000B5956">
            <w:pPr>
              <w:rPr>
                <w:sz w:val="18"/>
                <w:szCs w:val="18"/>
              </w:rPr>
            </w:pPr>
            <w:r w:rsidRPr="00773417">
              <w:rPr>
                <w:sz w:val="18"/>
                <w:szCs w:val="18"/>
              </w:rPr>
              <w:t>Input file</w:t>
            </w:r>
          </w:p>
        </w:tc>
        <w:tc>
          <w:tcPr>
            <w:tcW w:w="732" w:type="pct"/>
            <w:hideMark/>
          </w:tcPr>
          <w:p w14:paraId="03762066" w14:textId="77777777" w:rsidR="008C29D9" w:rsidRPr="00773417" w:rsidRDefault="008C29D9" w:rsidP="000B5956">
            <w:pPr>
              <w:rPr>
                <w:sz w:val="18"/>
                <w:szCs w:val="18"/>
              </w:rPr>
            </w:pPr>
          </w:p>
        </w:tc>
        <w:tc>
          <w:tcPr>
            <w:tcW w:w="326" w:type="pct"/>
          </w:tcPr>
          <w:p w14:paraId="65C59B08" w14:textId="77777777" w:rsidR="008C29D9" w:rsidRPr="00773417" w:rsidRDefault="008C29D9" w:rsidP="000B5956">
            <w:pPr>
              <w:jc w:val="right"/>
              <w:rPr>
                <w:sz w:val="18"/>
                <w:szCs w:val="18"/>
              </w:rPr>
            </w:pPr>
            <w:r w:rsidRPr="00773417">
              <w:rPr>
                <w:sz w:val="18"/>
                <w:szCs w:val="18"/>
              </w:rPr>
              <w:t>3</w:t>
            </w:r>
          </w:p>
        </w:tc>
      </w:tr>
      <w:tr w:rsidR="008C29D9" w:rsidRPr="00773417" w14:paraId="51C18808" w14:textId="77777777" w:rsidTr="000B5956">
        <w:trPr>
          <w:cantSplit/>
        </w:trPr>
        <w:tc>
          <w:tcPr>
            <w:tcW w:w="510" w:type="pct"/>
            <w:hideMark/>
          </w:tcPr>
          <w:p w14:paraId="768495D7" w14:textId="6B51F865" w:rsidR="008C29D9" w:rsidRPr="00773417" w:rsidRDefault="008C29D9" w:rsidP="000B5956">
            <w:pPr>
              <w:rPr>
                <w:bCs/>
                <w:sz w:val="18"/>
                <w:szCs w:val="18"/>
              </w:rPr>
            </w:pPr>
            <w:r>
              <w:rPr>
                <w:bCs/>
                <w:sz w:val="18"/>
                <w:szCs w:val="18"/>
              </w:rPr>
              <w:t>V</w:t>
            </w:r>
            <w:r w:rsidRPr="00773417">
              <w:rPr>
                <w:bCs/>
                <w:sz w:val="18"/>
                <w:szCs w:val="18"/>
              </w:rPr>
              <w:t>ariable</w:t>
            </w:r>
          </w:p>
        </w:tc>
        <w:tc>
          <w:tcPr>
            <w:tcW w:w="781" w:type="pct"/>
            <w:hideMark/>
          </w:tcPr>
          <w:p w14:paraId="57754633" w14:textId="77777777" w:rsidR="008C29D9" w:rsidRPr="00773417" w:rsidRDefault="008C29D9" w:rsidP="000B5956">
            <w:pPr>
              <w:rPr>
                <w:sz w:val="18"/>
                <w:szCs w:val="18"/>
              </w:rPr>
            </w:pPr>
            <w:r w:rsidRPr="00773417">
              <w:rPr>
                <w:sz w:val="18"/>
                <w:szCs w:val="18"/>
              </w:rPr>
              <w:t>Variable name</w:t>
            </w:r>
          </w:p>
        </w:tc>
        <w:tc>
          <w:tcPr>
            <w:tcW w:w="361" w:type="pct"/>
            <w:hideMark/>
          </w:tcPr>
          <w:p w14:paraId="4912FE59" w14:textId="77777777" w:rsidR="008C29D9" w:rsidRPr="00773417" w:rsidRDefault="008C29D9" w:rsidP="000B5956">
            <w:pPr>
              <w:rPr>
                <w:sz w:val="18"/>
                <w:szCs w:val="18"/>
              </w:rPr>
            </w:pPr>
            <w:r w:rsidRPr="00773417">
              <w:rPr>
                <w:sz w:val="18"/>
                <w:szCs w:val="18"/>
              </w:rPr>
              <w:t>21</w:t>
            </w:r>
          </w:p>
        </w:tc>
        <w:tc>
          <w:tcPr>
            <w:tcW w:w="272" w:type="pct"/>
            <w:hideMark/>
          </w:tcPr>
          <w:p w14:paraId="78B484C7" w14:textId="77777777" w:rsidR="008C29D9" w:rsidRPr="00773417" w:rsidRDefault="008C29D9" w:rsidP="000B5956">
            <w:pPr>
              <w:rPr>
                <w:sz w:val="18"/>
                <w:szCs w:val="18"/>
              </w:rPr>
            </w:pPr>
            <w:r w:rsidRPr="00773417">
              <w:rPr>
                <w:sz w:val="18"/>
                <w:szCs w:val="18"/>
              </w:rPr>
              <w:t>Char</w:t>
            </w:r>
          </w:p>
        </w:tc>
        <w:tc>
          <w:tcPr>
            <w:tcW w:w="479" w:type="pct"/>
            <w:hideMark/>
          </w:tcPr>
          <w:p w14:paraId="4056CE70" w14:textId="77777777" w:rsidR="008C29D9" w:rsidRPr="00773417" w:rsidRDefault="008C29D9" w:rsidP="000B5956">
            <w:pPr>
              <w:rPr>
                <w:sz w:val="18"/>
                <w:szCs w:val="18"/>
              </w:rPr>
            </w:pPr>
          </w:p>
        </w:tc>
        <w:tc>
          <w:tcPr>
            <w:tcW w:w="405" w:type="pct"/>
            <w:hideMark/>
          </w:tcPr>
          <w:p w14:paraId="5D3A7A2C" w14:textId="77777777" w:rsidR="008C29D9" w:rsidRPr="00773417" w:rsidRDefault="008C29D9" w:rsidP="000B5956">
            <w:pPr>
              <w:rPr>
                <w:sz w:val="18"/>
                <w:szCs w:val="18"/>
              </w:rPr>
            </w:pPr>
          </w:p>
        </w:tc>
        <w:tc>
          <w:tcPr>
            <w:tcW w:w="1134" w:type="pct"/>
            <w:hideMark/>
          </w:tcPr>
          <w:p w14:paraId="276DE1DF" w14:textId="77777777" w:rsidR="008C29D9" w:rsidRPr="00773417" w:rsidRDefault="008C29D9" w:rsidP="000B5956">
            <w:pPr>
              <w:rPr>
                <w:sz w:val="18"/>
                <w:szCs w:val="18"/>
              </w:rPr>
            </w:pPr>
            <w:r w:rsidRPr="00773417">
              <w:rPr>
                <w:sz w:val="18"/>
                <w:szCs w:val="18"/>
              </w:rPr>
              <w:t>SCDM table</w:t>
            </w:r>
          </w:p>
        </w:tc>
        <w:tc>
          <w:tcPr>
            <w:tcW w:w="732" w:type="pct"/>
            <w:hideMark/>
          </w:tcPr>
          <w:p w14:paraId="3D7EF377" w14:textId="77777777" w:rsidR="008C29D9" w:rsidRPr="00773417" w:rsidRDefault="008C29D9" w:rsidP="000B5956">
            <w:pPr>
              <w:rPr>
                <w:sz w:val="18"/>
                <w:szCs w:val="18"/>
              </w:rPr>
            </w:pPr>
            <w:r w:rsidRPr="00773417">
              <w:rPr>
                <w:sz w:val="18"/>
                <w:szCs w:val="18"/>
              </w:rPr>
              <w:t>NA</w:t>
            </w:r>
          </w:p>
        </w:tc>
        <w:tc>
          <w:tcPr>
            <w:tcW w:w="326" w:type="pct"/>
          </w:tcPr>
          <w:p w14:paraId="4A4EF2B3" w14:textId="77777777" w:rsidR="008C29D9" w:rsidRPr="00773417" w:rsidRDefault="008C29D9" w:rsidP="000B5956">
            <w:pPr>
              <w:jc w:val="right"/>
              <w:rPr>
                <w:sz w:val="18"/>
                <w:szCs w:val="18"/>
              </w:rPr>
            </w:pPr>
            <w:r w:rsidRPr="00773417">
              <w:rPr>
                <w:sz w:val="18"/>
                <w:szCs w:val="18"/>
              </w:rPr>
              <w:t>4</w:t>
            </w:r>
          </w:p>
        </w:tc>
      </w:tr>
      <w:tr w:rsidR="008C29D9" w:rsidRPr="00773417" w14:paraId="1B580EAE" w14:textId="77777777" w:rsidTr="000B5956">
        <w:trPr>
          <w:cantSplit/>
        </w:trPr>
        <w:tc>
          <w:tcPr>
            <w:tcW w:w="510" w:type="pct"/>
            <w:hideMark/>
          </w:tcPr>
          <w:p w14:paraId="088C6DEE" w14:textId="409C67BD" w:rsidR="008C29D9" w:rsidRPr="00773417" w:rsidRDefault="00091A45" w:rsidP="000B5956">
            <w:pPr>
              <w:rPr>
                <w:bCs/>
                <w:sz w:val="18"/>
                <w:szCs w:val="18"/>
              </w:rPr>
            </w:pPr>
            <w:r w:rsidRPr="00773417">
              <w:rPr>
                <w:bCs/>
                <w:sz w:val="18"/>
                <w:szCs w:val="18"/>
              </w:rPr>
              <w:t>C</w:t>
            </w:r>
            <w:r w:rsidR="008C29D9" w:rsidRPr="00773417">
              <w:rPr>
                <w:bCs/>
                <w:sz w:val="18"/>
                <w:szCs w:val="18"/>
              </w:rPr>
              <w:t>ount</w:t>
            </w:r>
            <w:r>
              <w:rPr>
                <w:bCs/>
                <w:sz w:val="18"/>
                <w:szCs w:val="18"/>
              </w:rPr>
              <w:t>_obs</w:t>
            </w:r>
          </w:p>
        </w:tc>
        <w:tc>
          <w:tcPr>
            <w:tcW w:w="781" w:type="pct"/>
            <w:hideMark/>
          </w:tcPr>
          <w:p w14:paraId="0E6200D5" w14:textId="706E3FA8" w:rsidR="008C29D9" w:rsidRPr="00773417" w:rsidRDefault="008C29D9" w:rsidP="000B5956">
            <w:pPr>
              <w:rPr>
                <w:sz w:val="18"/>
                <w:szCs w:val="18"/>
              </w:rPr>
            </w:pPr>
            <w:r w:rsidRPr="00773417">
              <w:rPr>
                <w:sz w:val="18"/>
                <w:szCs w:val="18"/>
              </w:rPr>
              <w:t xml:space="preserve">Count of </w:t>
            </w:r>
            <w:r w:rsidR="00091A45">
              <w:rPr>
                <w:sz w:val="18"/>
                <w:szCs w:val="18"/>
              </w:rPr>
              <w:t>all</w:t>
            </w:r>
            <w:r w:rsidRPr="00773417">
              <w:rPr>
                <w:sz w:val="18"/>
                <w:szCs w:val="18"/>
              </w:rPr>
              <w:t xml:space="preserve"> records</w:t>
            </w:r>
          </w:p>
        </w:tc>
        <w:tc>
          <w:tcPr>
            <w:tcW w:w="361" w:type="pct"/>
            <w:hideMark/>
          </w:tcPr>
          <w:p w14:paraId="60C695C9" w14:textId="77777777" w:rsidR="008C29D9" w:rsidRPr="00773417" w:rsidRDefault="008C29D9" w:rsidP="000B5956">
            <w:pPr>
              <w:rPr>
                <w:sz w:val="18"/>
                <w:szCs w:val="18"/>
              </w:rPr>
            </w:pPr>
            <w:r w:rsidRPr="00773417">
              <w:rPr>
                <w:sz w:val="18"/>
                <w:szCs w:val="18"/>
              </w:rPr>
              <w:t>8</w:t>
            </w:r>
          </w:p>
        </w:tc>
        <w:tc>
          <w:tcPr>
            <w:tcW w:w="272" w:type="pct"/>
            <w:hideMark/>
          </w:tcPr>
          <w:p w14:paraId="3D6D38E1" w14:textId="77777777" w:rsidR="008C29D9" w:rsidRPr="00773417" w:rsidRDefault="008C29D9" w:rsidP="000B5956">
            <w:pPr>
              <w:rPr>
                <w:sz w:val="18"/>
                <w:szCs w:val="18"/>
              </w:rPr>
            </w:pPr>
            <w:r w:rsidRPr="00773417">
              <w:rPr>
                <w:sz w:val="18"/>
                <w:szCs w:val="18"/>
              </w:rPr>
              <w:t>Num</w:t>
            </w:r>
          </w:p>
        </w:tc>
        <w:tc>
          <w:tcPr>
            <w:tcW w:w="479" w:type="pct"/>
            <w:hideMark/>
          </w:tcPr>
          <w:p w14:paraId="222BE90E" w14:textId="77777777" w:rsidR="008C29D9" w:rsidRPr="00773417" w:rsidRDefault="008C29D9" w:rsidP="000B5956">
            <w:pPr>
              <w:rPr>
                <w:sz w:val="18"/>
                <w:szCs w:val="18"/>
              </w:rPr>
            </w:pPr>
            <w:r w:rsidRPr="00773417">
              <w:rPr>
                <w:sz w:val="18"/>
                <w:szCs w:val="18"/>
              </w:rPr>
              <w:t>COMMA13.</w:t>
            </w:r>
          </w:p>
        </w:tc>
        <w:tc>
          <w:tcPr>
            <w:tcW w:w="405" w:type="pct"/>
            <w:hideMark/>
          </w:tcPr>
          <w:p w14:paraId="09988559" w14:textId="77777777" w:rsidR="008C29D9" w:rsidRPr="00773417" w:rsidRDefault="008C29D9" w:rsidP="000B5956">
            <w:pPr>
              <w:rPr>
                <w:sz w:val="18"/>
                <w:szCs w:val="18"/>
              </w:rPr>
            </w:pPr>
          </w:p>
        </w:tc>
        <w:tc>
          <w:tcPr>
            <w:tcW w:w="1134" w:type="pct"/>
            <w:hideMark/>
          </w:tcPr>
          <w:p w14:paraId="3B4050D8" w14:textId="548FF698" w:rsidR="008C29D9" w:rsidRPr="00773417" w:rsidRDefault="00091A45" w:rsidP="000B5956">
            <w:pPr>
              <w:rPr>
                <w:sz w:val="18"/>
                <w:szCs w:val="18"/>
              </w:rPr>
            </w:pPr>
            <w:r>
              <w:rPr>
                <w:sz w:val="18"/>
                <w:szCs w:val="18"/>
              </w:rPr>
              <w:t>SCDM table</w:t>
            </w:r>
          </w:p>
        </w:tc>
        <w:tc>
          <w:tcPr>
            <w:tcW w:w="732" w:type="pct"/>
            <w:hideMark/>
          </w:tcPr>
          <w:p w14:paraId="2D6A3A13" w14:textId="77777777" w:rsidR="008C29D9" w:rsidRPr="00773417" w:rsidRDefault="008C29D9" w:rsidP="000B5956">
            <w:pPr>
              <w:rPr>
                <w:sz w:val="18"/>
                <w:szCs w:val="18"/>
              </w:rPr>
            </w:pPr>
            <w:r w:rsidRPr="00773417">
              <w:rPr>
                <w:sz w:val="18"/>
                <w:szCs w:val="18"/>
              </w:rPr>
              <w:t>NA</w:t>
            </w:r>
          </w:p>
        </w:tc>
        <w:tc>
          <w:tcPr>
            <w:tcW w:w="326" w:type="pct"/>
          </w:tcPr>
          <w:p w14:paraId="5F42A8F1" w14:textId="77777777" w:rsidR="008C29D9" w:rsidRPr="00773417" w:rsidRDefault="008C29D9" w:rsidP="000B5956">
            <w:pPr>
              <w:jc w:val="right"/>
              <w:rPr>
                <w:sz w:val="18"/>
                <w:szCs w:val="18"/>
              </w:rPr>
            </w:pPr>
            <w:r w:rsidRPr="00773417">
              <w:rPr>
                <w:sz w:val="18"/>
                <w:szCs w:val="18"/>
              </w:rPr>
              <w:t>5</w:t>
            </w:r>
          </w:p>
        </w:tc>
      </w:tr>
      <w:tr w:rsidR="008C29D9" w:rsidRPr="00773417" w14:paraId="4670C76B" w14:textId="77777777" w:rsidTr="000B5956">
        <w:trPr>
          <w:cantSplit/>
        </w:trPr>
        <w:tc>
          <w:tcPr>
            <w:tcW w:w="510" w:type="pct"/>
            <w:hideMark/>
          </w:tcPr>
          <w:p w14:paraId="1C37D69F" w14:textId="243BCDB4" w:rsidR="008C29D9" w:rsidRPr="00773417" w:rsidRDefault="00091A45" w:rsidP="000B5956">
            <w:pPr>
              <w:rPr>
                <w:bCs/>
                <w:sz w:val="18"/>
                <w:szCs w:val="18"/>
              </w:rPr>
            </w:pPr>
            <w:r>
              <w:rPr>
                <w:bCs/>
                <w:sz w:val="18"/>
                <w:szCs w:val="18"/>
              </w:rPr>
              <w:t>C</w:t>
            </w:r>
            <w:r w:rsidR="008C29D9" w:rsidRPr="00773417">
              <w:rPr>
                <w:bCs/>
                <w:sz w:val="18"/>
                <w:szCs w:val="18"/>
              </w:rPr>
              <w:t>ount_n</w:t>
            </w:r>
            <w:r>
              <w:rPr>
                <w:bCs/>
                <w:sz w:val="18"/>
                <w:szCs w:val="18"/>
              </w:rPr>
              <w:t>omiss</w:t>
            </w:r>
          </w:p>
        </w:tc>
        <w:tc>
          <w:tcPr>
            <w:tcW w:w="781" w:type="pct"/>
            <w:hideMark/>
          </w:tcPr>
          <w:p w14:paraId="25314816" w14:textId="30FDDE9D" w:rsidR="008C29D9" w:rsidRPr="00773417" w:rsidRDefault="00091A45" w:rsidP="000B5956">
            <w:pPr>
              <w:rPr>
                <w:sz w:val="18"/>
                <w:szCs w:val="18"/>
              </w:rPr>
            </w:pPr>
            <w:r>
              <w:rPr>
                <w:sz w:val="18"/>
                <w:szCs w:val="18"/>
              </w:rPr>
              <w:t>Count of populated records</w:t>
            </w:r>
          </w:p>
        </w:tc>
        <w:tc>
          <w:tcPr>
            <w:tcW w:w="361" w:type="pct"/>
            <w:hideMark/>
          </w:tcPr>
          <w:p w14:paraId="6EA741EA" w14:textId="77777777" w:rsidR="008C29D9" w:rsidRPr="00773417" w:rsidRDefault="008C29D9" w:rsidP="000B5956">
            <w:pPr>
              <w:rPr>
                <w:sz w:val="18"/>
                <w:szCs w:val="18"/>
              </w:rPr>
            </w:pPr>
            <w:r w:rsidRPr="00773417">
              <w:rPr>
                <w:sz w:val="18"/>
                <w:szCs w:val="18"/>
              </w:rPr>
              <w:t>8</w:t>
            </w:r>
          </w:p>
        </w:tc>
        <w:tc>
          <w:tcPr>
            <w:tcW w:w="272" w:type="pct"/>
            <w:hideMark/>
          </w:tcPr>
          <w:p w14:paraId="2198AA9E" w14:textId="77777777" w:rsidR="008C29D9" w:rsidRPr="00773417" w:rsidRDefault="008C29D9" w:rsidP="000B5956">
            <w:pPr>
              <w:rPr>
                <w:sz w:val="18"/>
                <w:szCs w:val="18"/>
              </w:rPr>
            </w:pPr>
            <w:r w:rsidRPr="00773417">
              <w:rPr>
                <w:sz w:val="18"/>
                <w:szCs w:val="18"/>
              </w:rPr>
              <w:t>Num</w:t>
            </w:r>
          </w:p>
        </w:tc>
        <w:tc>
          <w:tcPr>
            <w:tcW w:w="479" w:type="pct"/>
            <w:hideMark/>
          </w:tcPr>
          <w:p w14:paraId="78D62592" w14:textId="77777777" w:rsidR="008C29D9" w:rsidRPr="00773417" w:rsidRDefault="008C29D9" w:rsidP="000B5956">
            <w:pPr>
              <w:rPr>
                <w:sz w:val="18"/>
                <w:szCs w:val="18"/>
              </w:rPr>
            </w:pPr>
            <w:r w:rsidRPr="00773417">
              <w:rPr>
                <w:sz w:val="18"/>
                <w:szCs w:val="18"/>
              </w:rPr>
              <w:t>COMMA13.</w:t>
            </w:r>
          </w:p>
        </w:tc>
        <w:tc>
          <w:tcPr>
            <w:tcW w:w="405" w:type="pct"/>
            <w:hideMark/>
          </w:tcPr>
          <w:p w14:paraId="4A6C3864" w14:textId="73B781B6" w:rsidR="008C29D9" w:rsidRPr="00773417" w:rsidRDefault="008C29D9" w:rsidP="000B5956">
            <w:pPr>
              <w:rPr>
                <w:sz w:val="18"/>
                <w:szCs w:val="18"/>
              </w:rPr>
            </w:pPr>
          </w:p>
        </w:tc>
        <w:tc>
          <w:tcPr>
            <w:tcW w:w="1134" w:type="pct"/>
            <w:hideMark/>
          </w:tcPr>
          <w:p w14:paraId="34BC32F7" w14:textId="77777777" w:rsidR="008C29D9" w:rsidRPr="00773417" w:rsidRDefault="008C29D9" w:rsidP="000B5956">
            <w:pPr>
              <w:rPr>
                <w:sz w:val="18"/>
                <w:szCs w:val="18"/>
              </w:rPr>
            </w:pPr>
            <w:r w:rsidRPr="00773417">
              <w:rPr>
                <w:sz w:val="18"/>
                <w:szCs w:val="18"/>
              </w:rPr>
              <w:t>SCDM table</w:t>
            </w:r>
          </w:p>
        </w:tc>
        <w:tc>
          <w:tcPr>
            <w:tcW w:w="732" w:type="pct"/>
            <w:hideMark/>
          </w:tcPr>
          <w:p w14:paraId="32FBF104" w14:textId="77777777" w:rsidR="008C29D9" w:rsidRPr="00773417" w:rsidRDefault="008C29D9" w:rsidP="000B5956">
            <w:pPr>
              <w:rPr>
                <w:sz w:val="18"/>
                <w:szCs w:val="18"/>
              </w:rPr>
            </w:pPr>
            <w:r w:rsidRPr="00773417">
              <w:rPr>
                <w:sz w:val="18"/>
                <w:szCs w:val="18"/>
              </w:rPr>
              <w:t>NA</w:t>
            </w:r>
          </w:p>
        </w:tc>
        <w:tc>
          <w:tcPr>
            <w:tcW w:w="326" w:type="pct"/>
          </w:tcPr>
          <w:p w14:paraId="065A04A4" w14:textId="77777777" w:rsidR="008C29D9" w:rsidRPr="00773417" w:rsidRDefault="008C29D9" w:rsidP="000B5956">
            <w:pPr>
              <w:jc w:val="right"/>
              <w:rPr>
                <w:sz w:val="18"/>
                <w:szCs w:val="18"/>
              </w:rPr>
            </w:pPr>
            <w:r w:rsidRPr="00773417">
              <w:rPr>
                <w:sz w:val="18"/>
                <w:szCs w:val="18"/>
              </w:rPr>
              <w:t>6</w:t>
            </w:r>
          </w:p>
        </w:tc>
      </w:tr>
      <w:tr w:rsidR="00091A45" w:rsidRPr="00773417" w14:paraId="30ACAC10" w14:textId="77777777" w:rsidTr="000B5956">
        <w:trPr>
          <w:cantSplit/>
        </w:trPr>
        <w:tc>
          <w:tcPr>
            <w:tcW w:w="510" w:type="pct"/>
          </w:tcPr>
          <w:p w14:paraId="69794533" w14:textId="497D1CD8" w:rsidR="00091A45" w:rsidRPr="00773417" w:rsidRDefault="00091A45" w:rsidP="000B5956">
            <w:pPr>
              <w:rPr>
                <w:bCs/>
                <w:sz w:val="18"/>
                <w:szCs w:val="18"/>
              </w:rPr>
            </w:pPr>
            <w:r>
              <w:rPr>
                <w:bCs/>
                <w:sz w:val="18"/>
                <w:szCs w:val="18"/>
              </w:rPr>
              <w:t>Count_spmiss</w:t>
            </w:r>
          </w:p>
        </w:tc>
        <w:tc>
          <w:tcPr>
            <w:tcW w:w="781" w:type="pct"/>
          </w:tcPr>
          <w:p w14:paraId="6C60B3EE" w14:textId="6215A7FC" w:rsidR="00091A45" w:rsidRPr="00773417" w:rsidRDefault="00091A45" w:rsidP="000B5956">
            <w:pPr>
              <w:rPr>
                <w:sz w:val="18"/>
                <w:szCs w:val="18"/>
              </w:rPr>
            </w:pPr>
            <w:r>
              <w:rPr>
                <w:sz w:val="18"/>
                <w:szCs w:val="18"/>
              </w:rPr>
              <w:t>Count of records populated with SAS special missing values</w:t>
            </w:r>
          </w:p>
        </w:tc>
        <w:tc>
          <w:tcPr>
            <w:tcW w:w="361" w:type="pct"/>
          </w:tcPr>
          <w:p w14:paraId="54E39BB5" w14:textId="77777777" w:rsidR="00091A45" w:rsidRPr="00773417" w:rsidRDefault="00091A45" w:rsidP="000B5956">
            <w:pPr>
              <w:rPr>
                <w:sz w:val="18"/>
                <w:szCs w:val="18"/>
              </w:rPr>
            </w:pPr>
          </w:p>
        </w:tc>
        <w:tc>
          <w:tcPr>
            <w:tcW w:w="272" w:type="pct"/>
          </w:tcPr>
          <w:p w14:paraId="3AD95E79" w14:textId="77777777" w:rsidR="00091A45" w:rsidRPr="00773417" w:rsidRDefault="00091A45" w:rsidP="000B5956">
            <w:pPr>
              <w:rPr>
                <w:sz w:val="18"/>
                <w:szCs w:val="18"/>
              </w:rPr>
            </w:pPr>
          </w:p>
        </w:tc>
        <w:tc>
          <w:tcPr>
            <w:tcW w:w="479" w:type="pct"/>
          </w:tcPr>
          <w:p w14:paraId="400A1B21" w14:textId="77777777" w:rsidR="00091A45" w:rsidRPr="00773417" w:rsidRDefault="00091A45" w:rsidP="000B5956">
            <w:pPr>
              <w:rPr>
                <w:sz w:val="18"/>
                <w:szCs w:val="18"/>
              </w:rPr>
            </w:pPr>
          </w:p>
        </w:tc>
        <w:tc>
          <w:tcPr>
            <w:tcW w:w="405" w:type="pct"/>
          </w:tcPr>
          <w:p w14:paraId="5EBF8C4A" w14:textId="77777777" w:rsidR="00091A45" w:rsidRPr="00773417" w:rsidRDefault="00091A45" w:rsidP="000B5956">
            <w:pPr>
              <w:rPr>
                <w:sz w:val="18"/>
                <w:szCs w:val="18"/>
              </w:rPr>
            </w:pPr>
          </w:p>
        </w:tc>
        <w:tc>
          <w:tcPr>
            <w:tcW w:w="1134" w:type="pct"/>
          </w:tcPr>
          <w:p w14:paraId="7575E1C6" w14:textId="69BB87BE" w:rsidR="00091A45" w:rsidRPr="00773417" w:rsidRDefault="00091A45" w:rsidP="000B5956">
            <w:pPr>
              <w:rPr>
                <w:sz w:val="18"/>
                <w:szCs w:val="18"/>
              </w:rPr>
            </w:pPr>
            <w:r>
              <w:rPr>
                <w:sz w:val="18"/>
                <w:szCs w:val="18"/>
              </w:rPr>
              <w:t>SCDM table</w:t>
            </w:r>
          </w:p>
        </w:tc>
        <w:tc>
          <w:tcPr>
            <w:tcW w:w="732" w:type="pct"/>
          </w:tcPr>
          <w:p w14:paraId="4663628A" w14:textId="112BB98D" w:rsidR="00091A45" w:rsidRPr="00773417" w:rsidRDefault="00091A45" w:rsidP="000B5956">
            <w:pPr>
              <w:rPr>
                <w:sz w:val="18"/>
                <w:szCs w:val="18"/>
              </w:rPr>
            </w:pPr>
            <w:r>
              <w:rPr>
                <w:sz w:val="18"/>
                <w:szCs w:val="18"/>
              </w:rPr>
              <w:t>NA</w:t>
            </w:r>
          </w:p>
        </w:tc>
        <w:tc>
          <w:tcPr>
            <w:tcW w:w="326" w:type="pct"/>
          </w:tcPr>
          <w:p w14:paraId="6DC81A7A" w14:textId="31F40ECB" w:rsidR="00091A45" w:rsidRPr="00773417" w:rsidRDefault="00091A45" w:rsidP="000B5956">
            <w:pPr>
              <w:jc w:val="right"/>
              <w:rPr>
                <w:sz w:val="18"/>
                <w:szCs w:val="18"/>
              </w:rPr>
            </w:pPr>
            <w:r>
              <w:rPr>
                <w:sz w:val="18"/>
                <w:szCs w:val="18"/>
              </w:rPr>
              <w:t>7</w:t>
            </w:r>
          </w:p>
        </w:tc>
      </w:tr>
      <w:tr w:rsidR="00091A45" w:rsidRPr="00773417" w14:paraId="7C72794A" w14:textId="77777777" w:rsidTr="000B5956">
        <w:trPr>
          <w:cantSplit/>
        </w:trPr>
        <w:tc>
          <w:tcPr>
            <w:tcW w:w="510" w:type="pct"/>
          </w:tcPr>
          <w:p w14:paraId="54308F67" w14:textId="4062BB71" w:rsidR="00091A45" w:rsidRDefault="00091A45" w:rsidP="000B5956">
            <w:pPr>
              <w:rPr>
                <w:bCs/>
                <w:sz w:val="18"/>
                <w:szCs w:val="18"/>
              </w:rPr>
            </w:pPr>
            <w:r>
              <w:rPr>
                <w:bCs/>
                <w:sz w:val="18"/>
                <w:szCs w:val="18"/>
              </w:rPr>
              <w:t>Count_null</w:t>
            </w:r>
          </w:p>
        </w:tc>
        <w:tc>
          <w:tcPr>
            <w:tcW w:w="781" w:type="pct"/>
          </w:tcPr>
          <w:p w14:paraId="65FA349D" w14:textId="0588A40B" w:rsidR="00091A45" w:rsidRPr="00773417" w:rsidRDefault="00091A45" w:rsidP="000B5956">
            <w:pPr>
              <w:rPr>
                <w:sz w:val="18"/>
                <w:szCs w:val="18"/>
              </w:rPr>
            </w:pPr>
            <w:r>
              <w:rPr>
                <w:sz w:val="18"/>
                <w:szCs w:val="18"/>
              </w:rPr>
              <w:t>Count of null records</w:t>
            </w:r>
          </w:p>
        </w:tc>
        <w:tc>
          <w:tcPr>
            <w:tcW w:w="361" w:type="pct"/>
          </w:tcPr>
          <w:p w14:paraId="4AC14ED7" w14:textId="77777777" w:rsidR="00091A45" w:rsidRPr="00773417" w:rsidRDefault="00091A45" w:rsidP="000B5956">
            <w:pPr>
              <w:rPr>
                <w:sz w:val="18"/>
                <w:szCs w:val="18"/>
              </w:rPr>
            </w:pPr>
          </w:p>
        </w:tc>
        <w:tc>
          <w:tcPr>
            <w:tcW w:w="272" w:type="pct"/>
          </w:tcPr>
          <w:p w14:paraId="74FA65D8" w14:textId="77777777" w:rsidR="00091A45" w:rsidRPr="00773417" w:rsidRDefault="00091A45" w:rsidP="000B5956">
            <w:pPr>
              <w:rPr>
                <w:sz w:val="18"/>
                <w:szCs w:val="18"/>
              </w:rPr>
            </w:pPr>
          </w:p>
        </w:tc>
        <w:tc>
          <w:tcPr>
            <w:tcW w:w="479" w:type="pct"/>
          </w:tcPr>
          <w:p w14:paraId="45220435" w14:textId="77777777" w:rsidR="00091A45" w:rsidRPr="00773417" w:rsidRDefault="00091A45" w:rsidP="000B5956">
            <w:pPr>
              <w:rPr>
                <w:sz w:val="18"/>
                <w:szCs w:val="18"/>
              </w:rPr>
            </w:pPr>
          </w:p>
        </w:tc>
        <w:tc>
          <w:tcPr>
            <w:tcW w:w="405" w:type="pct"/>
          </w:tcPr>
          <w:p w14:paraId="45083F18" w14:textId="77777777" w:rsidR="00091A45" w:rsidRPr="00773417" w:rsidRDefault="00091A45" w:rsidP="000B5956">
            <w:pPr>
              <w:rPr>
                <w:sz w:val="18"/>
                <w:szCs w:val="18"/>
              </w:rPr>
            </w:pPr>
          </w:p>
        </w:tc>
        <w:tc>
          <w:tcPr>
            <w:tcW w:w="1134" w:type="pct"/>
          </w:tcPr>
          <w:p w14:paraId="68694D63" w14:textId="615ACEAC" w:rsidR="00091A45" w:rsidRPr="00773417" w:rsidRDefault="00091A45" w:rsidP="000B5956">
            <w:pPr>
              <w:rPr>
                <w:sz w:val="18"/>
                <w:szCs w:val="18"/>
              </w:rPr>
            </w:pPr>
            <w:r>
              <w:rPr>
                <w:sz w:val="18"/>
                <w:szCs w:val="18"/>
              </w:rPr>
              <w:t>SCDM table</w:t>
            </w:r>
          </w:p>
        </w:tc>
        <w:tc>
          <w:tcPr>
            <w:tcW w:w="732" w:type="pct"/>
          </w:tcPr>
          <w:p w14:paraId="2ACACEB8" w14:textId="48E96622" w:rsidR="00091A45" w:rsidRPr="00773417" w:rsidRDefault="00091A45" w:rsidP="000B5956">
            <w:pPr>
              <w:rPr>
                <w:sz w:val="18"/>
                <w:szCs w:val="18"/>
              </w:rPr>
            </w:pPr>
            <w:r>
              <w:rPr>
                <w:sz w:val="18"/>
                <w:szCs w:val="18"/>
              </w:rPr>
              <w:t>NA</w:t>
            </w:r>
          </w:p>
        </w:tc>
        <w:tc>
          <w:tcPr>
            <w:tcW w:w="326" w:type="pct"/>
          </w:tcPr>
          <w:p w14:paraId="41693712" w14:textId="7AE858F6" w:rsidR="00091A45" w:rsidRPr="00773417" w:rsidRDefault="00091A45" w:rsidP="000B5956">
            <w:pPr>
              <w:jc w:val="right"/>
              <w:rPr>
                <w:sz w:val="18"/>
                <w:szCs w:val="18"/>
              </w:rPr>
            </w:pPr>
            <w:r>
              <w:rPr>
                <w:sz w:val="18"/>
                <w:szCs w:val="18"/>
              </w:rPr>
              <w:t>8</w:t>
            </w:r>
          </w:p>
        </w:tc>
      </w:tr>
    </w:tbl>
    <w:p w14:paraId="77A1BE39" w14:textId="77777777" w:rsidR="008C29D9" w:rsidRPr="00773417" w:rsidRDefault="008C29D9" w:rsidP="008C29D9"/>
    <w:p w14:paraId="130B866C" w14:textId="77777777" w:rsidR="008C29D9" w:rsidRPr="00773417" w:rsidRDefault="008C29D9" w:rsidP="008C29D9">
      <w:pPr>
        <w:rPr>
          <w:b/>
          <w:bCs/>
        </w:rPr>
      </w:pPr>
      <w:r w:rsidRPr="00773417">
        <w:rPr>
          <w:b/>
          <w:bCs/>
        </w:rPr>
        <w:t>Example</w:t>
      </w:r>
    </w:p>
    <w:tbl>
      <w:tblPr>
        <w:tblStyle w:val="TableGrid"/>
        <w:tblW w:w="9404" w:type="dxa"/>
        <w:tblLook w:val="04A0" w:firstRow="1" w:lastRow="0" w:firstColumn="1" w:lastColumn="0" w:noHBand="0" w:noVBand="1"/>
      </w:tblPr>
      <w:tblGrid>
        <w:gridCol w:w="705"/>
        <w:gridCol w:w="783"/>
        <w:gridCol w:w="1115"/>
        <w:gridCol w:w="1636"/>
        <w:gridCol w:w="1168"/>
        <w:gridCol w:w="1217"/>
        <w:gridCol w:w="1390"/>
        <w:gridCol w:w="1390"/>
      </w:tblGrid>
      <w:tr w:rsidR="00DD0917" w:rsidRPr="00773417" w14:paraId="3AD88030" w14:textId="77777777" w:rsidTr="00DD0917">
        <w:tc>
          <w:tcPr>
            <w:tcW w:w="705" w:type="dxa"/>
            <w:noWrap/>
            <w:hideMark/>
          </w:tcPr>
          <w:p w14:paraId="3C309E7F" w14:textId="77777777" w:rsidR="00DD0917" w:rsidRPr="00773417" w:rsidRDefault="00DD0917" w:rsidP="000B5956">
            <w:pPr>
              <w:rPr>
                <w:b/>
                <w:bCs/>
                <w:color w:val="112277"/>
                <w:sz w:val="16"/>
                <w:szCs w:val="16"/>
              </w:rPr>
            </w:pPr>
            <w:r>
              <w:rPr>
                <w:rFonts w:cs="Arial"/>
                <w:b/>
                <w:color w:val="000000"/>
                <w:sz w:val="16"/>
                <w:szCs w:val="16"/>
              </w:rPr>
              <w:t>DP</w:t>
            </w:r>
          </w:p>
        </w:tc>
        <w:tc>
          <w:tcPr>
            <w:tcW w:w="783" w:type="dxa"/>
            <w:noWrap/>
            <w:hideMark/>
          </w:tcPr>
          <w:p w14:paraId="303D4FFF" w14:textId="77777777" w:rsidR="00DD0917" w:rsidRPr="00773417" w:rsidRDefault="00DD0917" w:rsidP="000B5956">
            <w:pPr>
              <w:rPr>
                <w:b/>
                <w:bCs/>
                <w:color w:val="112277"/>
                <w:sz w:val="16"/>
                <w:szCs w:val="16"/>
              </w:rPr>
            </w:pPr>
            <w:r w:rsidRPr="00773417">
              <w:rPr>
                <w:rFonts w:cs="Arial"/>
                <w:b/>
                <w:color w:val="000000"/>
                <w:sz w:val="16"/>
                <w:szCs w:val="16"/>
              </w:rPr>
              <w:t>TabID</w:t>
            </w:r>
          </w:p>
        </w:tc>
        <w:tc>
          <w:tcPr>
            <w:tcW w:w="1115" w:type="dxa"/>
            <w:noWrap/>
            <w:hideMark/>
          </w:tcPr>
          <w:p w14:paraId="3B32A5A8" w14:textId="77777777" w:rsidR="00DD0917" w:rsidRPr="00773417" w:rsidRDefault="00DD0917" w:rsidP="000B5956">
            <w:pPr>
              <w:rPr>
                <w:b/>
                <w:bCs/>
                <w:color w:val="112277"/>
                <w:sz w:val="16"/>
                <w:szCs w:val="16"/>
              </w:rPr>
            </w:pPr>
            <w:r w:rsidRPr="00773417">
              <w:rPr>
                <w:rFonts w:cs="Arial"/>
                <w:b/>
                <w:color w:val="000000"/>
                <w:sz w:val="16"/>
                <w:szCs w:val="16"/>
              </w:rPr>
              <w:t>Varid</w:t>
            </w:r>
          </w:p>
        </w:tc>
        <w:tc>
          <w:tcPr>
            <w:tcW w:w="1636" w:type="dxa"/>
            <w:noWrap/>
            <w:hideMark/>
          </w:tcPr>
          <w:p w14:paraId="2109E477" w14:textId="77777777" w:rsidR="00DD0917" w:rsidRPr="00773417" w:rsidRDefault="00DD0917" w:rsidP="000B5956">
            <w:pPr>
              <w:rPr>
                <w:b/>
                <w:bCs/>
                <w:color w:val="112277"/>
                <w:sz w:val="16"/>
                <w:szCs w:val="16"/>
              </w:rPr>
            </w:pPr>
            <w:r w:rsidRPr="00773417">
              <w:rPr>
                <w:rFonts w:cs="Arial"/>
                <w:b/>
                <w:color w:val="000000"/>
                <w:sz w:val="16"/>
                <w:szCs w:val="16"/>
              </w:rPr>
              <w:t>Variable</w:t>
            </w:r>
          </w:p>
        </w:tc>
        <w:tc>
          <w:tcPr>
            <w:tcW w:w="1168" w:type="dxa"/>
            <w:noWrap/>
            <w:hideMark/>
          </w:tcPr>
          <w:p w14:paraId="138E792F" w14:textId="747E5702" w:rsidR="00DD0917" w:rsidRPr="00773417" w:rsidRDefault="00DD0917" w:rsidP="000B5956">
            <w:pPr>
              <w:rPr>
                <w:b/>
                <w:bCs/>
                <w:color w:val="112277"/>
                <w:sz w:val="16"/>
                <w:szCs w:val="16"/>
              </w:rPr>
            </w:pPr>
            <w:r w:rsidRPr="00773417">
              <w:rPr>
                <w:rFonts w:cs="Arial"/>
                <w:b/>
                <w:color w:val="000000"/>
                <w:sz w:val="16"/>
                <w:szCs w:val="16"/>
              </w:rPr>
              <w:t>Count</w:t>
            </w:r>
            <w:r>
              <w:rPr>
                <w:rFonts w:cs="Arial"/>
                <w:b/>
                <w:color w:val="000000"/>
                <w:sz w:val="16"/>
                <w:szCs w:val="16"/>
              </w:rPr>
              <w:t>_obs</w:t>
            </w:r>
          </w:p>
        </w:tc>
        <w:tc>
          <w:tcPr>
            <w:tcW w:w="1217" w:type="dxa"/>
            <w:noWrap/>
            <w:hideMark/>
          </w:tcPr>
          <w:p w14:paraId="5BCBAC48" w14:textId="5B30A26D" w:rsidR="00DD0917" w:rsidRPr="00773417" w:rsidRDefault="00DD0917" w:rsidP="000B5956">
            <w:pPr>
              <w:rPr>
                <w:b/>
                <w:bCs/>
                <w:color w:val="112277"/>
                <w:sz w:val="16"/>
                <w:szCs w:val="16"/>
              </w:rPr>
            </w:pPr>
            <w:r>
              <w:rPr>
                <w:rFonts w:cs="Arial"/>
                <w:b/>
                <w:color w:val="000000"/>
                <w:sz w:val="16"/>
                <w:szCs w:val="16"/>
              </w:rPr>
              <w:t>C</w:t>
            </w:r>
            <w:r w:rsidRPr="00773417">
              <w:rPr>
                <w:rFonts w:cs="Arial"/>
                <w:b/>
                <w:color w:val="000000"/>
                <w:sz w:val="16"/>
                <w:szCs w:val="16"/>
              </w:rPr>
              <w:t>ount_n</w:t>
            </w:r>
            <w:r>
              <w:rPr>
                <w:rFonts w:cs="Arial"/>
                <w:b/>
                <w:color w:val="000000"/>
                <w:sz w:val="16"/>
                <w:szCs w:val="16"/>
              </w:rPr>
              <w:t>omiss</w:t>
            </w:r>
          </w:p>
        </w:tc>
        <w:tc>
          <w:tcPr>
            <w:tcW w:w="1390" w:type="dxa"/>
          </w:tcPr>
          <w:p w14:paraId="3664CA3B" w14:textId="14B59518" w:rsidR="00DD0917" w:rsidRPr="00773417" w:rsidRDefault="00DD0917" w:rsidP="000B5956">
            <w:pPr>
              <w:rPr>
                <w:rFonts w:cs="Arial"/>
                <w:b/>
                <w:color w:val="000000"/>
                <w:sz w:val="16"/>
                <w:szCs w:val="16"/>
              </w:rPr>
            </w:pPr>
            <w:r>
              <w:rPr>
                <w:rFonts w:cs="Arial"/>
                <w:b/>
                <w:color w:val="000000"/>
                <w:sz w:val="16"/>
                <w:szCs w:val="16"/>
              </w:rPr>
              <w:t>Count_spmiss</w:t>
            </w:r>
          </w:p>
        </w:tc>
        <w:tc>
          <w:tcPr>
            <w:tcW w:w="1390" w:type="dxa"/>
          </w:tcPr>
          <w:p w14:paraId="7CE5FF0B" w14:textId="65A51622" w:rsidR="00DD0917" w:rsidRPr="00773417" w:rsidRDefault="00DD0917" w:rsidP="000B5956">
            <w:pPr>
              <w:rPr>
                <w:rFonts w:cs="Arial"/>
                <w:b/>
                <w:color w:val="000000"/>
                <w:sz w:val="16"/>
                <w:szCs w:val="16"/>
              </w:rPr>
            </w:pPr>
            <w:r>
              <w:rPr>
                <w:rFonts w:cs="Arial"/>
                <w:b/>
                <w:color w:val="000000"/>
                <w:sz w:val="16"/>
                <w:szCs w:val="16"/>
              </w:rPr>
              <w:t>Count_null</w:t>
            </w:r>
          </w:p>
        </w:tc>
      </w:tr>
      <w:tr w:rsidR="00DD0917" w:rsidRPr="00773417" w14:paraId="7182E470" w14:textId="77777777" w:rsidTr="00DD0917">
        <w:tc>
          <w:tcPr>
            <w:tcW w:w="705" w:type="dxa"/>
            <w:noWrap/>
            <w:hideMark/>
          </w:tcPr>
          <w:p w14:paraId="1EBA81B0" w14:textId="77777777" w:rsidR="00DD0917" w:rsidRPr="00773417" w:rsidRDefault="00DD0917" w:rsidP="000B5956">
            <w:pPr>
              <w:rPr>
                <w:color w:val="000000"/>
                <w:sz w:val="16"/>
                <w:szCs w:val="16"/>
              </w:rPr>
            </w:pPr>
            <w:r w:rsidRPr="00773417">
              <w:rPr>
                <w:rFonts w:cs="Arial"/>
                <w:color w:val="000000"/>
                <w:sz w:val="16"/>
                <w:szCs w:val="16"/>
              </w:rPr>
              <w:t>XX</w:t>
            </w:r>
            <w:r>
              <w:rPr>
                <w:rFonts w:cs="Arial"/>
                <w:color w:val="000000"/>
                <w:sz w:val="16"/>
                <w:szCs w:val="16"/>
              </w:rPr>
              <w:t>XXX</w:t>
            </w:r>
          </w:p>
        </w:tc>
        <w:tc>
          <w:tcPr>
            <w:tcW w:w="783" w:type="dxa"/>
            <w:noWrap/>
            <w:hideMark/>
          </w:tcPr>
          <w:p w14:paraId="740E0504"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58E3609D" w14:textId="77777777" w:rsidR="00DD0917" w:rsidRPr="00773417" w:rsidRDefault="00DD0917" w:rsidP="000B5956">
            <w:pPr>
              <w:rPr>
                <w:color w:val="000000"/>
                <w:sz w:val="16"/>
                <w:szCs w:val="16"/>
              </w:rPr>
            </w:pPr>
            <w:r w:rsidRPr="00773417">
              <w:rPr>
                <w:rFonts w:cs="Arial"/>
                <w:color w:val="000000"/>
                <w:sz w:val="16"/>
                <w:szCs w:val="16"/>
              </w:rPr>
              <w:t>01</w:t>
            </w:r>
          </w:p>
        </w:tc>
        <w:tc>
          <w:tcPr>
            <w:tcW w:w="1636" w:type="dxa"/>
            <w:noWrap/>
            <w:hideMark/>
          </w:tcPr>
          <w:p w14:paraId="25FE521C" w14:textId="77777777" w:rsidR="00DD0917" w:rsidRPr="00773417" w:rsidRDefault="00DD0917" w:rsidP="000B5956">
            <w:pPr>
              <w:rPr>
                <w:color w:val="000000"/>
                <w:sz w:val="16"/>
                <w:szCs w:val="16"/>
              </w:rPr>
            </w:pPr>
            <w:r w:rsidRPr="00773417">
              <w:rPr>
                <w:rFonts w:cs="Arial"/>
                <w:color w:val="000000"/>
                <w:sz w:val="16"/>
                <w:szCs w:val="16"/>
              </w:rPr>
              <w:t>MPatID</w:t>
            </w:r>
          </w:p>
        </w:tc>
        <w:tc>
          <w:tcPr>
            <w:tcW w:w="1168" w:type="dxa"/>
            <w:noWrap/>
            <w:hideMark/>
          </w:tcPr>
          <w:p w14:paraId="28A0C54E" w14:textId="36948CAB"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ABDFF9A" w14:textId="2F80E7B0"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7D8EE117" w14:textId="788D6D7E"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39450DE6" w14:textId="5187CDC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5C503508" w14:textId="77777777" w:rsidTr="00DD0917">
        <w:tc>
          <w:tcPr>
            <w:tcW w:w="705" w:type="dxa"/>
            <w:noWrap/>
            <w:hideMark/>
          </w:tcPr>
          <w:p w14:paraId="4582A0DC"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3F6201A5"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2DE5FC19" w14:textId="530C5BFB"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2</w:t>
            </w:r>
          </w:p>
        </w:tc>
        <w:tc>
          <w:tcPr>
            <w:tcW w:w="1636" w:type="dxa"/>
            <w:noWrap/>
            <w:hideMark/>
          </w:tcPr>
          <w:p w14:paraId="6B0506CC" w14:textId="60FE7469" w:rsidR="00DD0917" w:rsidRPr="00773417" w:rsidRDefault="00DD0917" w:rsidP="000B5956">
            <w:pPr>
              <w:rPr>
                <w:color w:val="000000"/>
                <w:sz w:val="16"/>
                <w:szCs w:val="16"/>
              </w:rPr>
            </w:pPr>
            <w:r>
              <w:rPr>
                <w:rFonts w:cs="Arial"/>
                <w:color w:val="000000"/>
                <w:sz w:val="16"/>
                <w:szCs w:val="16"/>
              </w:rPr>
              <w:t>EncounterID</w:t>
            </w:r>
          </w:p>
        </w:tc>
        <w:tc>
          <w:tcPr>
            <w:tcW w:w="1168" w:type="dxa"/>
            <w:noWrap/>
            <w:hideMark/>
          </w:tcPr>
          <w:p w14:paraId="3AE2B765" w14:textId="46B5A103"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26A27E20" w14:textId="51D5E133"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5202AABB" w14:textId="1475716F"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240ECE4A" w14:textId="3E93FFBE"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17230DAA" w14:textId="77777777" w:rsidTr="00DD0917">
        <w:tc>
          <w:tcPr>
            <w:tcW w:w="705" w:type="dxa"/>
            <w:noWrap/>
            <w:hideMark/>
          </w:tcPr>
          <w:p w14:paraId="0C0F631A"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4559A533"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1B237DAE" w14:textId="77777777" w:rsidR="00DD0917" w:rsidRPr="00773417" w:rsidRDefault="00DD0917" w:rsidP="000B5956">
            <w:pPr>
              <w:rPr>
                <w:color w:val="000000"/>
                <w:sz w:val="16"/>
                <w:szCs w:val="16"/>
              </w:rPr>
            </w:pPr>
            <w:r w:rsidRPr="00773417">
              <w:rPr>
                <w:rFonts w:cs="Arial"/>
                <w:color w:val="000000"/>
                <w:sz w:val="16"/>
                <w:szCs w:val="16"/>
              </w:rPr>
              <w:t>03</w:t>
            </w:r>
          </w:p>
        </w:tc>
        <w:tc>
          <w:tcPr>
            <w:tcW w:w="1636" w:type="dxa"/>
            <w:noWrap/>
            <w:hideMark/>
          </w:tcPr>
          <w:p w14:paraId="3B99421F" w14:textId="0519CA81" w:rsidR="00DD0917" w:rsidRPr="00773417" w:rsidRDefault="00DD0917" w:rsidP="000B5956">
            <w:pPr>
              <w:rPr>
                <w:color w:val="000000"/>
                <w:sz w:val="16"/>
                <w:szCs w:val="16"/>
              </w:rPr>
            </w:pPr>
            <w:r>
              <w:rPr>
                <w:rFonts w:cs="Arial"/>
                <w:color w:val="000000"/>
                <w:sz w:val="16"/>
                <w:szCs w:val="16"/>
              </w:rPr>
              <w:t>Age</w:t>
            </w:r>
          </w:p>
        </w:tc>
        <w:tc>
          <w:tcPr>
            <w:tcW w:w="1168" w:type="dxa"/>
            <w:noWrap/>
            <w:hideMark/>
          </w:tcPr>
          <w:p w14:paraId="018A64CD" w14:textId="21447DFA"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549AF2A" w14:textId="0567BE83"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3E3ADDA2" w14:textId="0EF97E78"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6F64620F" w14:textId="4EC6EE5E"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1AAC6DB6" w14:textId="77777777" w:rsidTr="00DD0917">
        <w:tc>
          <w:tcPr>
            <w:tcW w:w="705" w:type="dxa"/>
            <w:noWrap/>
            <w:hideMark/>
          </w:tcPr>
          <w:p w14:paraId="36CFE21D"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60224494"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1DADDE00" w14:textId="76E9ED50"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5</w:t>
            </w:r>
          </w:p>
        </w:tc>
        <w:tc>
          <w:tcPr>
            <w:tcW w:w="1636" w:type="dxa"/>
            <w:noWrap/>
            <w:hideMark/>
          </w:tcPr>
          <w:p w14:paraId="322A5F9F" w14:textId="77777777" w:rsidR="00DD0917" w:rsidRPr="00773417" w:rsidRDefault="00DD0917" w:rsidP="000B5956">
            <w:pPr>
              <w:rPr>
                <w:color w:val="000000"/>
                <w:sz w:val="16"/>
                <w:szCs w:val="16"/>
              </w:rPr>
            </w:pPr>
            <w:r w:rsidRPr="00773417">
              <w:rPr>
                <w:rFonts w:cs="Arial"/>
                <w:color w:val="000000"/>
                <w:sz w:val="16"/>
                <w:szCs w:val="16"/>
              </w:rPr>
              <w:t>EncType</w:t>
            </w:r>
          </w:p>
        </w:tc>
        <w:tc>
          <w:tcPr>
            <w:tcW w:w="1168" w:type="dxa"/>
            <w:noWrap/>
            <w:hideMark/>
          </w:tcPr>
          <w:p w14:paraId="1EA32464" w14:textId="60494008"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73B7CAB2" w14:textId="58F5BA8E"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2E5741E3" w14:textId="05FB2650"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60FE66F7" w14:textId="40B37DE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5F0D70C8" w14:textId="77777777" w:rsidTr="00DD0917">
        <w:tc>
          <w:tcPr>
            <w:tcW w:w="705" w:type="dxa"/>
            <w:noWrap/>
            <w:hideMark/>
          </w:tcPr>
          <w:p w14:paraId="63F99118"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78402579"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4FEA9867" w14:textId="09636E3C"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6</w:t>
            </w:r>
          </w:p>
        </w:tc>
        <w:tc>
          <w:tcPr>
            <w:tcW w:w="1636" w:type="dxa"/>
            <w:noWrap/>
            <w:hideMark/>
          </w:tcPr>
          <w:p w14:paraId="75E59496" w14:textId="77777777" w:rsidR="00DD0917" w:rsidRPr="00773417" w:rsidRDefault="00DD0917" w:rsidP="000B5956">
            <w:pPr>
              <w:rPr>
                <w:color w:val="000000"/>
                <w:sz w:val="16"/>
                <w:szCs w:val="16"/>
              </w:rPr>
            </w:pPr>
            <w:r w:rsidRPr="00773417">
              <w:rPr>
                <w:rFonts w:cs="Arial"/>
                <w:color w:val="000000"/>
                <w:sz w:val="16"/>
                <w:szCs w:val="16"/>
              </w:rPr>
              <w:t>ADate</w:t>
            </w:r>
          </w:p>
        </w:tc>
        <w:tc>
          <w:tcPr>
            <w:tcW w:w="1168" w:type="dxa"/>
            <w:noWrap/>
            <w:hideMark/>
          </w:tcPr>
          <w:p w14:paraId="03823149" w14:textId="73676634"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34A97B7C" w14:textId="04C93996" w:rsidR="00DD0917" w:rsidRPr="00773417" w:rsidRDefault="00DD0917" w:rsidP="000B5956">
            <w:pPr>
              <w:jc w:val="right"/>
              <w:rPr>
                <w:color w:val="000000"/>
                <w:sz w:val="16"/>
                <w:szCs w:val="16"/>
              </w:rPr>
            </w:pPr>
            <w:r>
              <w:rPr>
                <w:rFonts w:cs="Arial"/>
                <w:color w:val="000000"/>
                <w:sz w:val="16"/>
                <w:szCs w:val="16"/>
              </w:rPr>
              <w:t>2,437</w:t>
            </w:r>
          </w:p>
        </w:tc>
        <w:tc>
          <w:tcPr>
            <w:tcW w:w="1390" w:type="dxa"/>
          </w:tcPr>
          <w:p w14:paraId="3CF9AC5A" w14:textId="013C6BAB"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7910EF91" w14:textId="40F16354" w:rsidR="00DD0917" w:rsidRPr="00773417" w:rsidRDefault="00DD0917" w:rsidP="000B5956">
            <w:pPr>
              <w:jc w:val="right"/>
              <w:rPr>
                <w:rFonts w:cs="Arial"/>
                <w:color w:val="000000"/>
                <w:sz w:val="16"/>
                <w:szCs w:val="16"/>
              </w:rPr>
            </w:pPr>
            <w:r>
              <w:rPr>
                <w:rFonts w:cs="Arial"/>
                <w:color w:val="000000"/>
                <w:sz w:val="16"/>
                <w:szCs w:val="16"/>
              </w:rPr>
              <w:t>2,517</w:t>
            </w:r>
          </w:p>
        </w:tc>
      </w:tr>
      <w:tr w:rsidR="00DD0917" w:rsidRPr="00773417" w14:paraId="2A230C07" w14:textId="77777777" w:rsidTr="00DD0917">
        <w:tc>
          <w:tcPr>
            <w:tcW w:w="705" w:type="dxa"/>
            <w:noWrap/>
            <w:hideMark/>
          </w:tcPr>
          <w:p w14:paraId="21AC84F8" w14:textId="77777777" w:rsidR="00DD0917" w:rsidRPr="00773417" w:rsidRDefault="00DD0917" w:rsidP="000B5956">
            <w:pPr>
              <w:rPr>
                <w:color w:val="000000"/>
                <w:sz w:val="16"/>
                <w:szCs w:val="16"/>
              </w:rPr>
            </w:pPr>
            <w:r w:rsidRPr="00D1345B">
              <w:rPr>
                <w:rFonts w:cs="Arial"/>
                <w:color w:val="000000"/>
                <w:sz w:val="16"/>
                <w:szCs w:val="16"/>
              </w:rPr>
              <w:t>XXXXX</w:t>
            </w:r>
          </w:p>
        </w:tc>
        <w:tc>
          <w:tcPr>
            <w:tcW w:w="783" w:type="dxa"/>
            <w:noWrap/>
            <w:hideMark/>
          </w:tcPr>
          <w:p w14:paraId="7275EF8A"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31736BFB" w14:textId="04A84D0B"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7</w:t>
            </w:r>
          </w:p>
        </w:tc>
        <w:tc>
          <w:tcPr>
            <w:tcW w:w="1636" w:type="dxa"/>
            <w:noWrap/>
            <w:hideMark/>
          </w:tcPr>
          <w:p w14:paraId="340256EC" w14:textId="77777777" w:rsidR="00DD0917" w:rsidRPr="00773417" w:rsidRDefault="00DD0917" w:rsidP="000B5956">
            <w:pPr>
              <w:rPr>
                <w:color w:val="000000"/>
                <w:sz w:val="16"/>
                <w:szCs w:val="16"/>
              </w:rPr>
            </w:pPr>
            <w:r w:rsidRPr="00773417">
              <w:rPr>
                <w:rFonts w:cs="Arial"/>
                <w:color w:val="000000"/>
                <w:sz w:val="16"/>
                <w:szCs w:val="16"/>
              </w:rPr>
              <w:t>DDate</w:t>
            </w:r>
          </w:p>
        </w:tc>
        <w:tc>
          <w:tcPr>
            <w:tcW w:w="1168" w:type="dxa"/>
            <w:noWrap/>
            <w:hideMark/>
          </w:tcPr>
          <w:p w14:paraId="58CD744C" w14:textId="10326E07"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5CF37C45" w14:textId="1EFB314B" w:rsidR="00DD0917" w:rsidRPr="00773417" w:rsidRDefault="00DD0917" w:rsidP="000B5956">
            <w:pPr>
              <w:jc w:val="right"/>
              <w:rPr>
                <w:color w:val="000000"/>
                <w:sz w:val="16"/>
                <w:szCs w:val="16"/>
              </w:rPr>
            </w:pPr>
            <w:r>
              <w:rPr>
                <w:rFonts w:cs="Arial"/>
                <w:color w:val="000000"/>
                <w:sz w:val="16"/>
                <w:szCs w:val="16"/>
              </w:rPr>
              <w:t>2,286</w:t>
            </w:r>
          </w:p>
        </w:tc>
        <w:tc>
          <w:tcPr>
            <w:tcW w:w="1390" w:type="dxa"/>
          </w:tcPr>
          <w:p w14:paraId="652CDB6C" w14:textId="660B5006"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7C049B0E" w14:textId="7A92E404" w:rsidR="00DD0917" w:rsidRPr="00773417" w:rsidRDefault="00DD0917" w:rsidP="000B5956">
            <w:pPr>
              <w:jc w:val="right"/>
              <w:rPr>
                <w:rFonts w:cs="Arial"/>
                <w:color w:val="000000"/>
                <w:sz w:val="16"/>
                <w:szCs w:val="16"/>
              </w:rPr>
            </w:pPr>
            <w:r>
              <w:rPr>
                <w:rFonts w:cs="Arial"/>
                <w:color w:val="000000"/>
                <w:sz w:val="16"/>
                <w:szCs w:val="16"/>
              </w:rPr>
              <w:t>2,668</w:t>
            </w:r>
          </w:p>
        </w:tc>
      </w:tr>
      <w:tr w:rsidR="00DD0917" w:rsidRPr="00773417" w14:paraId="650CE434" w14:textId="77777777" w:rsidTr="00DD0917">
        <w:tc>
          <w:tcPr>
            <w:tcW w:w="705" w:type="dxa"/>
            <w:noWrap/>
            <w:hideMark/>
          </w:tcPr>
          <w:p w14:paraId="1D912370" w14:textId="77777777" w:rsidR="00DD0917" w:rsidRPr="00773417" w:rsidRDefault="00DD0917" w:rsidP="000B5956">
            <w:pPr>
              <w:rPr>
                <w:color w:val="000000"/>
                <w:sz w:val="16"/>
                <w:szCs w:val="16"/>
              </w:rPr>
            </w:pPr>
            <w:r w:rsidRPr="00773417">
              <w:rPr>
                <w:rFonts w:cs="Arial"/>
                <w:color w:val="000000"/>
                <w:sz w:val="16"/>
                <w:szCs w:val="16"/>
              </w:rPr>
              <w:t>XX</w:t>
            </w:r>
            <w:r>
              <w:rPr>
                <w:rFonts w:cs="Arial"/>
                <w:color w:val="000000"/>
                <w:sz w:val="16"/>
                <w:szCs w:val="16"/>
              </w:rPr>
              <w:t>XXX</w:t>
            </w:r>
          </w:p>
        </w:tc>
        <w:tc>
          <w:tcPr>
            <w:tcW w:w="783" w:type="dxa"/>
            <w:noWrap/>
            <w:hideMark/>
          </w:tcPr>
          <w:p w14:paraId="640950AF" w14:textId="77777777" w:rsidR="00DD0917" w:rsidRPr="00773417" w:rsidRDefault="00DD0917" w:rsidP="000B5956">
            <w:pPr>
              <w:rPr>
                <w:color w:val="000000"/>
                <w:sz w:val="16"/>
                <w:szCs w:val="16"/>
              </w:rPr>
            </w:pPr>
            <w:r w:rsidRPr="00773417">
              <w:rPr>
                <w:rFonts w:cs="Arial"/>
                <w:color w:val="000000"/>
                <w:sz w:val="16"/>
                <w:szCs w:val="16"/>
              </w:rPr>
              <w:t>MIL</w:t>
            </w:r>
          </w:p>
        </w:tc>
        <w:tc>
          <w:tcPr>
            <w:tcW w:w="1115" w:type="dxa"/>
            <w:noWrap/>
            <w:hideMark/>
          </w:tcPr>
          <w:p w14:paraId="546930F9" w14:textId="6D54D472" w:rsidR="00DD0917" w:rsidRPr="00773417" w:rsidRDefault="00DD0917" w:rsidP="000B5956">
            <w:pPr>
              <w:rPr>
                <w:color w:val="000000"/>
                <w:sz w:val="16"/>
                <w:szCs w:val="16"/>
              </w:rPr>
            </w:pPr>
            <w:r w:rsidRPr="00773417">
              <w:rPr>
                <w:rFonts w:cs="Arial"/>
                <w:color w:val="000000"/>
                <w:sz w:val="16"/>
                <w:szCs w:val="16"/>
              </w:rPr>
              <w:t>0</w:t>
            </w:r>
            <w:r>
              <w:rPr>
                <w:rFonts w:cs="Arial"/>
                <w:color w:val="000000"/>
                <w:sz w:val="16"/>
                <w:szCs w:val="16"/>
              </w:rPr>
              <w:t>8</w:t>
            </w:r>
          </w:p>
        </w:tc>
        <w:tc>
          <w:tcPr>
            <w:tcW w:w="1636" w:type="dxa"/>
            <w:noWrap/>
            <w:hideMark/>
          </w:tcPr>
          <w:p w14:paraId="6288B3C5" w14:textId="77777777" w:rsidR="00DD0917" w:rsidRPr="00773417" w:rsidRDefault="00DD0917" w:rsidP="000B5956">
            <w:pPr>
              <w:rPr>
                <w:color w:val="000000"/>
                <w:sz w:val="16"/>
                <w:szCs w:val="16"/>
              </w:rPr>
            </w:pPr>
            <w:r w:rsidRPr="00773417">
              <w:rPr>
                <w:rFonts w:cs="Arial"/>
                <w:color w:val="000000"/>
                <w:sz w:val="16"/>
                <w:szCs w:val="16"/>
              </w:rPr>
              <w:t>CPatID</w:t>
            </w:r>
          </w:p>
        </w:tc>
        <w:tc>
          <w:tcPr>
            <w:tcW w:w="1168" w:type="dxa"/>
            <w:noWrap/>
            <w:hideMark/>
          </w:tcPr>
          <w:p w14:paraId="31657B50" w14:textId="7D71D9F6" w:rsidR="00DD0917" w:rsidRPr="00773417" w:rsidRDefault="00DD0917" w:rsidP="000B5956">
            <w:pPr>
              <w:jc w:val="right"/>
              <w:rPr>
                <w:color w:val="000000"/>
                <w:sz w:val="16"/>
                <w:szCs w:val="16"/>
              </w:rPr>
            </w:pPr>
            <w:r>
              <w:rPr>
                <w:rFonts w:cs="Arial"/>
                <w:color w:val="000000"/>
                <w:sz w:val="16"/>
                <w:szCs w:val="16"/>
              </w:rPr>
              <w:t>4.954</w:t>
            </w:r>
          </w:p>
        </w:tc>
        <w:tc>
          <w:tcPr>
            <w:tcW w:w="1217" w:type="dxa"/>
            <w:noWrap/>
            <w:hideMark/>
          </w:tcPr>
          <w:p w14:paraId="1D387160" w14:textId="5AD5F314" w:rsidR="00DD0917" w:rsidRPr="00773417" w:rsidRDefault="00DD0917" w:rsidP="000B5956">
            <w:pPr>
              <w:jc w:val="right"/>
              <w:rPr>
                <w:color w:val="000000"/>
                <w:sz w:val="16"/>
                <w:szCs w:val="16"/>
              </w:rPr>
            </w:pPr>
            <w:r w:rsidRPr="00773417">
              <w:rPr>
                <w:rFonts w:cs="Arial"/>
                <w:color w:val="000000"/>
                <w:sz w:val="16"/>
                <w:szCs w:val="16"/>
              </w:rPr>
              <w:t>4</w:t>
            </w:r>
            <w:r>
              <w:rPr>
                <w:rFonts w:cs="Arial"/>
                <w:color w:val="000000"/>
                <w:sz w:val="16"/>
                <w:szCs w:val="16"/>
              </w:rPr>
              <w:t>,</w:t>
            </w:r>
            <w:r w:rsidRPr="00773417">
              <w:rPr>
                <w:rFonts w:cs="Arial"/>
                <w:color w:val="000000"/>
                <w:sz w:val="16"/>
                <w:szCs w:val="16"/>
              </w:rPr>
              <w:t>1</w:t>
            </w:r>
            <w:r>
              <w:rPr>
                <w:rFonts w:cs="Arial"/>
                <w:color w:val="000000"/>
                <w:sz w:val="16"/>
                <w:szCs w:val="16"/>
              </w:rPr>
              <w:t>09</w:t>
            </w:r>
          </w:p>
        </w:tc>
        <w:tc>
          <w:tcPr>
            <w:tcW w:w="1390" w:type="dxa"/>
          </w:tcPr>
          <w:p w14:paraId="38BBCCD9" w14:textId="61D9F297" w:rsidR="00DD0917" w:rsidRPr="00773417" w:rsidRDefault="00DD0917" w:rsidP="000B5956">
            <w:pPr>
              <w:jc w:val="right"/>
              <w:rPr>
                <w:rFonts w:cs="Arial"/>
                <w:color w:val="000000"/>
                <w:sz w:val="16"/>
                <w:szCs w:val="16"/>
              </w:rPr>
            </w:pPr>
            <w:r>
              <w:rPr>
                <w:rFonts w:cs="Arial"/>
                <w:color w:val="000000"/>
                <w:sz w:val="16"/>
                <w:szCs w:val="16"/>
              </w:rPr>
              <w:t>0</w:t>
            </w:r>
          </w:p>
        </w:tc>
        <w:tc>
          <w:tcPr>
            <w:tcW w:w="1390" w:type="dxa"/>
          </w:tcPr>
          <w:p w14:paraId="15ECAC5D" w14:textId="595FBBF5" w:rsidR="00DD0917" w:rsidRPr="00773417" w:rsidRDefault="00DD0917" w:rsidP="000B5956">
            <w:pPr>
              <w:jc w:val="right"/>
              <w:rPr>
                <w:rFonts w:cs="Arial"/>
                <w:color w:val="000000"/>
                <w:sz w:val="16"/>
                <w:szCs w:val="16"/>
              </w:rPr>
            </w:pPr>
            <w:r>
              <w:rPr>
                <w:rFonts w:cs="Arial"/>
                <w:color w:val="000000"/>
                <w:sz w:val="16"/>
                <w:szCs w:val="16"/>
              </w:rPr>
              <w:t>845</w:t>
            </w:r>
          </w:p>
        </w:tc>
      </w:tr>
    </w:tbl>
    <w:p w14:paraId="79930E2E" w14:textId="17355F12" w:rsidR="008C29D9" w:rsidRDefault="008C29D9" w:rsidP="008C29D9"/>
    <w:p w14:paraId="758CF84C" w14:textId="6063E97D" w:rsidR="001D320B" w:rsidRDefault="001D320B" w:rsidP="008C29D9">
      <w:pPr>
        <w:rPr>
          <w:b/>
          <w:bCs/>
        </w:rPr>
      </w:pPr>
      <w:r>
        <w:t xml:space="preserve">Filename: </w:t>
      </w:r>
      <w:r w:rsidRPr="001D320B">
        <w:rPr>
          <w:b/>
          <w:bCs/>
        </w:rPr>
        <w:t>All_l1_scdm_comp</w:t>
      </w:r>
    </w:p>
    <w:tbl>
      <w:tblPr>
        <w:tblStyle w:val="TableGrid"/>
        <w:tblW w:w="5000" w:type="pct"/>
        <w:tblLayout w:type="fixed"/>
        <w:tblLook w:val="04A0" w:firstRow="1" w:lastRow="0" w:firstColumn="1" w:lastColumn="0" w:noHBand="0" w:noVBand="1"/>
      </w:tblPr>
      <w:tblGrid>
        <w:gridCol w:w="1076"/>
        <w:gridCol w:w="2340"/>
        <w:gridCol w:w="989"/>
        <w:gridCol w:w="811"/>
        <w:gridCol w:w="899"/>
        <w:gridCol w:w="811"/>
        <w:gridCol w:w="3484"/>
        <w:gridCol w:w="1735"/>
        <w:gridCol w:w="805"/>
      </w:tblGrid>
      <w:tr w:rsidR="001D320B" w:rsidRPr="00773417" w14:paraId="415F5CEF" w14:textId="77777777" w:rsidTr="001D320B">
        <w:trPr>
          <w:cantSplit/>
          <w:tblHeader/>
        </w:trPr>
        <w:tc>
          <w:tcPr>
            <w:tcW w:w="415" w:type="pct"/>
            <w:noWrap/>
            <w:hideMark/>
          </w:tcPr>
          <w:p w14:paraId="701288AA" w14:textId="77777777" w:rsidR="001D320B" w:rsidRPr="00773417" w:rsidRDefault="001D320B" w:rsidP="00580CA0">
            <w:pPr>
              <w:jc w:val="center"/>
              <w:rPr>
                <w:b/>
                <w:bCs/>
                <w:sz w:val="18"/>
                <w:szCs w:val="18"/>
              </w:rPr>
            </w:pPr>
            <w:r w:rsidRPr="00773417">
              <w:rPr>
                <w:b/>
                <w:bCs/>
                <w:sz w:val="18"/>
                <w:szCs w:val="18"/>
              </w:rPr>
              <w:t>VARIABLE</w:t>
            </w:r>
          </w:p>
        </w:tc>
        <w:tc>
          <w:tcPr>
            <w:tcW w:w="903" w:type="pct"/>
            <w:noWrap/>
            <w:hideMark/>
          </w:tcPr>
          <w:p w14:paraId="1211CD48" w14:textId="77777777" w:rsidR="001D320B" w:rsidRPr="00773417" w:rsidRDefault="001D320B" w:rsidP="00580CA0">
            <w:pPr>
              <w:jc w:val="center"/>
              <w:rPr>
                <w:b/>
                <w:bCs/>
                <w:sz w:val="18"/>
                <w:szCs w:val="18"/>
              </w:rPr>
            </w:pPr>
            <w:r w:rsidRPr="00773417">
              <w:rPr>
                <w:b/>
                <w:bCs/>
                <w:sz w:val="18"/>
                <w:szCs w:val="18"/>
              </w:rPr>
              <w:t>DESCRIPTION</w:t>
            </w:r>
          </w:p>
        </w:tc>
        <w:tc>
          <w:tcPr>
            <w:tcW w:w="382" w:type="pct"/>
            <w:noWrap/>
            <w:hideMark/>
          </w:tcPr>
          <w:p w14:paraId="4FFD0FCF" w14:textId="77777777" w:rsidR="001D320B" w:rsidRPr="00773417" w:rsidRDefault="001D320B" w:rsidP="00580CA0">
            <w:pPr>
              <w:jc w:val="center"/>
              <w:rPr>
                <w:b/>
                <w:bCs/>
                <w:sz w:val="18"/>
                <w:szCs w:val="18"/>
              </w:rPr>
            </w:pPr>
            <w:r w:rsidRPr="00773417">
              <w:rPr>
                <w:b/>
                <w:bCs/>
                <w:sz w:val="18"/>
                <w:szCs w:val="18"/>
              </w:rPr>
              <w:t>LENGTH</w:t>
            </w:r>
          </w:p>
        </w:tc>
        <w:tc>
          <w:tcPr>
            <w:tcW w:w="313" w:type="pct"/>
            <w:noWrap/>
            <w:hideMark/>
          </w:tcPr>
          <w:p w14:paraId="3A544B12" w14:textId="77777777" w:rsidR="001D320B" w:rsidRPr="00773417" w:rsidRDefault="001D320B" w:rsidP="00580CA0">
            <w:pPr>
              <w:jc w:val="center"/>
              <w:rPr>
                <w:b/>
                <w:bCs/>
                <w:sz w:val="18"/>
                <w:szCs w:val="18"/>
              </w:rPr>
            </w:pPr>
            <w:r w:rsidRPr="00773417">
              <w:rPr>
                <w:b/>
                <w:bCs/>
                <w:sz w:val="18"/>
                <w:szCs w:val="18"/>
              </w:rPr>
              <w:t>TYPE</w:t>
            </w:r>
          </w:p>
        </w:tc>
        <w:tc>
          <w:tcPr>
            <w:tcW w:w="347" w:type="pct"/>
            <w:noWrap/>
            <w:hideMark/>
          </w:tcPr>
          <w:p w14:paraId="4ED0C755" w14:textId="77777777" w:rsidR="001D320B" w:rsidRPr="00773417" w:rsidRDefault="001D320B" w:rsidP="00580CA0">
            <w:pPr>
              <w:jc w:val="center"/>
              <w:rPr>
                <w:b/>
                <w:bCs/>
                <w:sz w:val="18"/>
                <w:szCs w:val="18"/>
              </w:rPr>
            </w:pPr>
            <w:r w:rsidRPr="00773417">
              <w:rPr>
                <w:b/>
                <w:bCs/>
                <w:sz w:val="18"/>
                <w:szCs w:val="18"/>
              </w:rPr>
              <w:t>FORMAT</w:t>
            </w:r>
          </w:p>
        </w:tc>
        <w:tc>
          <w:tcPr>
            <w:tcW w:w="313" w:type="pct"/>
            <w:noWrap/>
            <w:hideMark/>
          </w:tcPr>
          <w:p w14:paraId="3A7BE0E5" w14:textId="77777777" w:rsidR="001D320B" w:rsidRPr="00773417" w:rsidRDefault="001D320B" w:rsidP="00580CA0">
            <w:pPr>
              <w:jc w:val="center"/>
              <w:rPr>
                <w:b/>
                <w:bCs/>
                <w:sz w:val="18"/>
                <w:szCs w:val="18"/>
              </w:rPr>
            </w:pPr>
            <w:r w:rsidRPr="00773417">
              <w:rPr>
                <w:b/>
                <w:bCs/>
                <w:sz w:val="18"/>
                <w:szCs w:val="18"/>
              </w:rPr>
              <w:t>LABEL</w:t>
            </w:r>
          </w:p>
        </w:tc>
        <w:tc>
          <w:tcPr>
            <w:tcW w:w="1345" w:type="pct"/>
            <w:noWrap/>
            <w:hideMark/>
          </w:tcPr>
          <w:p w14:paraId="3D6F82F0" w14:textId="77777777" w:rsidR="001D320B" w:rsidRPr="00773417" w:rsidRDefault="001D320B" w:rsidP="00580CA0">
            <w:pPr>
              <w:jc w:val="center"/>
              <w:rPr>
                <w:b/>
                <w:bCs/>
                <w:sz w:val="18"/>
                <w:szCs w:val="18"/>
              </w:rPr>
            </w:pPr>
            <w:r w:rsidRPr="00773417">
              <w:rPr>
                <w:b/>
                <w:bCs/>
                <w:sz w:val="18"/>
                <w:szCs w:val="18"/>
              </w:rPr>
              <w:t>SOURCE</w:t>
            </w:r>
          </w:p>
        </w:tc>
        <w:tc>
          <w:tcPr>
            <w:tcW w:w="670" w:type="pct"/>
            <w:noWrap/>
            <w:hideMark/>
          </w:tcPr>
          <w:p w14:paraId="79FF118B" w14:textId="77777777" w:rsidR="001D320B" w:rsidRPr="00773417" w:rsidRDefault="001D320B" w:rsidP="00580CA0">
            <w:pPr>
              <w:jc w:val="center"/>
              <w:rPr>
                <w:b/>
                <w:bCs/>
                <w:sz w:val="18"/>
                <w:szCs w:val="18"/>
              </w:rPr>
            </w:pPr>
            <w:r w:rsidRPr="00773417">
              <w:rPr>
                <w:b/>
                <w:bCs/>
                <w:sz w:val="18"/>
                <w:szCs w:val="18"/>
              </w:rPr>
              <w:t>DERIVATION</w:t>
            </w:r>
          </w:p>
        </w:tc>
        <w:tc>
          <w:tcPr>
            <w:tcW w:w="311" w:type="pct"/>
            <w:noWrap/>
            <w:hideMark/>
          </w:tcPr>
          <w:p w14:paraId="4950F1F7" w14:textId="77777777" w:rsidR="001D320B" w:rsidRPr="00773417" w:rsidRDefault="001D320B" w:rsidP="00580CA0">
            <w:pPr>
              <w:jc w:val="center"/>
              <w:rPr>
                <w:b/>
                <w:bCs/>
                <w:sz w:val="18"/>
                <w:szCs w:val="18"/>
              </w:rPr>
            </w:pPr>
            <w:r w:rsidRPr="00773417">
              <w:rPr>
                <w:b/>
                <w:bCs/>
                <w:sz w:val="18"/>
                <w:szCs w:val="18"/>
              </w:rPr>
              <w:t>ORDER</w:t>
            </w:r>
          </w:p>
        </w:tc>
      </w:tr>
      <w:tr w:rsidR="001D320B" w:rsidRPr="00773417" w14:paraId="44DD6469" w14:textId="77777777" w:rsidTr="001D320B">
        <w:trPr>
          <w:cantSplit/>
          <w:trHeight w:val="188"/>
        </w:trPr>
        <w:tc>
          <w:tcPr>
            <w:tcW w:w="415" w:type="pct"/>
            <w:noWrap/>
            <w:hideMark/>
          </w:tcPr>
          <w:p w14:paraId="027D0C41" w14:textId="77777777" w:rsidR="001D320B" w:rsidRPr="00773417" w:rsidRDefault="001D320B" w:rsidP="00580CA0">
            <w:pPr>
              <w:rPr>
                <w:bCs/>
                <w:sz w:val="18"/>
                <w:szCs w:val="18"/>
              </w:rPr>
            </w:pPr>
            <w:r>
              <w:rPr>
                <w:bCs/>
                <w:sz w:val="18"/>
                <w:szCs w:val="18"/>
              </w:rPr>
              <w:t>DP</w:t>
            </w:r>
          </w:p>
        </w:tc>
        <w:tc>
          <w:tcPr>
            <w:tcW w:w="903" w:type="pct"/>
            <w:hideMark/>
          </w:tcPr>
          <w:p w14:paraId="124BBB69" w14:textId="77777777" w:rsidR="001D320B" w:rsidRPr="00773417" w:rsidRDefault="001D320B" w:rsidP="00580CA0">
            <w:pPr>
              <w:rPr>
                <w:sz w:val="18"/>
                <w:szCs w:val="18"/>
              </w:rPr>
            </w:pPr>
            <w:r>
              <w:rPr>
                <w:sz w:val="18"/>
                <w:szCs w:val="18"/>
              </w:rPr>
              <w:t>3-6</w:t>
            </w:r>
            <w:r w:rsidRPr="00773417">
              <w:rPr>
                <w:sz w:val="18"/>
                <w:szCs w:val="18"/>
              </w:rPr>
              <w:t xml:space="preserve"> character Data Partner identifier</w:t>
            </w:r>
          </w:p>
        </w:tc>
        <w:tc>
          <w:tcPr>
            <w:tcW w:w="382" w:type="pct"/>
            <w:noWrap/>
            <w:hideMark/>
          </w:tcPr>
          <w:p w14:paraId="7E615B8C" w14:textId="77777777" w:rsidR="001D320B" w:rsidRPr="00773417" w:rsidRDefault="001D320B" w:rsidP="00580CA0">
            <w:pPr>
              <w:rPr>
                <w:sz w:val="18"/>
                <w:szCs w:val="18"/>
              </w:rPr>
            </w:pPr>
            <w:r>
              <w:rPr>
                <w:sz w:val="18"/>
                <w:szCs w:val="18"/>
              </w:rPr>
              <w:t>6</w:t>
            </w:r>
          </w:p>
        </w:tc>
        <w:tc>
          <w:tcPr>
            <w:tcW w:w="313" w:type="pct"/>
            <w:noWrap/>
            <w:hideMark/>
          </w:tcPr>
          <w:p w14:paraId="780207BC" w14:textId="77777777" w:rsidR="001D320B" w:rsidRPr="00773417" w:rsidRDefault="001D320B" w:rsidP="00580CA0">
            <w:pPr>
              <w:rPr>
                <w:sz w:val="18"/>
                <w:szCs w:val="18"/>
              </w:rPr>
            </w:pPr>
            <w:r w:rsidRPr="00773417">
              <w:rPr>
                <w:sz w:val="18"/>
                <w:szCs w:val="18"/>
              </w:rPr>
              <w:t>Char</w:t>
            </w:r>
          </w:p>
        </w:tc>
        <w:tc>
          <w:tcPr>
            <w:tcW w:w="347" w:type="pct"/>
            <w:noWrap/>
            <w:hideMark/>
          </w:tcPr>
          <w:p w14:paraId="00EFBD7F" w14:textId="77777777" w:rsidR="001D320B" w:rsidRPr="00773417" w:rsidRDefault="001D320B" w:rsidP="00580CA0">
            <w:pPr>
              <w:rPr>
                <w:sz w:val="18"/>
                <w:szCs w:val="18"/>
              </w:rPr>
            </w:pPr>
          </w:p>
        </w:tc>
        <w:tc>
          <w:tcPr>
            <w:tcW w:w="313" w:type="pct"/>
            <w:noWrap/>
            <w:hideMark/>
          </w:tcPr>
          <w:p w14:paraId="084570E8" w14:textId="77777777" w:rsidR="001D320B" w:rsidRPr="00773417" w:rsidRDefault="001D320B" w:rsidP="00580CA0">
            <w:pPr>
              <w:rPr>
                <w:sz w:val="18"/>
                <w:szCs w:val="18"/>
              </w:rPr>
            </w:pPr>
          </w:p>
        </w:tc>
        <w:tc>
          <w:tcPr>
            <w:tcW w:w="1345" w:type="pct"/>
            <w:hideMark/>
          </w:tcPr>
          <w:p w14:paraId="6B09177F" w14:textId="77777777" w:rsidR="001D320B" w:rsidRPr="00773417" w:rsidRDefault="001D320B" w:rsidP="00580CA0">
            <w:pPr>
              <w:rPr>
                <w:sz w:val="18"/>
                <w:szCs w:val="18"/>
              </w:rPr>
            </w:pPr>
            <w:r w:rsidRPr="00773417">
              <w:rPr>
                <w:sz w:val="18"/>
                <w:szCs w:val="18"/>
              </w:rPr>
              <w:t>Commo</w:t>
            </w:r>
            <w:r>
              <w:rPr>
                <w:sz w:val="18"/>
                <w:szCs w:val="18"/>
              </w:rPr>
              <w:t>n Components macro variable DP</w:t>
            </w:r>
          </w:p>
        </w:tc>
        <w:tc>
          <w:tcPr>
            <w:tcW w:w="670" w:type="pct"/>
            <w:hideMark/>
          </w:tcPr>
          <w:p w14:paraId="56D756B6" w14:textId="77777777" w:rsidR="001D320B" w:rsidRPr="00773417" w:rsidRDefault="001D320B" w:rsidP="00580CA0">
            <w:pPr>
              <w:rPr>
                <w:sz w:val="18"/>
                <w:szCs w:val="18"/>
              </w:rPr>
            </w:pPr>
            <w:r>
              <w:rPr>
                <w:sz w:val="18"/>
                <w:szCs w:val="18"/>
              </w:rPr>
              <w:t>Assigned by the SOC</w:t>
            </w:r>
          </w:p>
        </w:tc>
        <w:tc>
          <w:tcPr>
            <w:tcW w:w="311" w:type="pct"/>
            <w:noWrap/>
            <w:hideMark/>
          </w:tcPr>
          <w:p w14:paraId="1E26782F" w14:textId="77777777" w:rsidR="001D320B" w:rsidRPr="00773417" w:rsidRDefault="001D320B" w:rsidP="00580CA0">
            <w:pPr>
              <w:jc w:val="right"/>
              <w:rPr>
                <w:sz w:val="18"/>
                <w:szCs w:val="18"/>
              </w:rPr>
            </w:pPr>
            <w:r>
              <w:rPr>
                <w:sz w:val="18"/>
                <w:szCs w:val="18"/>
              </w:rPr>
              <w:t>1</w:t>
            </w:r>
          </w:p>
        </w:tc>
      </w:tr>
      <w:tr w:rsidR="001D320B" w:rsidRPr="00773417" w14:paraId="5A3B12B0" w14:textId="77777777" w:rsidTr="001D320B">
        <w:trPr>
          <w:cantSplit/>
        </w:trPr>
        <w:tc>
          <w:tcPr>
            <w:tcW w:w="415" w:type="pct"/>
            <w:noWrap/>
            <w:hideMark/>
          </w:tcPr>
          <w:p w14:paraId="7C61F8F7" w14:textId="773F2A2B" w:rsidR="001D320B" w:rsidRPr="00773417" w:rsidRDefault="001D320B" w:rsidP="001D320B">
            <w:pPr>
              <w:rPr>
                <w:bCs/>
                <w:sz w:val="18"/>
                <w:szCs w:val="18"/>
              </w:rPr>
            </w:pPr>
            <w:r>
              <w:rPr>
                <w:bCs/>
                <w:sz w:val="18"/>
                <w:szCs w:val="18"/>
              </w:rPr>
              <w:t>TabID</w:t>
            </w:r>
          </w:p>
        </w:tc>
        <w:tc>
          <w:tcPr>
            <w:tcW w:w="903" w:type="pct"/>
            <w:noWrap/>
            <w:hideMark/>
          </w:tcPr>
          <w:p w14:paraId="5599205A" w14:textId="13963182" w:rsidR="001D320B" w:rsidRPr="00773417" w:rsidRDefault="001D320B" w:rsidP="001D320B">
            <w:pPr>
              <w:rPr>
                <w:sz w:val="18"/>
                <w:szCs w:val="18"/>
              </w:rPr>
            </w:pPr>
            <w:r w:rsidRPr="00773417">
              <w:rPr>
                <w:sz w:val="18"/>
                <w:szCs w:val="18"/>
              </w:rPr>
              <w:t>3 character abbreviation for source SCDM table</w:t>
            </w:r>
          </w:p>
        </w:tc>
        <w:tc>
          <w:tcPr>
            <w:tcW w:w="382" w:type="pct"/>
            <w:noWrap/>
            <w:hideMark/>
          </w:tcPr>
          <w:p w14:paraId="6E7B0A03" w14:textId="298494C0" w:rsidR="001D320B" w:rsidRPr="00773417" w:rsidRDefault="001D320B" w:rsidP="001D320B">
            <w:pPr>
              <w:rPr>
                <w:sz w:val="18"/>
                <w:szCs w:val="18"/>
              </w:rPr>
            </w:pPr>
            <w:r>
              <w:rPr>
                <w:sz w:val="18"/>
                <w:szCs w:val="18"/>
              </w:rPr>
              <w:t>3</w:t>
            </w:r>
          </w:p>
        </w:tc>
        <w:tc>
          <w:tcPr>
            <w:tcW w:w="313" w:type="pct"/>
            <w:noWrap/>
            <w:hideMark/>
          </w:tcPr>
          <w:p w14:paraId="013C15D2" w14:textId="4BFE3C78" w:rsidR="001D320B" w:rsidRPr="00773417" w:rsidRDefault="001D320B" w:rsidP="001D320B">
            <w:pPr>
              <w:rPr>
                <w:sz w:val="18"/>
                <w:szCs w:val="18"/>
              </w:rPr>
            </w:pPr>
            <w:r>
              <w:rPr>
                <w:sz w:val="18"/>
                <w:szCs w:val="18"/>
              </w:rPr>
              <w:t>Char</w:t>
            </w:r>
          </w:p>
        </w:tc>
        <w:tc>
          <w:tcPr>
            <w:tcW w:w="347" w:type="pct"/>
            <w:noWrap/>
            <w:hideMark/>
          </w:tcPr>
          <w:p w14:paraId="791DCF29" w14:textId="77777777" w:rsidR="001D320B" w:rsidRPr="00773417" w:rsidRDefault="001D320B" w:rsidP="001D320B">
            <w:pPr>
              <w:rPr>
                <w:sz w:val="18"/>
                <w:szCs w:val="18"/>
              </w:rPr>
            </w:pPr>
          </w:p>
        </w:tc>
        <w:tc>
          <w:tcPr>
            <w:tcW w:w="313" w:type="pct"/>
            <w:noWrap/>
            <w:hideMark/>
          </w:tcPr>
          <w:p w14:paraId="07A148BE" w14:textId="77777777" w:rsidR="001D320B" w:rsidRPr="00773417" w:rsidRDefault="001D320B" w:rsidP="001D320B">
            <w:pPr>
              <w:rPr>
                <w:sz w:val="18"/>
                <w:szCs w:val="18"/>
              </w:rPr>
            </w:pPr>
          </w:p>
        </w:tc>
        <w:tc>
          <w:tcPr>
            <w:tcW w:w="1345" w:type="pct"/>
            <w:noWrap/>
          </w:tcPr>
          <w:p w14:paraId="51704ECE" w14:textId="28A0AA1F" w:rsidR="001D320B" w:rsidRPr="00773417" w:rsidRDefault="001D320B" w:rsidP="001D320B">
            <w:pPr>
              <w:rPr>
                <w:sz w:val="18"/>
                <w:szCs w:val="18"/>
              </w:rPr>
            </w:pPr>
            <w:r>
              <w:rPr>
                <w:sz w:val="18"/>
                <w:szCs w:val="18"/>
              </w:rPr>
              <w:t>Inputfiles.lkp_all_l1</w:t>
            </w:r>
          </w:p>
        </w:tc>
        <w:tc>
          <w:tcPr>
            <w:tcW w:w="670" w:type="pct"/>
            <w:noWrap/>
            <w:hideMark/>
          </w:tcPr>
          <w:p w14:paraId="5C8C0E00" w14:textId="77777777" w:rsidR="001D320B" w:rsidRPr="00773417" w:rsidRDefault="001D320B" w:rsidP="001D320B">
            <w:pPr>
              <w:rPr>
                <w:sz w:val="18"/>
                <w:szCs w:val="18"/>
              </w:rPr>
            </w:pPr>
            <w:r>
              <w:rPr>
                <w:sz w:val="18"/>
                <w:szCs w:val="18"/>
              </w:rPr>
              <w:t>Assigned by the SOC</w:t>
            </w:r>
          </w:p>
        </w:tc>
        <w:tc>
          <w:tcPr>
            <w:tcW w:w="311" w:type="pct"/>
            <w:noWrap/>
            <w:hideMark/>
          </w:tcPr>
          <w:p w14:paraId="0401F5B0" w14:textId="77777777" w:rsidR="001D320B" w:rsidRPr="00773417" w:rsidRDefault="001D320B" w:rsidP="001D320B">
            <w:pPr>
              <w:jc w:val="right"/>
              <w:rPr>
                <w:sz w:val="18"/>
                <w:szCs w:val="18"/>
              </w:rPr>
            </w:pPr>
            <w:r>
              <w:rPr>
                <w:sz w:val="18"/>
                <w:szCs w:val="18"/>
              </w:rPr>
              <w:t>2</w:t>
            </w:r>
          </w:p>
        </w:tc>
      </w:tr>
      <w:tr w:rsidR="001D320B" w:rsidRPr="00773417" w14:paraId="36BDC1DF" w14:textId="77777777" w:rsidTr="001D320B">
        <w:trPr>
          <w:cantSplit/>
        </w:trPr>
        <w:tc>
          <w:tcPr>
            <w:tcW w:w="415" w:type="pct"/>
            <w:noWrap/>
          </w:tcPr>
          <w:p w14:paraId="464CBCF6" w14:textId="606C7AFA" w:rsidR="001D320B" w:rsidRDefault="001D320B" w:rsidP="001D320B">
            <w:pPr>
              <w:rPr>
                <w:bCs/>
                <w:sz w:val="18"/>
                <w:szCs w:val="18"/>
              </w:rPr>
            </w:pPr>
            <w:r>
              <w:rPr>
                <w:bCs/>
                <w:sz w:val="18"/>
                <w:szCs w:val="18"/>
              </w:rPr>
              <w:t>Var</w:t>
            </w:r>
          </w:p>
        </w:tc>
        <w:tc>
          <w:tcPr>
            <w:tcW w:w="903" w:type="pct"/>
            <w:noWrap/>
          </w:tcPr>
          <w:p w14:paraId="08FA09CE" w14:textId="06B02635" w:rsidR="001D320B" w:rsidRPr="00773417" w:rsidRDefault="001D320B" w:rsidP="001D320B">
            <w:pPr>
              <w:rPr>
                <w:sz w:val="18"/>
                <w:szCs w:val="18"/>
              </w:rPr>
            </w:pPr>
            <w:r>
              <w:rPr>
                <w:sz w:val="18"/>
                <w:szCs w:val="18"/>
              </w:rPr>
              <w:t>Variable Name</w:t>
            </w:r>
          </w:p>
        </w:tc>
        <w:tc>
          <w:tcPr>
            <w:tcW w:w="382" w:type="pct"/>
            <w:noWrap/>
          </w:tcPr>
          <w:p w14:paraId="7B56CE8B" w14:textId="26E98949" w:rsidR="001D320B" w:rsidRPr="00773417" w:rsidRDefault="001D320B" w:rsidP="001D320B">
            <w:pPr>
              <w:rPr>
                <w:sz w:val="18"/>
                <w:szCs w:val="18"/>
              </w:rPr>
            </w:pPr>
            <w:r>
              <w:rPr>
                <w:sz w:val="18"/>
                <w:szCs w:val="18"/>
              </w:rPr>
              <w:t>32</w:t>
            </w:r>
          </w:p>
        </w:tc>
        <w:tc>
          <w:tcPr>
            <w:tcW w:w="313" w:type="pct"/>
            <w:noWrap/>
          </w:tcPr>
          <w:p w14:paraId="4C3E98DD" w14:textId="7590EE83" w:rsidR="001D320B" w:rsidRPr="00773417" w:rsidRDefault="001D320B" w:rsidP="001D320B">
            <w:pPr>
              <w:rPr>
                <w:sz w:val="18"/>
                <w:szCs w:val="18"/>
              </w:rPr>
            </w:pPr>
            <w:r>
              <w:rPr>
                <w:sz w:val="18"/>
                <w:szCs w:val="18"/>
              </w:rPr>
              <w:t>Char</w:t>
            </w:r>
          </w:p>
        </w:tc>
        <w:tc>
          <w:tcPr>
            <w:tcW w:w="347" w:type="pct"/>
            <w:noWrap/>
          </w:tcPr>
          <w:p w14:paraId="187B458E" w14:textId="77777777" w:rsidR="001D320B" w:rsidRPr="00773417" w:rsidRDefault="001D320B" w:rsidP="001D320B">
            <w:pPr>
              <w:rPr>
                <w:sz w:val="18"/>
                <w:szCs w:val="18"/>
              </w:rPr>
            </w:pPr>
          </w:p>
        </w:tc>
        <w:tc>
          <w:tcPr>
            <w:tcW w:w="313" w:type="pct"/>
            <w:noWrap/>
          </w:tcPr>
          <w:p w14:paraId="4C28284F" w14:textId="77777777" w:rsidR="001D320B" w:rsidRPr="00773417" w:rsidRDefault="001D320B" w:rsidP="001D320B">
            <w:pPr>
              <w:rPr>
                <w:sz w:val="18"/>
                <w:szCs w:val="18"/>
              </w:rPr>
            </w:pPr>
          </w:p>
        </w:tc>
        <w:tc>
          <w:tcPr>
            <w:tcW w:w="1345" w:type="pct"/>
            <w:noWrap/>
          </w:tcPr>
          <w:p w14:paraId="3B9F42BB" w14:textId="76D46888" w:rsidR="001D320B" w:rsidRPr="00773417" w:rsidRDefault="001D320B" w:rsidP="001D320B">
            <w:pPr>
              <w:rPr>
                <w:sz w:val="18"/>
                <w:szCs w:val="18"/>
              </w:rPr>
            </w:pPr>
            <w:r>
              <w:rPr>
                <w:sz w:val="18"/>
                <w:szCs w:val="18"/>
              </w:rPr>
              <w:t>Inputfiles.lkp_all_l1</w:t>
            </w:r>
          </w:p>
        </w:tc>
        <w:tc>
          <w:tcPr>
            <w:tcW w:w="670" w:type="pct"/>
            <w:noWrap/>
          </w:tcPr>
          <w:p w14:paraId="67CFC637" w14:textId="77777777" w:rsidR="001D320B" w:rsidRDefault="001D320B" w:rsidP="001D320B">
            <w:pPr>
              <w:rPr>
                <w:sz w:val="18"/>
                <w:szCs w:val="18"/>
              </w:rPr>
            </w:pPr>
          </w:p>
        </w:tc>
        <w:tc>
          <w:tcPr>
            <w:tcW w:w="311" w:type="pct"/>
            <w:noWrap/>
          </w:tcPr>
          <w:p w14:paraId="28F4145B" w14:textId="37E8CB93" w:rsidR="001D320B" w:rsidRDefault="001D320B" w:rsidP="001D320B">
            <w:pPr>
              <w:jc w:val="right"/>
              <w:rPr>
                <w:sz w:val="18"/>
                <w:szCs w:val="18"/>
              </w:rPr>
            </w:pPr>
            <w:r>
              <w:rPr>
                <w:sz w:val="18"/>
                <w:szCs w:val="18"/>
              </w:rPr>
              <w:t>3</w:t>
            </w:r>
          </w:p>
        </w:tc>
      </w:tr>
      <w:tr w:rsidR="001D320B" w:rsidRPr="00773417" w14:paraId="66028E68" w14:textId="77777777" w:rsidTr="001D320B">
        <w:trPr>
          <w:cantSplit/>
        </w:trPr>
        <w:tc>
          <w:tcPr>
            <w:tcW w:w="415" w:type="pct"/>
            <w:noWrap/>
          </w:tcPr>
          <w:p w14:paraId="7F64CC1A" w14:textId="3285ABCD" w:rsidR="001D320B" w:rsidRDefault="001D320B" w:rsidP="001D320B">
            <w:pPr>
              <w:rPr>
                <w:bCs/>
                <w:sz w:val="18"/>
                <w:szCs w:val="18"/>
              </w:rPr>
            </w:pPr>
            <w:r>
              <w:rPr>
                <w:bCs/>
                <w:sz w:val="18"/>
                <w:szCs w:val="18"/>
              </w:rPr>
              <w:t>VarID</w:t>
            </w:r>
          </w:p>
        </w:tc>
        <w:tc>
          <w:tcPr>
            <w:tcW w:w="903" w:type="pct"/>
            <w:noWrap/>
          </w:tcPr>
          <w:p w14:paraId="58F6F7D5" w14:textId="048BAEAB" w:rsidR="001D320B" w:rsidRPr="00773417" w:rsidRDefault="001D320B" w:rsidP="001D320B">
            <w:pPr>
              <w:rPr>
                <w:sz w:val="18"/>
                <w:szCs w:val="18"/>
              </w:rPr>
            </w:pPr>
            <w:r>
              <w:rPr>
                <w:sz w:val="18"/>
                <w:szCs w:val="18"/>
              </w:rPr>
              <w:t>2 character variable identifier</w:t>
            </w:r>
          </w:p>
        </w:tc>
        <w:tc>
          <w:tcPr>
            <w:tcW w:w="382" w:type="pct"/>
            <w:noWrap/>
          </w:tcPr>
          <w:p w14:paraId="158E7FEC" w14:textId="62194A13" w:rsidR="001D320B" w:rsidRPr="00773417" w:rsidRDefault="001D320B" w:rsidP="001D320B">
            <w:pPr>
              <w:rPr>
                <w:sz w:val="18"/>
                <w:szCs w:val="18"/>
              </w:rPr>
            </w:pPr>
            <w:r>
              <w:rPr>
                <w:sz w:val="18"/>
                <w:szCs w:val="18"/>
              </w:rPr>
              <w:t>2</w:t>
            </w:r>
          </w:p>
        </w:tc>
        <w:tc>
          <w:tcPr>
            <w:tcW w:w="313" w:type="pct"/>
            <w:noWrap/>
          </w:tcPr>
          <w:p w14:paraId="16CE3689" w14:textId="1742013C" w:rsidR="001D320B" w:rsidRPr="00773417" w:rsidRDefault="001D320B" w:rsidP="001D320B">
            <w:pPr>
              <w:rPr>
                <w:sz w:val="18"/>
                <w:szCs w:val="18"/>
              </w:rPr>
            </w:pPr>
            <w:r>
              <w:rPr>
                <w:sz w:val="18"/>
                <w:szCs w:val="18"/>
              </w:rPr>
              <w:t>Char</w:t>
            </w:r>
          </w:p>
        </w:tc>
        <w:tc>
          <w:tcPr>
            <w:tcW w:w="347" w:type="pct"/>
            <w:noWrap/>
          </w:tcPr>
          <w:p w14:paraId="000EE949" w14:textId="77777777" w:rsidR="001D320B" w:rsidRPr="00773417" w:rsidRDefault="001D320B" w:rsidP="001D320B">
            <w:pPr>
              <w:rPr>
                <w:sz w:val="18"/>
                <w:szCs w:val="18"/>
              </w:rPr>
            </w:pPr>
          </w:p>
        </w:tc>
        <w:tc>
          <w:tcPr>
            <w:tcW w:w="313" w:type="pct"/>
            <w:noWrap/>
          </w:tcPr>
          <w:p w14:paraId="57183BE2" w14:textId="77777777" w:rsidR="001D320B" w:rsidRPr="00773417" w:rsidRDefault="001D320B" w:rsidP="001D320B">
            <w:pPr>
              <w:rPr>
                <w:sz w:val="18"/>
                <w:szCs w:val="18"/>
              </w:rPr>
            </w:pPr>
          </w:p>
        </w:tc>
        <w:tc>
          <w:tcPr>
            <w:tcW w:w="1345" w:type="pct"/>
            <w:noWrap/>
          </w:tcPr>
          <w:p w14:paraId="57BE26F1" w14:textId="73935944" w:rsidR="001D320B" w:rsidRPr="00773417" w:rsidRDefault="001D320B" w:rsidP="001D320B">
            <w:pPr>
              <w:rPr>
                <w:sz w:val="18"/>
                <w:szCs w:val="18"/>
              </w:rPr>
            </w:pPr>
            <w:r>
              <w:rPr>
                <w:sz w:val="18"/>
                <w:szCs w:val="18"/>
              </w:rPr>
              <w:t>Inputfiles.lkp_all_l1</w:t>
            </w:r>
          </w:p>
        </w:tc>
        <w:tc>
          <w:tcPr>
            <w:tcW w:w="670" w:type="pct"/>
            <w:noWrap/>
          </w:tcPr>
          <w:p w14:paraId="34E8CADC" w14:textId="77777777" w:rsidR="001D320B" w:rsidRDefault="001D320B" w:rsidP="001D320B">
            <w:pPr>
              <w:rPr>
                <w:sz w:val="18"/>
                <w:szCs w:val="18"/>
              </w:rPr>
            </w:pPr>
          </w:p>
        </w:tc>
        <w:tc>
          <w:tcPr>
            <w:tcW w:w="311" w:type="pct"/>
            <w:noWrap/>
          </w:tcPr>
          <w:p w14:paraId="61BB358F" w14:textId="78D687A9" w:rsidR="001D320B" w:rsidRDefault="001D320B" w:rsidP="001D320B">
            <w:pPr>
              <w:jc w:val="right"/>
              <w:rPr>
                <w:sz w:val="18"/>
                <w:szCs w:val="18"/>
              </w:rPr>
            </w:pPr>
            <w:r>
              <w:rPr>
                <w:sz w:val="18"/>
                <w:szCs w:val="18"/>
              </w:rPr>
              <w:t>4</w:t>
            </w:r>
          </w:p>
        </w:tc>
      </w:tr>
      <w:tr w:rsidR="001D320B" w:rsidRPr="00773417" w14:paraId="0A8A3DED" w14:textId="77777777" w:rsidTr="001D320B">
        <w:trPr>
          <w:cantSplit/>
        </w:trPr>
        <w:tc>
          <w:tcPr>
            <w:tcW w:w="415" w:type="pct"/>
            <w:noWrap/>
          </w:tcPr>
          <w:p w14:paraId="341E79C1" w14:textId="6B291394" w:rsidR="001D320B" w:rsidRDefault="001D320B" w:rsidP="001D320B">
            <w:pPr>
              <w:rPr>
                <w:bCs/>
                <w:sz w:val="18"/>
                <w:szCs w:val="18"/>
              </w:rPr>
            </w:pPr>
            <w:r>
              <w:rPr>
                <w:bCs/>
                <w:sz w:val="18"/>
                <w:szCs w:val="18"/>
              </w:rPr>
              <w:t>MS_var</w:t>
            </w:r>
          </w:p>
        </w:tc>
        <w:tc>
          <w:tcPr>
            <w:tcW w:w="903" w:type="pct"/>
            <w:noWrap/>
          </w:tcPr>
          <w:p w14:paraId="1031BA82" w14:textId="108EBA2E" w:rsidR="001D320B" w:rsidRPr="00773417" w:rsidRDefault="001D320B" w:rsidP="001D320B">
            <w:pPr>
              <w:rPr>
                <w:sz w:val="18"/>
                <w:szCs w:val="18"/>
              </w:rPr>
            </w:pPr>
            <w:r>
              <w:rPr>
                <w:sz w:val="18"/>
                <w:szCs w:val="18"/>
              </w:rPr>
              <w:t xml:space="preserve">Expected variable exists </w:t>
            </w:r>
          </w:p>
        </w:tc>
        <w:tc>
          <w:tcPr>
            <w:tcW w:w="382" w:type="pct"/>
            <w:noWrap/>
          </w:tcPr>
          <w:p w14:paraId="5ECCB516" w14:textId="01ACED53" w:rsidR="001D320B" w:rsidRPr="00773417" w:rsidRDefault="001D320B" w:rsidP="001D320B">
            <w:pPr>
              <w:rPr>
                <w:sz w:val="18"/>
                <w:szCs w:val="18"/>
              </w:rPr>
            </w:pPr>
            <w:r>
              <w:rPr>
                <w:sz w:val="18"/>
                <w:szCs w:val="18"/>
              </w:rPr>
              <w:t>1</w:t>
            </w:r>
          </w:p>
        </w:tc>
        <w:tc>
          <w:tcPr>
            <w:tcW w:w="313" w:type="pct"/>
            <w:noWrap/>
          </w:tcPr>
          <w:p w14:paraId="6E4BFF1B" w14:textId="069E4533" w:rsidR="001D320B" w:rsidRPr="00773417" w:rsidRDefault="001D320B" w:rsidP="001D320B">
            <w:pPr>
              <w:rPr>
                <w:sz w:val="18"/>
                <w:szCs w:val="18"/>
              </w:rPr>
            </w:pPr>
            <w:r>
              <w:rPr>
                <w:sz w:val="18"/>
                <w:szCs w:val="18"/>
              </w:rPr>
              <w:t>Char</w:t>
            </w:r>
          </w:p>
        </w:tc>
        <w:tc>
          <w:tcPr>
            <w:tcW w:w="347" w:type="pct"/>
            <w:noWrap/>
          </w:tcPr>
          <w:p w14:paraId="7486A125" w14:textId="77777777" w:rsidR="001D320B" w:rsidRPr="00773417" w:rsidRDefault="001D320B" w:rsidP="001D320B">
            <w:pPr>
              <w:rPr>
                <w:sz w:val="18"/>
                <w:szCs w:val="18"/>
              </w:rPr>
            </w:pPr>
          </w:p>
        </w:tc>
        <w:tc>
          <w:tcPr>
            <w:tcW w:w="313" w:type="pct"/>
            <w:noWrap/>
          </w:tcPr>
          <w:p w14:paraId="6BE10FD6" w14:textId="77777777" w:rsidR="001D320B" w:rsidRPr="00773417" w:rsidRDefault="001D320B" w:rsidP="001D320B">
            <w:pPr>
              <w:rPr>
                <w:sz w:val="18"/>
                <w:szCs w:val="18"/>
              </w:rPr>
            </w:pPr>
          </w:p>
        </w:tc>
        <w:tc>
          <w:tcPr>
            <w:tcW w:w="1345" w:type="pct"/>
            <w:noWrap/>
          </w:tcPr>
          <w:p w14:paraId="34296746" w14:textId="5E3758A2" w:rsidR="001D320B" w:rsidRPr="00773417" w:rsidRDefault="001D320B" w:rsidP="001D320B">
            <w:pPr>
              <w:rPr>
                <w:sz w:val="18"/>
                <w:szCs w:val="18"/>
              </w:rPr>
            </w:pPr>
            <w:r>
              <w:rPr>
                <w:sz w:val="18"/>
                <w:szCs w:val="18"/>
              </w:rPr>
              <w:t>Inputfiles.lkp_all_l1</w:t>
            </w:r>
          </w:p>
        </w:tc>
        <w:tc>
          <w:tcPr>
            <w:tcW w:w="670" w:type="pct"/>
            <w:noWrap/>
          </w:tcPr>
          <w:p w14:paraId="336BBCE0" w14:textId="77777777" w:rsidR="001D320B" w:rsidRDefault="001D320B" w:rsidP="001D320B">
            <w:pPr>
              <w:rPr>
                <w:sz w:val="18"/>
                <w:szCs w:val="18"/>
              </w:rPr>
            </w:pPr>
          </w:p>
        </w:tc>
        <w:tc>
          <w:tcPr>
            <w:tcW w:w="311" w:type="pct"/>
            <w:noWrap/>
          </w:tcPr>
          <w:p w14:paraId="4739AC0D" w14:textId="591F669D" w:rsidR="001D320B" w:rsidRDefault="001D320B" w:rsidP="001D320B">
            <w:pPr>
              <w:jc w:val="right"/>
              <w:rPr>
                <w:sz w:val="18"/>
                <w:szCs w:val="18"/>
              </w:rPr>
            </w:pPr>
            <w:r>
              <w:rPr>
                <w:sz w:val="18"/>
                <w:szCs w:val="18"/>
              </w:rPr>
              <w:t>5</w:t>
            </w:r>
          </w:p>
        </w:tc>
      </w:tr>
      <w:tr w:rsidR="001D320B" w:rsidRPr="00773417" w14:paraId="7FBA48A0" w14:textId="77777777" w:rsidTr="001D320B">
        <w:trPr>
          <w:cantSplit/>
        </w:trPr>
        <w:tc>
          <w:tcPr>
            <w:tcW w:w="415" w:type="pct"/>
            <w:noWrap/>
          </w:tcPr>
          <w:p w14:paraId="0838B00B" w14:textId="2ED36AC8" w:rsidR="001D320B" w:rsidRDefault="001D320B" w:rsidP="001D320B">
            <w:pPr>
              <w:rPr>
                <w:bCs/>
                <w:sz w:val="18"/>
                <w:szCs w:val="18"/>
              </w:rPr>
            </w:pPr>
            <w:r>
              <w:rPr>
                <w:bCs/>
                <w:sz w:val="18"/>
                <w:szCs w:val="18"/>
              </w:rPr>
              <w:t>DP_var</w:t>
            </w:r>
          </w:p>
        </w:tc>
        <w:tc>
          <w:tcPr>
            <w:tcW w:w="903" w:type="pct"/>
            <w:noWrap/>
          </w:tcPr>
          <w:p w14:paraId="01C6402F" w14:textId="1D087645" w:rsidR="001D320B" w:rsidRPr="00773417" w:rsidRDefault="001D320B" w:rsidP="001D320B">
            <w:pPr>
              <w:rPr>
                <w:sz w:val="18"/>
                <w:szCs w:val="18"/>
              </w:rPr>
            </w:pPr>
            <w:r>
              <w:rPr>
                <w:sz w:val="18"/>
                <w:szCs w:val="18"/>
              </w:rPr>
              <w:t>Actual variable exists</w:t>
            </w:r>
          </w:p>
        </w:tc>
        <w:tc>
          <w:tcPr>
            <w:tcW w:w="382" w:type="pct"/>
            <w:noWrap/>
          </w:tcPr>
          <w:p w14:paraId="2D9908AB" w14:textId="08E2D909" w:rsidR="001D320B" w:rsidRPr="00773417" w:rsidRDefault="001D320B" w:rsidP="001D320B">
            <w:pPr>
              <w:rPr>
                <w:sz w:val="18"/>
                <w:szCs w:val="18"/>
              </w:rPr>
            </w:pPr>
            <w:r>
              <w:rPr>
                <w:sz w:val="18"/>
                <w:szCs w:val="18"/>
              </w:rPr>
              <w:t>1</w:t>
            </w:r>
          </w:p>
        </w:tc>
        <w:tc>
          <w:tcPr>
            <w:tcW w:w="313" w:type="pct"/>
            <w:noWrap/>
          </w:tcPr>
          <w:p w14:paraId="62EE4770" w14:textId="647D0645" w:rsidR="001D320B" w:rsidRPr="00773417" w:rsidRDefault="001D320B" w:rsidP="001D320B">
            <w:pPr>
              <w:rPr>
                <w:sz w:val="18"/>
                <w:szCs w:val="18"/>
              </w:rPr>
            </w:pPr>
            <w:r>
              <w:rPr>
                <w:sz w:val="18"/>
                <w:szCs w:val="18"/>
              </w:rPr>
              <w:t>Char</w:t>
            </w:r>
          </w:p>
        </w:tc>
        <w:tc>
          <w:tcPr>
            <w:tcW w:w="347" w:type="pct"/>
            <w:noWrap/>
          </w:tcPr>
          <w:p w14:paraId="6A3770D2" w14:textId="77777777" w:rsidR="001D320B" w:rsidRPr="00773417" w:rsidRDefault="001D320B" w:rsidP="001D320B">
            <w:pPr>
              <w:rPr>
                <w:sz w:val="18"/>
                <w:szCs w:val="18"/>
              </w:rPr>
            </w:pPr>
          </w:p>
        </w:tc>
        <w:tc>
          <w:tcPr>
            <w:tcW w:w="313" w:type="pct"/>
            <w:noWrap/>
          </w:tcPr>
          <w:p w14:paraId="6BF02006" w14:textId="77777777" w:rsidR="001D320B" w:rsidRPr="00773417" w:rsidRDefault="001D320B" w:rsidP="001D320B">
            <w:pPr>
              <w:rPr>
                <w:sz w:val="18"/>
                <w:szCs w:val="18"/>
              </w:rPr>
            </w:pPr>
          </w:p>
        </w:tc>
        <w:tc>
          <w:tcPr>
            <w:tcW w:w="1345" w:type="pct"/>
            <w:noWrap/>
          </w:tcPr>
          <w:p w14:paraId="76096A0E" w14:textId="15E0AD1A" w:rsidR="001D320B" w:rsidRPr="00773417" w:rsidRDefault="001D320B" w:rsidP="001D320B">
            <w:pPr>
              <w:rPr>
                <w:sz w:val="18"/>
                <w:szCs w:val="18"/>
              </w:rPr>
            </w:pPr>
            <w:r>
              <w:rPr>
                <w:sz w:val="18"/>
                <w:szCs w:val="18"/>
              </w:rPr>
              <w:t>SCDM Table metadata</w:t>
            </w:r>
          </w:p>
        </w:tc>
        <w:tc>
          <w:tcPr>
            <w:tcW w:w="670" w:type="pct"/>
            <w:noWrap/>
          </w:tcPr>
          <w:p w14:paraId="6236A03B" w14:textId="4CC67535" w:rsidR="001D320B" w:rsidRDefault="001D320B" w:rsidP="001D320B">
            <w:pPr>
              <w:rPr>
                <w:sz w:val="18"/>
                <w:szCs w:val="18"/>
              </w:rPr>
            </w:pPr>
            <w:r>
              <w:rPr>
                <w:sz w:val="18"/>
                <w:szCs w:val="18"/>
              </w:rPr>
              <w:t>SAS Proc Contents</w:t>
            </w:r>
          </w:p>
        </w:tc>
        <w:tc>
          <w:tcPr>
            <w:tcW w:w="311" w:type="pct"/>
            <w:noWrap/>
          </w:tcPr>
          <w:p w14:paraId="64ADEF18" w14:textId="24B07791" w:rsidR="001D320B" w:rsidRDefault="001D320B" w:rsidP="001D320B">
            <w:pPr>
              <w:jc w:val="right"/>
              <w:rPr>
                <w:sz w:val="18"/>
                <w:szCs w:val="18"/>
              </w:rPr>
            </w:pPr>
            <w:r>
              <w:rPr>
                <w:sz w:val="18"/>
                <w:szCs w:val="18"/>
              </w:rPr>
              <w:t>6</w:t>
            </w:r>
          </w:p>
        </w:tc>
      </w:tr>
      <w:tr w:rsidR="001D320B" w:rsidRPr="00773417" w14:paraId="351AAD60" w14:textId="77777777" w:rsidTr="001D320B">
        <w:trPr>
          <w:cantSplit/>
        </w:trPr>
        <w:tc>
          <w:tcPr>
            <w:tcW w:w="415" w:type="pct"/>
            <w:noWrap/>
          </w:tcPr>
          <w:p w14:paraId="0A2C0FA0" w14:textId="12BA71BE" w:rsidR="001D320B" w:rsidRDefault="001D320B" w:rsidP="001D320B">
            <w:pPr>
              <w:rPr>
                <w:bCs/>
                <w:sz w:val="18"/>
                <w:szCs w:val="18"/>
              </w:rPr>
            </w:pPr>
            <w:r>
              <w:rPr>
                <w:bCs/>
                <w:sz w:val="18"/>
                <w:szCs w:val="18"/>
              </w:rPr>
              <w:t>MS_type</w:t>
            </w:r>
          </w:p>
        </w:tc>
        <w:tc>
          <w:tcPr>
            <w:tcW w:w="903" w:type="pct"/>
            <w:noWrap/>
          </w:tcPr>
          <w:p w14:paraId="57602971" w14:textId="4D5698AC" w:rsidR="001D320B" w:rsidRPr="00773417" w:rsidRDefault="001D320B" w:rsidP="001D320B">
            <w:pPr>
              <w:rPr>
                <w:sz w:val="18"/>
                <w:szCs w:val="18"/>
              </w:rPr>
            </w:pPr>
            <w:r>
              <w:rPr>
                <w:sz w:val="18"/>
                <w:szCs w:val="18"/>
              </w:rPr>
              <w:t>Expected variable type</w:t>
            </w:r>
          </w:p>
        </w:tc>
        <w:tc>
          <w:tcPr>
            <w:tcW w:w="382" w:type="pct"/>
            <w:noWrap/>
          </w:tcPr>
          <w:p w14:paraId="1F22B65C" w14:textId="24310D95" w:rsidR="001D320B" w:rsidRPr="00773417" w:rsidRDefault="001D320B" w:rsidP="001D320B">
            <w:pPr>
              <w:rPr>
                <w:sz w:val="18"/>
                <w:szCs w:val="18"/>
              </w:rPr>
            </w:pPr>
            <w:r>
              <w:rPr>
                <w:sz w:val="18"/>
                <w:szCs w:val="18"/>
              </w:rPr>
              <w:t>1</w:t>
            </w:r>
          </w:p>
        </w:tc>
        <w:tc>
          <w:tcPr>
            <w:tcW w:w="313" w:type="pct"/>
            <w:noWrap/>
          </w:tcPr>
          <w:p w14:paraId="11BAA6E4" w14:textId="3E475CB2" w:rsidR="001D320B" w:rsidRPr="00773417" w:rsidRDefault="001D320B" w:rsidP="001D320B">
            <w:pPr>
              <w:rPr>
                <w:sz w:val="18"/>
                <w:szCs w:val="18"/>
              </w:rPr>
            </w:pPr>
            <w:r>
              <w:rPr>
                <w:sz w:val="18"/>
                <w:szCs w:val="18"/>
              </w:rPr>
              <w:t>Char</w:t>
            </w:r>
          </w:p>
        </w:tc>
        <w:tc>
          <w:tcPr>
            <w:tcW w:w="347" w:type="pct"/>
            <w:noWrap/>
          </w:tcPr>
          <w:p w14:paraId="40A12689" w14:textId="77777777" w:rsidR="001D320B" w:rsidRPr="00773417" w:rsidRDefault="001D320B" w:rsidP="001D320B">
            <w:pPr>
              <w:rPr>
                <w:sz w:val="18"/>
                <w:szCs w:val="18"/>
              </w:rPr>
            </w:pPr>
          </w:p>
        </w:tc>
        <w:tc>
          <w:tcPr>
            <w:tcW w:w="313" w:type="pct"/>
            <w:noWrap/>
          </w:tcPr>
          <w:p w14:paraId="015027F8" w14:textId="77777777" w:rsidR="001D320B" w:rsidRPr="00773417" w:rsidRDefault="001D320B" w:rsidP="001D320B">
            <w:pPr>
              <w:rPr>
                <w:sz w:val="18"/>
                <w:szCs w:val="18"/>
              </w:rPr>
            </w:pPr>
          </w:p>
        </w:tc>
        <w:tc>
          <w:tcPr>
            <w:tcW w:w="1345" w:type="pct"/>
            <w:noWrap/>
          </w:tcPr>
          <w:p w14:paraId="7B1A1288" w14:textId="0C5033D1" w:rsidR="001D320B" w:rsidRPr="00773417" w:rsidRDefault="001D320B" w:rsidP="001D320B">
            <w:pPr>
              <w:rPr>
                <w:sz w:val="18"/>
                <w:szCs w:val="18"/>
              </w:rPr>
            </w:pPr>
            <w:r>
              <w:rPr>
                <w:sz w:val="18"/>
                <w:szCs w:val="18"/>
              </w:rPr>
              <w:t>Inputfiles.lkp_all_l1</w:t>
            </w:r>
          </w:p>
        </w:tc>
        <w:tc>
          <w:tcPr>
            <w:tcW w:w="670" w:type="pct"/>
            <w:noWrap/>
          </w:tcPr>
          <w:p w14:paraId="3245E983" w14:textId="77777777" w:rsidR="001D320B" w:rsidRDefault="001D320B" w:rsidP="001D320B">
            <w:pPr>
              <w:rPr>
                <w:sz w:val="18"/>
                <w:szCs w:val="18"/>
              </w:rPr>
            </w:pPr>
          </w:p>
        </w:tc>
        <w:tc>
          <w:tcPr>
            <w:tcW w:w="311" w:type="pct"/>
            <w:noWrap/>
          </w:tcPr>
          <w:p w14:paraId="3F1C2094" w14:textId="20E7CA0C" w:rsidR="001D320B" w:rsidRDefault="001D320B" w:rsidP="001D320B">
            <w:pPr>
              <w:jc w:val="right"/>
              <w:rPr>
                <w:sz w:val="18"/>
                <w:szCs w:val="18"/>
              </w:rPr>
            </w:pPr>
            <w:r>
              <w:rPr>
                <w:sz w:val="18"/>
                <w:szCs w:val="18"/>
              </w:rPr>
              <w:t>7</w:t>
            </w:r>
          </w:p>
        </w:tc>
      </w:tr>
      <w:tr w:rsidR="001D320B" w:rsidRPr="00773417" w14:paraId="1AD80D57" w14:textId="77777777" w:rsidTr="001D320B">
        <w:trPr>
          <w:cantSplit/>
        </w:trPr>
        <w:tc>
          <w:tcPr>
            <w:tcW w:w="415" w:type="pct"/>
            <w:noWrap/>
          </w:tcPr>
          <w:p w14:paraId="28DA13C8" w14:textId="6434AE65" w:rsidR="001D320B" w:rsidRDefault="001D320B" w:rsidP="001D320B">
            <w:pPr>
              <w:rPr>
                <w:bCs/>
                <w:sz w:val="18"/>
                <w:szCs w:val="18"/>
              </w:rPr>
            </w:pPr>
            <w:r>
              <w:rPr>
                <w:bCs/>
                <w:sz w:val="18"/>
                <w:szCs w:val="18"/>
              </w:rPr>
              <w:t>DP_type</w:t>
            </w:r>
          </w:p>
        </w:tc>
        <w:tc>
          <w:tcPr>
            <w:tcW w:w="903" w:type="pct"/>
            <w:noWrap/>
          </w:tcPr>
          <w:p w14:paraId="5135A87C" w14:textId="13C14A96" w:rsidR="001D320B" w:rsidRPr="00773417" w:rsidRDefault="001D320B" w:rsidP="001D320B">
            <w:pPr>
              <w:rPr>
                <w:sz w:val="18"/>
                <w:szCs w:val="18"/>
              </w:rPr>
            </w:pPr>
            <w:r>
              <w:rPr>
                <w:sz w:val="18"/>
                <w:szCs w:val="18"/>
              </w:rPr>
              <w:t>Actual variable exists</w:t>
            </w:r>
          </w:p>
        </w:tc>
        <w:tc>
          <w:tcPr>
            <w:tcW w:w="382" w:type="pct"/>
            <w:noWrap/>
          </w:tcPr>
          <w:p w14:paraId="128D8C2B" w14:textId="00B112F6" w:rsidR="001D320B" w:rsidRPr="00773417" w:rsidRDefault="001D320B" w:rsidP="001D320B">
            <w:pPr>
              <w:rPr>
                <w:sz w:val="18"/>
                <w:szCs w:val="18"/>
              </w:rPr>
            </w:pPr>
            <w:r>
              <w:rPr>
                <w:sz w:val="18"/>
                <w:szCs w:val="18"/>
              </w:rPr>
              <w:t>1</w:t>
            </w:r>
          </w:p>
        </w:tc>
        <w:tc>
          <w:tcPr>
            <w:tcW w:w="313" w:type="pct"/>
            <w:noWrap/>
          </w:tcPr>
          <w:p w14:paraId="5B470F68" w14:textId="25EE9FAE" w:rsidR="001D320B" w:rsidRPr="00773417" w:rsidRDefault="001D320B" w:rsidP="001D320B">
            <w:pPr>
              <w:rPr>
                <w:sz w:val="18"/>
                <w:szCs w:val="18"/>
              </w:rPr>
            </w:pPr>
            <w:r>
              <w:rPr>
                <w:sz w:val="18"/>
                <w:szCs w:val="18"/>
              </w:rPr>
              <w:t>Char</w:t>
            </w:r>
          </w:p>
        </w:tc>
        <w:tc>
          <w:tcPr>
            <w:tcW w:w="347" w:type="pct"/>
            <w:noWrap/>
          </w:tcPr>
          <w:p w14:paraId="5026F50D" w14:textId="77777777" w:rsidR="001D320B" w:rsidRPr="00773417" w:rsidRDefault="001D320B" w:rsidP="001D320B">
            <w:pPr>
              <w:rPr>
                <w:sz w:val="18"/>
                <w:szCs w:val="18"/>
              </w:rPr>
            </w:pPr>
          </w:p>
        </w:tc>
        <w:tc>
          <w:tcPr>
            <w:tcW w:w="313" w:type="pct"/>
            <w:noWrap/>
          </w:tcPr>
          <w:p w14:paraId="0193DFA0" w14:textId="77777777" w:rsidR="001D320B" w:rsidRPr="00773417" w:rsidRDefault="001D320B" w:rsidP="001D320B">
            <w:pPr>
              <w:rPr>
                <w:sz w:val="18"/>
                <w:szCs w:val="18"/>
              </w:rPr>
            </w:pPr>
          </w:p>
        </w:tc>
        <w:tc>
          <w:tcPr>
            <w:tcW w:w="1345" w:type="pct"/>
            <w:noWrap/>
          </w:tcPr>
          <w:p w14:paraId="20F69FD2" w14:textId="5BAC9F33" w:rsidR="001D320B" w:rsidRPr="00773417" w:rsidRDefault="001D320B" w:rsidP="001D320B">
            <w:pPr>
              <w:rPr>
                <w:sz w:val="18"/>
                <w:szCs w:val="18"/>
              </w:rPr>
            </w:pPr>
            <w:r>
              <w:rPr>
                <w:sz w:val="18"/>
                <w:szCs w:val="18"/>
              </w:rPr>
              <w:t>SCDM Table metadata</w:t>
            </w:r>
          </w:p>
        </w:tc>
        <w:tc>
          <w:tcPr>
            <w:tcW w:w="670" w:type="pct"/>
            <w:noWrap/>
          </w:tcPr>
          <w:p w14:paraId="305DF297" w14:textId="01F4A7DE" w:rsidR="001D320B" w:rsidRDefault="001D320B" w:rsidP="001D320B">
            <w:pPr>
              <w:rPr>
                <w:sz w:val="18"/>
                <w:szCs w:val="18"/>
              </w:rPr>
            </w:pPr>
            <w:r>
              <w:rPr>
                <w:sz w:val="18"/>
                <w:szCs w:val="18"/>
              </w:rPr>
              <w:t>SAS Proc Contents</w:t>
            </w:r>
          </w:p>
        </w:tc>
        <w:tc>
          <w:tcPr>
            <w:tcW w:w="311" w:type="pct"/>
            <w:noWrap/>
          </w:tcPr>
          <w:p w14:paraId="1F304BC8" w14:textId="773EF610" w:rsidR="001D320B" w:rsidRDefault="001D320B" w:rsidP="001D320B">
            <w:pPr>
              <w:jc w:val="right"/>
              <w:rPr>
                <w:sz w:val="18"/>
                <w:szCs w:val="18"/>
              </w:rPr>
            </w:pPr>
            <w:r>
              <w:rPr>
                <w:sz w:val="18"/>
                <w:szCs w:val="18"/>
              </w:rPr>
              <w:t>8</w:t>
            </w:r>
          </w:p>
        </w:tc>
      </w:tr>
      <w:tr w:rsidR="001D320B" w:rsidRPr="00773417" w14:paraId="52E80D2D" w14:textId="77777777" w:rsidTr="001D320B">
        <w:trPr>
          <w:cantSplit/>
        </w:trPr>
        <w:tc>
          <w:tcPr>
            <w:tcW w:w="415" w:type="pct"/>
            <w:noWrap/>
          </w:tcPr>
          <w:p w14:paraId="60C9D1B6" w14:textId="358DB930" w:rsidR="001D320B" w:rsidRDefault="001D320B" w:rsidP="001D320B">
            <w:pPr>
              <w:rPr>
                <w:bCs/>
                <w:sz w:val="18"/>
                <w:szCs w:val="18"/>
              </w:rPr>
            </w:pPr>
            <w:r>
              <w:rPr>
                <w:bCs/>
                <w:sz w:val="18"/>
                <w:szCs w:val="18"/>
              </w:rPr>
              <w:t>MS_length</w:t>
            </w:r>
          </w:p>
        </w:tc>
        <w:tc>
          <w:tcPr>
            <w:tcW w:w="903" w:type="pct"/>
            <w:noWrap/>
          </w:tcPr>
          <w:p w14:paraId="397F3053" w14:textId="1D9450FD" w:rsidR="001D320B" w:rsidRPr="00773417" w:rsidRDefault="001D320B" w:rsidP="001D320B">
            <w:pPr>
              <w:rPr>
                <w:sz w:val="18"/>
                <w:szCs w:val="18"/>
              </w:rPr>
            </w:pPr>
            <w:r>
              <w:rPr>
                <w:sz w:val="18"/>
                <w:szCs w:val="18"/>
              </w:rPr>
              <w:t>Expected variable length</w:t>
            </w:r>
          </w:p>
        </w:tc>
        <w:tc>
          <w:tcPr>
            <w:tcW w:w="382" w:type="pct"/>
            <w:noWrap/>
          </w:tcPr>
          <w:p w14:paraId="5F6DA7A2" w14:textId="21B3903C" w:rsidR="001D320B" w:rsidRPr="00773417" w:rsidRDefault="001D320B" w:rsidP="001D320B">
            <w:pPr>
              <w:rPr>
                <w:sz w:val="18"/>
                <w:szCs w:val="18"/>
              </w:rPr>
            </w:pPr>
            <w:r>
              <w:rPr>
                <w:sz w:val="18"/>
                <w:szCs w:val="18"/>
              </w:rPr>
              <w:t>3</w:t>
            </w:r>
          </w:p>
        </w:tc>
        <w:tc>
          <w:tcPr>
            <w:tcW w:w="313" w:type="pct"/>
            <w:noWrap/>
          </w:tcPr>
          <w:p w14:paraId="0CC4D6A2" w14:textId="51436E21" w:rsidR="001D320B" w:rsidRPr="00773417" w:rsidRDefault="001D320B" w:rsidP="001D320B">
            <w:pPr>
              <w:rPr>
                <w:sz w:val="18"/>
                <w:szCs w:val="18"/>
              </w:rPr>
            </w:pPr>
            <w:r>
              <w:rPr>
                <w:sz w:val="18"/>
                <w:szCs w:val="18"/>
              </w:rPr>
              <w:t>Num</w:t>
            </w:r>
          </w:p>
        </w:tc>
        <w:tc>
          <w:tcPr>
            <w:tcW w:w="347" w:type="pct"/>
            <w:noWrap/>
          </w:tcPr>
          <w:p w14:paraId="766AC417" w14:textId="77777777" w:rsidR="001D320B" w:rsidRPr="00773417" w:rsidRDefault="001D320B" w:rsidP="001D320B">
            <w:pPr>
              <w:rPr>
                <w:sz w:val="18"/>
                <w:szCs w:val="18"/>
              </w:rPr>
            </w:pPr>
          </w:p>
        </w:tc>
        <w:tc>
          <w:tcPr>
            <w:tcW w:w="313" w:type="pct"/>
            <w:noWrap/>
          </w:tcPr>
          <w:p w14:paraId="78F18BE1" w14:textId="77777777" w:rsidR="001D320B" w:rsidRPr="00773417" w:rsidRDefault="001D320B" w:rsidP="001D320B">
            <w:pPr>
              <w:rPr>
                <w:sz w:val="18"/>
                <w:szCs w:val="18"/>
              </w:rPr>
            </w:pPr>
          </w:p>
        </w:tc>
        <w:tc>
          <w:tcPr>
            <w:tcW w:w="1345" w:type="pct"/>
            <w:noWrap/>
          </w:tcPr>
          <w:p w14:paraId="65903BBC" w14:textId="7BE0A127" w:rsidR="001D320B" w:rsidRPr="00773417" w:rsidRDefault="001D320B" w:rsidP="001D320B">
            <w:pPr>
              <w:rPr>
                <w:sz w:val="18"/>
                <w:szCs w:val="18"/>
              </w:rPr>
            </w:pPr>
            <w:r>
              <w:rPr>
                <w:sz w:val="18"/>
                <w:szCs w:val="18"/>
              </w:rPr>
              <w:t>Inputfiles.lkp_all_l1</w:t>
            </w:r>
          </w:p>
        </w:tc>
        <w:tc>
          <w:tcPr>
            <w:tcW w:w="670" w:type="pct"/>
            <w:noWrap/>
          </w:tcPr>
          <w:p w14:paraId="69508505" w14:textId="77777777" w:rsidR="001D320B" w:rsidRDefault="001D320B" w:rsidP="001D320B">
            <w:pPr>
              <w:rPr>
                <w:sz w:val="18"/>
                <w:szCs w:val="18"/>
              </w:rPr>
            </w:pPr>
          </w:p>
        </w:tc>
        <w:tc>
          <w:tcPr>
            <w:tcW w:w="311" w:type="pct"/>
            <w:noWrap/>
          </w:tcPr>
          <w:p w14:paraId="510BF5F8" w14:textId="4572BD7F" w:rsidR="001D320B" w:rsidRDefault="001D320B" w:rsidP="001D320B">
            <w:pPr>
              <w:jc w:val="right"/>
              <w:rPr>
                <w:sz w:val="18"/>
                <w:szCs w:val="18"/>
              </w:rPr>
            </w:pPr>
            <w:r>
              <w:rPr>
                <w:sz w:val="18"/>
                <w:szCs w:val="18"/>
              </w:rPr>
              <w:t>9</w:t>
            </w:r>
          </w:p>
        </w:tc>
      </w:tr>
      <w:tr w:rsidR="001D320B" w:rsidRPr="00773417" w14:paraId="40A1F05D" w14:textId="77777777" w:rsidTr="001D320B">
        <w:trPr>
          <w:cantSplit/>
        </w:trPr>
        <w:tc>
          <w:tcPr>
            <w:tcW w:w="415" w:type="pct"/>
            <w:noWrap/>
          </w:tcPr>
          <w:p w14:paraId="53F10CC7" w14:textId="14A8F447" w:rsidR="001D320B" w:rsidRDefault="001D320B" w:rsidP="001D320B">
            <w:pPr>
              <w:rPr>
                <w:bCs/>
                <w:sz w:val="18"/>
                <w:szCs w:val="18"/>
              </w:rPr>
            </w:pPr>
            <w:r>
              <w:rPr>
                <w:bCs/>
                <w:sz w:val="18"/>
                <w:szCs w:val="18"/>
              </w:rPr>
              <w:t>DP_length</w:t>
            </w:r>
          </w:p>
        </w:tc>
        <w:tc>
          <w:tcPr>
            <w:tcW w:w="903" w:type="pct"/>
            <w:noWrap/>
          </w:tcPr>
          <w:p w14:paraId="618402BC" w14:textId="4B49D67A" w:rsidR="001D320B" w:rsidRPr="00773417" w:rsidRDefault="001D320B" w:rsidP="001D320B">
            <w:pPr>
              <w:rPr>
                <w:sz w:val="18"/>
                <w:szCs w:val="18"/>
              </w:rPr>
            </w:pPr>
            <w:r>
              <w:rPr>
                <w:sz w:val="18"/>
                <w:szCs w:val="18"/>
              </w:rPr>
              <w:t>Actual variable length</w:t>
            </w:r>
          </w:p>
        </w:tc>
        <w:tc>
          <w:tcPr>
            <w:tcW w:w="382" w:type="pct"/>
            <w:noWrap/>
          </w:tcPr>
          <w:p w14:paraId="2069DB56" w14:textId="666A93C3" w:rsidR="001D320B" w:rsidRPr="00773417" w:rsidRDefault="001D320B" w:rsidP="001D320B">
            <w:pPr>
              <w:rPr>
                <w:sz w:val="18"/>
                <w:szCs w:val="18"/>
              </w:rPr>
            </w:pPr>
            <w:r>
              <w:rPr>
                <w:sz w:val="18"/>
                <w:szCs w:val="18"/>
              </w:rPr>
              <w:t>3</w:t>
            </w:r>
          </w:p>
        </w:tc>
        <w:tc>
          <w:tcPr>
            <w:tcW w:w="313" w:type="pct"/>
            <w:noWrap/>
          </w:tcPr>
          <w:p w14:paraId="18104172" w14:textId="47CB8999" w:rsidR="001D320B" w:rsidRPr="00773417" w:rsidRDefault="001D320B" w:rsidP="001D320B">
            <w:pPr>
              <w:rPr>
                <w:sz w:val="18"/>
                <w:szCs w:val="18"/>
              </w:rPr>
            </w:pPr>
            <w:r>
              <w:rPr>
                <w:sz w:val="18"/>
                <w:szCs w:val="18"/>
              </w:rPr>
              <w:t>Num</w:t>
            </w:r>
          </w:p>
        </w:tc>
        <w:tc>
          <w:tcPr>
            <w:tcW w:w="347" w:type="pct"/>
            <w:noWrap/>
          </w:tcPr>
          <w:p w14:paraId="42AB65AA" w14:textId="77777777" w:rsidR="001D320B" w:rsidRPr="00773417" w:rsidRDefault="001D320B" w:rsidP="001D320B">
            <w:pPr>
              <w:rPr>
                <w:sz w:val="18"/>
                <w:szCs w:val="18"/>
              </w:rPr>
            </w:pPr>
          </w:p>
        </w:tc>
        <w:tc>
          <w:tcPr>
            <w:tcW w:w="313" w:type="pct"/>
            <w:noWrap/>
          </w:tcPr>
          <w:p w14:paraId="44680DE3" w14:textId="77777777" w:rsidR="001D320B" w:rsidRPr="00773417" w:rsidRDefault="001D320B" w:rsidP="001D320B">
            <w:pPr>
              <w:rPr>
                <w:sz w:val="18"/>
                <w:szCs w:val="18"/>
              </w:rPr>
            </w:pPr>
          </w:p>
        </w:tc>
        <w:tc>
          <w:tcPr>
            <w:tcW w:w="1345" w:type="pct"/>
            <w:noWrap/>
          </w:tcPr>
          <w:p w14:paraId="66E9A337" w14:textId="20129436" w:rsidR="001D320B" w:rsidRPr="00773417" w:rsidRDefault="001D320B" w:rsidP="001D320B">
            <w:pPr>
              <w:rPr>
                <w:sz w:val="18"/>
                <w:szCs w:val="18"/>
              </w:rPr>
            </w:pPr>
            <w:r>
              <w:rPr>
                <w:sz w:val="18"/>
                <w:szCs w:val="18"/>
              </w:rPr>
              <w:t>SCDM Table metadata</w:t>
            </w:r>
          </w:p>
        </w:tc>
        <w:tc>
          <w:tcPr>
            <w:tcW w:w="670" w:type="pct"/>
            <w:noWrap/>
          </w:tcPr>
          <w:p w14:paraId="2C276872" w14:textId="35EDE19A" w:rsidR="001D320B" w:rsidRDefault="001D320B" w:rsidP="001D320B">
            <w:pPr>
              <w:rPr>
                <w:sz w:val="18"/>
                <w:szCs w:val="18"/>
              </w:rPr>
            </w:pPr>
            <w:r>
              <w:rPr>
                <w:sz w:val="18"/>
                <w:szCs w:val="18"/>
              </w:rPr>
              <w:t>SAS Proc Contents</w:t>
            </w:r>
          </w:p>
        </w:tc>
        <w:tc>
          <w:tcPr>
            <w:tcW w:w="311" w:type="pct"/>
            <w:noWrap/>
          </w:tcPr>
          <w:p w14:paraId="7EDEB3BA" w14:textId="70B56B86" w:rsidR="001D320B" w:rsidRDefault="001D320B" w:rsidP="001D320B">
            <w:pPr>
              <w:jc w:val="right"/>
              <w:rPr>
                <w:sz w:val="18"/>
                <w:szCs w:val="18"/>
              </w:rPr>
            </w:pPr>
            <w:r>
              <w:rPr>
                <w:sz w:val="18"/>
                <w:szCs w:val="18"/>
              </w:rPr>
              <w:t>10</w:t>
            </w:r>
          </w:p>
        </w:tc>
      </w:tr>
    </w:tbl>
    <w:p w14:paraId="6D08007D" w14:textId="1E4095CC" w:rsidR="001D320B" w:rsidRDefault="001D320B" w:rsidP="008C29D9"/>
    <w:p w14:paraId="2EBF7B31" w14:textId="64A48F1A" w:rsidR="005D4621" w:rsidRDefault="005D4621" w:rsidP="008C29D9">
      <w:pPr>
        <w:rPr>
          <w:b/>
          <w:bCs/>
        </w:rPr>
      </w:pPr>
      <w:r w:rsidRPr="005D4621">
        <w:rPr>
          <w:b/>
          <w:bCs/>
        </w:rPr>
        <w:t>Example</w:t>
      </w:r>
    </w:p>
    <w:tbl>
      <w:tblPr>
        <w:tblStyle w:val="TableGrid"/>
        <w:tblW w:w="6843" w:type="dxa"/>
        <w:tblLook w:val="04A0" w:firstRow="1" w:lastRow="0" w:firstColumn="1" w:lastColumn="0" w:noHBand="0" w:noVBand="1"/>
      </w:tblPr>
      <w:tblGrid>
        <w:gridCol w:w="985"/>
        <w:gridCol w:w="3869"/>
        <w:gridCol w:w="1989"/>
      </w:tblGrid>
      <w:tr w:rsidR="00BD3E8C" w:rsidRPr="00372277" w14:paraId="2E0B5932" w14:textId="77777777" w:rsidTr="00E1350B">
        <w:trPr>
          <w:trHeight w:val="242"/>
        </w:trPr>
        <w:tc>
          <w:tcPr>
            <w:tcW w:w="985" w:type="dxa"/>
            <w:noWrap/>
            <w:vAlign w:val="center"/>
            <w:hideMark/>
          </w:tcPr>
          <w:p w14:paraId="2478DC37" w14:textId="77777777" w:rsidR="00BD3E8C" w:rsidRPr="00372277" w:rsidRDefault="00BD3E8C" w:rsidP="00580CA0">
            <w:pPr>
              <w:jc w:val="center"/>
              <w:rPr>
                <w:b/>
                <w:bCs/>
                <w:sz w:val="16"/>
                <w:szCs w:val="16"/>
              </w:rPr>
            </w:pPr>
            <w:r w:rsidRPr="00372277">
              <w:rPr>
                <w:b/>
                <w:bCs/>
                <w:sz w:val="16"/>
                <w:szCs w:val="16"/>
              </w:rPr>
              <w:t>DP</w:t>
            </w:r>
          </w:p>
        </w:tc>
        <w:tc>
          <w:tcPr>
            <w:tcW w:w="3869" w:type="dxa"/>
            <w:vAlign w:val="center"/>
          </w:tcPr>
          <w:p w14:paraId="4BA4E2A0" w14:textId="77777777" w:rsidR="00BD3E8C" w:rsidRPr="00372277" w:rsidRDefault="00BD3E8C" w:rsidP="00580CA0">
            <w:pPr>
              <w:jc w:val="center"/>
              <w:rPr>
                <w:b/>
                <w:bCs/>
                <w:sz w:val="16"/>
                <w:szCs w:val="16"/>
              </w:rPr>
            </w:pPr>
            <w:r w:rsidRPr="00372277">
              <w:rPr>
                <w:b/>
                <w:bCs/>
                <w:sz w:val="16"/>
                <w:szCs w:val="16"/>
              </w:rPr>
              <w:t>Component</w:t>
            </w:r>
          </w:p>
        </w:tc>
        <w:tc>
          <w:tcPr>
            <w:tcW w:w="1989" w:type="dxa"/>
            <w:noWrap/>
            <w:vAlign w:val="center"/>
          </w:tcPr>
          <w:p w14:paraId="0F96FA41" w14:textId="77777777" w:rsidR="00BD3E8C" w:rsidRPr="00372277" w:rsidRDefault="00BD3E8C" w:rsidP="00580CA0">
            <w:pPr>
              <w:jc w:val="center"/>
              <w:rPr>
                <w:b/>
                <w:bCs/>
                <w:sz w:val="16"/>
                <w:szCs w:val="16"/>
              </w:rPr>
            </w:pPr>
            <w:r w:rsidRPr="00372277">
              <w:rPr>
                <w:b/>
                <w:bCs/>
                <w:sz w:val="16"/>
                <w:szCs w:val="16"/>
              </w:rPr>
              <w:t>Status</w:t>
            </w:r>
          </w:p>
        </w:tc>
      </w:tr>
      <w:tr w:rsidR="00BD3E8C" w:rsidRPr="00372277" w14:paraId="793C8353" w14:textId="77777777" w:rsidTr="00E1350B">
        <w:trPr>
          <w:trHeight w:val="261"/>
        </w:trPr>
        <w:tc>
          <w:tcPr>
            <w:tcW w:w="985" w:type="dxa"/>
            <w:noWrap/>
            <w:vAlign w:val="center"/>
            <w:hideMark/>
          </w:tcPr>
          <w:p w14:paraId="046994E1" w14:textId="77777777" w:rsidR="00BD3E8C" w:rsidRPr="00372277" w:rsidRDefault="00BD3E8C" w:rsidP="00580CA0">
            <w:pPr>
              <w:rPr>
                <w:sz w:val="16"/>
                <w:szCs w:val="16"/>
              </w:rPr>
            </w:pPr>
            <w:r w:rsidRPr="00372277">
              <w:rPr>
                <w:sz w:val="16"/>
                <w:szCs w:val="16"/>
              </w:rPr>
              <w:t>XXXXXX</w:t>
            </w:r>
          </w:p>
        </w:tc>
        <w:tc>
          <w:tcPr>
            <w:tcW w:w="3869" w:type="dxa"/>
            <w:vAlign w:val="center"/>
          </w:tcPr>
          <w:p w14:paraId="61813AAD" w14:textId="77777777" w:rsidR="00BD3E8C" w:rsidRPr="00372277" w:rsidRDefault="00BD3E8C" w:rsidP="00580CA0">
            <w:pPr>
              <w:rPr>
                <w:sz w:val="16"/>
                <w:szCs w:val="16"/>
              </w:rPr>
            </w:pPr>
            <w:r w:rsidRPr="00372277">
              <w:rPr>
                <w:sz w:val="16"/>
                <w:szCs w:val="16"/>
              </w:rPr>
              <w:t>BASE</w:t>
            </w:r>
          </w:p>
        </w:tc>
        <w:tc>
          <w:tcPr>
            <w:tcW w:w="1989" w:type="dxa"/>
            <w:noWrap/>
            <w:vAlign w:val="center"/>
          </w:tcPr>
          <w:p w14:paraId="35B4EEDE" w14:textId="77777777" w:rsidR="00BD3E8C" w:rsidRPr="00372277" w:rsidRDefault="00BD3E8C" w:rsidP="00580CA0">
            <w:pPr>
              <w:rPr>
                <w:sz w:val="16"/>
                <w:szCs w:val="16"/>
              </w:rPr>
            </w:pPr>
            <w:r w:rsidRPr="00372277">
              <w:rPr>
                <w:sz w:val="16"/>
                <w:szCs w:val="16"/>
              </w:rPr>
              <w:t>Licensed</w:t>
            </w:r>
          </w:p>
        </w:tc>
      </w:tr>
      <w:tr w:rsidR="00BD3E8C" w:rsidRPr="00372277" w14:paraId="010D9625" w14:textId="77777777" w:rsidTr="00E1350B">
        <w:trPr>
          <w:trHeight w:val="242"/>
        </w:trPr>
        <w:tc>
          <w:tcPr>
            <w:tcW w:w="985" w:type="dxa"/>
            <w:noWrap/>
            <w:vAlign w:val="center"/>
          </w:tcPr>
          <w:p w14:paraId="21870EB3" w14:textId="77777777" w:rsidR="00BD3E8C" w:rsidRPr="00372277" w:rsidRDefault="00BD3E8C" w:rsidP="00580CA0">
            <w:pPr>
              <w:rPr>
                <w:sz w:val="16"/>
                <w:szCs w:val="16"/>
              </w:rPr>
            </w:pPr>
            <w:r w:rsidRPr="00372277">
              <w:rPr>
                <w:sz w:val="16"/>
                <w:szCs w:val="16"/>
              </w:rPr>
              <w:t>XXXXXX</w:t>
            </w:r>
          </w:p>
        </w:tc>
        <w:tc>
          <w:tcPr>
            <w:tcW w:w="3869" w:type="dxa"/>
            <w:vAlign w:val="center"/>
          </w:tcPr>
          <w:p w14:paraId="554BB321" w14:textId="77777777" w:rsidR="00BD3E8C" w:rsidRPr="00372277" w:rsidRDefault="00BD3E8C" w:rsidP="00580CA0">
            <w:pPr>
              <w:rPr>
                <w:sz w:val="16"/>
                <w:szCs w:val="16"/>
              </w:rPr>
            </w:pPr>
            <w:r w:rsidRPr="00372277">
              <w:rPr>
                <w:sz w:val="16"/>
                <w:szCs w:val="16"/>
              </w:rPr>
              <w:t>STAT</w:t>
            </w:r>
          </w:p>
        </w:tc>
        <w:tc>
          <w:tcPr>
            <w:tcW w:w="1989" w:type="dxa"/>
            <w:noWrap/>
            <w:vAlign w:val="center"/>
          </w:tcPr>
          <w:p w14:paraId="5423EB7A" w14:textId="77777777" w:rsidR="00BD3E8C" w:rsidRPr="00372277" w:rsidRDefault="00BD3E8C" w:rsidP="00580CA0">
            <w:pPr>
              <w:rPr>
                <w:sz w:val="16"/>
                <w:szCs w:val="16"/>
              </w:rPr>
            </w:pPr>
            <w:r w:rsidRPr="00372277">
              <w:rPr>
                <w:sz w:val="16"/>
                <w:szCs w:val="16"/>
              </w:rPr>
              <w:t>Licensed</w:t>
            </w:r>
          </w:p>
        </w:tc>
      </w:tr>
      <w:tr w:rsidR="00BD3E8C" w:rsidRPr="00372277" w14:paraId="3E96F4AC" w14:textId="77777777" w:rsidTr="00E1350B">
        <w:trPr>
          <w:trHeight w:val="261"/>
        </w:trPr>
        <w:tc>
          <w:tcPr>
            <w:tcW w:w="985" w:type="dxa"/>
            <w:noWrap/>
            <w:vAlign w:val="center"/>
          </w:tcPr>
          <w:p w14:paraId="0145AF5C" w14:textId="77777777" w:rsidR="00BD3E8C" w:rsidRPr="00372277" w:rsidRDefault="00BD3E8C" w:rsidP="00580CA0">
            <w:pPr>
              <w:rPr>
                <w:sz w:val="16"/>
                <w:szCs w:val="16"/>
              </w:rPr>
            </w:pPr>
            <w:r w:rsidRPr="00372277">
              <w:rPr>
                <w:sz w:val="16"/>
                <w:szCs w:val="16"/>
              </w:rPr>
              <w:t>XXXXXX</w:t>
            </w:r>
          </w:p>
        </w:tc>
        <w:tc>
          <w:tcPr>
            <w:tcW w:w="3869" w:type="dxa"/>
            <w:vAlign w:val="center"/>
          </w:tcPr>
          <w:p w14:paraId="69650C73" w14:textId="77777777" w:rsidR="00BD3E8C" w:rsidRPr="00372277" w:rsidRDefault="00BD3E8C" w:rsidP="00580CA0">
            <w:pPr>
              <w:rPr>
                <w:sz w:val="16"/>
                <w:szCs w:val="16"/>
              </w:rPr>
            </w:pPr>
            <w:r w:rsidRPr="00372277">
              <w:rPr>
                <w:sz w:val="16"/>
                <w:szCs w:val="16"/>
              </w:rPr>
              <w:t>GRAPH</w:t>
            </w:r>
          </w:p>
        </w:tc>
        <w:tc>
          <w:tcPr>
            <w:tcW w:w="1989" w:type="dxa"/>
            <w:noWrap/>
            <w:vAlign w:val="center"/>
          </w:tcPr>
          <w:p w14:paraId="649B8DAC" w14:textId="77777777" w:rsidR="00BD3E8C" w:rsidRPr="00372277" w:rsidRDefault="00BD3E8C" w:rsidP="00580CA0">
            <w:pPr>
              <w:rPr>
                <w:sz w:val="16"/>
                <w:szCs w:val="16"/>
              </w:rPr>
            </w:pPr>
            <w:r w:rsidRPr="00372277">
              <w:rPr>
                <w:sz w:val="16"/>
                <w:szCs w:val="16"/>
              </w:rPr>
              <w:t>Licensed</w:t>
            </w:r>
          </w:p>
        </w:tc>
      </w:tr>
      <w:tr w:rsidR="00BD3E8C" w:rsidRPr="00372277" w14:paraId="7A1F3224" w14:textId="77777777" w:rsidTr="00E1350B">
        <w:trPr>
          <w:trHeight w:val="242"/>
        </w:trPr>
        <w:tc>
          <w:tcPr>
            <w:tcW w:w="985" w:type="dxa"/>
            <w:noWrap/>
            <w:vAlign w:val="center"/>
          </w:tcPr>
          <w:p w14:paraId="4035479F" w14:textId="77777777" w:rsidR="00BD3E8C" w:rsidRPr="00372277" w:rsidRDefault="00BD3E8C" w:rsidP="00580CA0">
            <w:pPr>
              <w:rPr>
                <w:sz w:val="16"/>
                <w:szCs w:val="16"/>
              </w:rPr>
            </w:pPr>
            <w:r w:rsidRPr="00372277">
              <w:rPr>
                <w:sz w:val="16"/>
                <w:szCs w:val="16"/>
              </w:rPr>
              <w:t>XXXXXX</w:t>
            </w:r>
          </w:p>
        </w:tc>
        <w:tc>
          <w:tcPr>
            <w:tcW w:w="3869" w:type="dxa"/>
            <w:vAlign w:val="center"/>
          </w:tcPr>
          <w:p w14:paraId="57097022" w14:textId="77777777" w:rsidR="00BD3E8C" w:rsidRPr="00372277" w:rsidRDefault="00BD3E8C" w:rsidP="00580CA0">
            <w:pPr>
              <w:rPr>
                <w:sz w:val="16"/>
                <w:szCs w:val="16"/>
              </w:rPr>
            </w:pPr>
            <w:r w:rsidRPr="00372277">
              <w:rPr>
                <w:sz w:val="16"/>
                <w:szCs w:val="16"/>
              </w:rPr>
              <w:t>ACC-PC FILES</w:t>
            </w:r>
          </w:p>
        </w:tc>
        <w:tc>
          <w:tcPr>
            <w:tcW w:w="1989" w:type="dxa"/>
            <w:noWrap/>
            <w:vAlign w:val="center"/>
          </w:tcPr>
          <w:p w14:paraId="201FAC3C" w14:textId="77777777" w:rsidR="00BD3E8C" w:rsidRPr="00372277" w:rsidRDefault="00BD3E8C" w:rsidP="00580CA0">
            <w:pPr>
              <w:rPr>
                <w:sz w:val="16"/>
                <w:szCs w:val="16"/>
              </w:rPr>
            </w:pPr>
            <w:r w:rsidRPr="00372277">
              <w:rPr>
                <w:sz w:val="16"/>
                <w:szCs w:val="16"/>
              </w:rPr>
              <w:t>Licensed</w:t>
            </w:r>
          </w:p>
        </w:tc>
      </w:tr>
      <w:tr w:rsidR="00BD3E8C" w:rsidRPr="00773417" w14:paraId="57DC87B8" w14:textId="77777777" w:rsidTr="00E1350B">
        <w:trPr>
          <w:trHeight w:val="242"/>
        </w:trPr>
        <w:tc>
          <w:tcPr>
            <w:tcW w:w="985" w:type="dxa"/>
            <w:noWrap/>
            <w:vAlign w:val="center"/>
          </w:tcPr>
          <w:p w14:paraId="19D37FB3" w14:textId="77777777" w:rsidR="00BD3E8C" w:rsidRPr="00372277" w:rsidRDefault="00BD3E8C" w:rsidP="00580CA0">
            <w:pPr>
              <w:rPr>
                <w:sz w:val="16"/>
                <w:szCs w:val="16"/>
              </w:rPr>
            </w:pPr>
            <w:r w:rsidRPr="00372277">
              <w:rPr>
                <w:sz w:val="16"/>
                <w:szCs w:val="16"/>
              </w:rPr>
              <w:t>XXXXXX</w:t>
            </w:r>
          </w:p>
        </w:tc>
        <w:tc>
          <w:tcPr>
            <w:tcW w:w="3869" w:type="dxa"/>
            <w:vAlign w:val="center"/>
          </w:tcPr>
          <w:p w14:paraId="61D6A9CD" w14:textId="77777777" w:rsidR="00BD3E8C" w:rsidRPr="00372277" w:rsidRDefault="00BD3E8C" w:rsidP="00580CA0">
            <w:pPr>
              <w:rPr>
                <w:sz w:val="16"/>
                <w:szCs w:val="16"/>
              </w:rPr>
            </w:pPr>
            <w:r w:rsidRPr="00372277">
              <w:rPr>
                <w:sz w:val="16"/>
                <w:szCs w:val="16"/>
              </w:rPr>
              <w:t>ETS</w:t>
            </w:r>
          </w:p>
        </w:tc>
        <w:tc>
          <w:tcPr>
            <w:tcW w:w="1989" w:type="dxa"/>
            <w:noWrap/>
            <w:vAlign w:val="center"/>
          </w:tcPr>
          <w:p w14:paraId="033D0B06" w14:textId="77777777" w:rsidR="00BD3E8C" w:rsidRDefault="00BD3E8C" w:rsidP="00580CA0">
            <w:pPr>
              <w:rPr>
                <w:sz w:val="16"/>
                <w:szCs w:val="16"/>
              </w:rPr>
            </w:pPr>
            <w:r w:rsidRPr="00372277">
              <w:rPr>
                <w:sz w:val="16"/>
                <w:szCs w:val="16"/>
              </w:rPr>
              <w:t>Licensed</w:t>
            </w:r>
          </w:p>
        </w:tc>
      </w:tr>
    </w:tbl>
    <w:p w14:paraId="1812CE16" w14:textId="77777777" w:rsidR="00BD3E8C" w:rsidRPr="005D4621" w:rsidRDefault="00BD3E8C" w:rsidP="008C29D9">
      <w:pPr>
        <w:rPr>
          <w:b/>
          <w:bCs/>
        </w:rPr>
      </w:pPr>
    </w:p>
    <w:p w14:paraId="310C529E" w14:textId="77777777" w:rsidR="001D320B" w:rsidRPr="00773417" w:rsidRDefault="001D320B" w:rsidP="008C29D9"/>
    <w:p w14:paraId="5BF1217B" w14:textId="77777777" w:rsidR="008C29D9" w:rsidRPr="00773417" w:rsidRDefault="008C29D9" w:rsidP="008C29D9">
      <w:pPr>
        <w:keepNext/>
        <w:spacing w:after="120"/>
      </w:pPr>
      <w:r w:rsidRPr="00773417">
        <w:t>File</w:t>
      </w:r>
      <w:r>
        <w:t>name</w:t>
      </w:r>
      <w:r w:rsidRPr="00773417">
        <w:t xml:space="preserve">: </w:t>
      </w:r>
      <w:r w:rsidRPr="00773417">
        <w:rPr>
          <w:b/>
        </w:rPr>
        <w:t>etl_version</w:t>
      </w:r>
    </w:p>
    <w:tbl>
      <w:tblPr>
        <w:tblStyle w:val="TableGrid"/>
        <w:tblW w:w="5000" w:type="pct"/>
        <w:tblLook w:val="04A0" w:firstRow="1" w:lastRow="0" w:firstColumn="1" w:lastColumn="0" w:noHBand="0" w:noVBand="1"/>
      </w:tblPr>
      <w:tblGrid>
        <w:gridCol w:w="955"/>
        <w:gridCol w:w="3168"/>
        <w:gridCol w:w="816"/>
        <w:gridCol w:w="583"/>
        <w:gridCol w:w="878"/>
        <w:gridCol w:w="666"/>
        <w:gridCol w:w="3279"/>
        <w:gridCol w:w="1863"/>
        <w:gridCol w:w="742"/>
      </w:tblGrid>
      <w:tr w:rsidR="008C29D9" w:rsidRPr="00773417" w14:paraId="36D3A2C3" w14:textId="77777777" w:rsidTr="000B5956">
        <w:trPr>
          <w:cantSplit/>
          <w:tblHeader/>
        </w:trPr>
        <w:tc>
          <w:tcPr>
            <w:tcW w:w="362" w:type="pct"/>
            <w:noWrap/>
            <w:hideMark/>
          </w:tcPr>
          <w:p w14:paraId="4C9E5D6D" w14:textId="77777777" w:rsidR="008C29D9" w:rsidRPr="00773417" w:rsidRDefault="008C29D9" w:rsidP="000B5956">
            <w:pPr>
              <w:jc w:val="center"/>
              <w:rPr>
                <w:b/>
                <w:bCs/>
                <w:sz w:val="18"/>
                <w:szCs w:val="18"/>
              </w:rPr>
            </w:pPr>
            <w:r w:rsidRPr="00773417">
              <w:rPr>
                <w:b/>
                <w:bCs/>
                <w:sz w:val="18"/>
                <w:szCs w:val="18"/>
              </w:rPr>
              <w:t>VARIABLE</w:t>
            </w:r>
          </w:p>
        </w:tc>
        <w:tc>
          <w:tcPr>
            <w:tcW w:w="1202" w:type="pct"/>
            <w:noWrap/>
            <w:hideMark/>
          </w:tcPr>
          <w:p w14:paraId="7272EE18" w14:textId="77777777" w:rsidR="008C29D9" w:rsidRPr="00773417" w:rsidRDefault="008C29D9" w:rsidP="000B5956">
            <w:pPr>
              <w:jc w:val="center"/>
              <w:rPr>
                <w:b/>
                <w:bCs/>
                <w:sz w:val="18"/>
                <w:szCs w:val="18"/>
              </w:rPr>
            </w:pPr>
            <w:r w:rsidRPr="00773417">
              <w:rPr>
                <w:b/>
                <w:bCs/>
                <w:sz w:val="18"/>
                <w:szCs w:val="18"/>
              </w:rPr>
              <w:t>DESCRIPTION</w:t>
            </w:r>
          </w:p>
        </w:tc>
        <w:tc>
          <w:tcPr>
            <w:tcW w:w="310" w:type="pct"/>
            <w:noWrap/>
            <w:hideMark/>
          </w:tcPr>
          <w:p w14:paraId="3E250435" w14:textId="77777777" w:rsidR="008C29D9" w:rsidRPr="00773417" w:rsidRDefault="008C29D9" w:rsidP="000B5956">
            <w:pPr>
              <w:jc w:val="center"/>
              <w:rPr>
                <w:b/>
                <w:bCs/>
                <w:sz w:val="18"/>
                <w:szCs w:val="18"/>
              </w:rPr>
            </w:pPr>
            <w:r w:rsidRPr="00773417">
              <w:rPr>
                <w:b/>
                <w:bCs/>
                <w:sz w:val="18"/>
                <w:szCs w:val="18"/>
              </w:rPr>
              <w:t>LENGTH</w:t>
            </w:r>
          </w:p>
        </w:tc>
        <w:tc>
          <w:tcPr>
            <w:tcW w:w="223" w:type="pct"/>
            <w:noWrap/>
            <w:hideMark/>
          </w:tcPr>
          <w:p w14:paraId="2D1F37E7" w14:textId="77777777" w:rsidR="008C29D9" w:rsidRPr="00773417" w:rsidRDefault="008C29D9" w:rsidP="000B5956">
            <w:pPr>
              <w:jc w:val="center"/>
              <w:rPr>
                <w:b/>
                <w:bCs/>
                <w:sz w:val="18"/>
                <w:szCs w:val="18"/>
              </w:rPr>
            </w:pPr>
            <w:r w:rsidRPr="00773417">
              <w:rPr>
                <w:b/>
                <w:bCs/>
                <w:sz w:val="18"/>
                <w:szCs w:val="18"/>
              </w:rPr>
              <w:t>TYPE</w:t>
            </w:r>
          </w:p>
        </w:tc>
        <w:tc>
          <w:tcPr>
            <w:tcW w:w="335" w:type="pct"/>
            <w:noWrap/>
            <w:hideMark/>
          </w:tcPr>
          <w:p w14:paraId="21B059CF" w14:textId="77777777" w:rsidR="008C29D9" w:rsidRPr="00773417" w:rsidRDefault="008C29D9" w:rsidP="000B5956">
            <w:pPr>
              <w:jc w:val="center"/>
              <w:rPr>
                <w:b/>
                <w:bCs/>
                <w:sz w:val="18"/>
                <w:szCs w:val="18"/>
              </w:rPr>
            </w:pPr>
            <w:r w:rsidRPr="00773417">
              <w:rPr>
                <w:b/>
                <w:bCs/>
                <w:sz w:val="18"/>
                <w:szCs w:val="18"/>
              </w:rPr>
              <w:t>FORMAT</w:t>
            </w:r>
          </w:p>
        </w:tc>
        <w:tc>
          <w:tcPr>
            <w:tcW w:w="266" w:type="pct"/>
            <w:noWrap/>
            <w:hideMark/>
          </w:tcPr>
          <w:p w14:paraId="05721938" w14:textId="77777777" w:rsidR="008C29D9" w:rsidRPr="00773417" w:rsidRDefault="008C29D9" w:rsidP="000B5956">
            <w:pPr>
              <w:jc w:val="center"/>
              <w:rPr>
                <w:b/>
                <w:bCs/>
                <w:sz w:val="18"/>
                <w:szCs w:val="18"/>
              </w:rPr>
            </w:pPr>
            <w:r w:rsidRPr="00773417">
              <w:rPr>
                <w:b/>
                <w:bCs/>
                <w:sz w:val="18"/>
                <w:szCs w:val="18"/>
              </w:rPr>
              <w:t>LABEL</w:t>
            </w:r>
          </w:p>
        </w:tc>
        <w:tc>
          <w:tcPr>
            <w:tcW w:w="1244" w:type="pct"/>
            <w:noWrap/>
            <w:hideMark/>
          </w:tcPr>
          <w:p w14:paraId="053E239B" w14:textId="77777777" w:rsidR="008C29D9" w:rsidRPr="00773417" w:rsidRDefault="008C29D9" w:rsidP="000B5956">
            <w:pPr>
              <w:jc w:val="center"/>
              <w:rPr>
                <w:b/>
                <w:bCs/>
                <w:sz w:val="18"/>
                <w:szCs w:val="18"/>
              </w:rPr>
            </w:pPr>
            <w:r w:rsidRPr="00773417">
              <w:rPr>
                <w:b/>
                <w:bCs/>
                <w:sz w:val="18"/>
                <w:szCs w:val="18"/>
              </w:rPr>
              <w:t>SOURCE</w:t>
            </w:r>
          </w:p>
        </w:tc>
        <w:tc>
          <w:tcPr>
            <w:tcW w:w="777" w:type="pct"/>
            <w:noWrap/>
            <w:hideMark/>
          </w:tcPr>
          <w:p w14:paraId="3BE8B5DE" w14:textId="77777777" w:rsidR="008C29D9" w:rsidRPr="00773417" w:rsidRDefault="008C29D9" w:rsidP="000B5956">
            <w:pPr>
              <w:jc w:val="center"/>
              <w:rPr>
                <w:b/>
                <w:bCs/>
                <w:sz w:val="18"/>
                <w:szCs w:val="18"/>
              </w:rPr>
            </w:pPr>
            <w:r w:rsidRPr="00773417">
              <w:rPr>
                <w:b/>
                <w:bCs/>
                <w:sz w:val="18"/>
                <w:szCs w:val="18"/>
              </w:rPr>
              <w:t>DERIVATION</w:t>
            </w:r>
          </w:p>
        </w:tc>
        <w:tc>
          <w:tcPr>
            <w:tcW w:w="282" w:type="pct"/>
            <w:noWrap/>
            <w:hideMark/>
          </w:tcPr>
          <w:p w14:paraId="6995E734" w14:textId="77777777" w:rsidR="008C29D9" w:rsidRPr="00773417" w:rsidRDefault="008C29D9" w:rsidP="000B5956">
            <w:pPr>
              <w:jc w:val="center"/>
              <w:rPr>
                <w:b/>
                <w:bCs/>
                <w:sz w:val="18"/>
                <w:szCs w:val="18"/>
              </w:rPr>
            </w:pPr>
            <w:r w:rsidRPr="00773417">
              <w:rPr>
                <w:b/>
                <w:bCs/>
                <w:sz w:val="18"/>
                <w:szCs w:val="18"/>
              </w:rPr>
              <w:t>ORDER</w:t>
            </w:r>
          </w:p>
        </w:tc>
      </w:tr>
      <w:tr w:rsidR="008C29D9" w:rsidRPr="00773417" w14:paraId="68CEE397" w14:textId="77777777" w:rsidTr="000B5956">
        <w:trPr>
          <w:cantSplit/>
          <w:trHeight w:val="188"/>
        </w:trPr>
        <w:tc>
          <w:tcPr>
            <w:tcW w:w="362" w:type="pct"/>
            <w:noWrap/>
            <w:hideMark/>
          </w:tcPr>
          <w:p w14:paraId="7017E9C1" w14:textId="77777777" w:rsidR="008C29D9" w:rsidRPr="00773417" w:rsidRDefault="008C29D9" w:rsidP="000B5956">
            <w:pPr>
              <w:rPr>
                <w:bCs/>
                <w:sz w:val="18"/>
                <w:szCs w:val="18"/>
              </w:rPr>
            </w:pPr>
            <w:r>
              <w:rPr>
                <w:bCs/>
                <w:sz w:val="18"/>
                <w:szCs w:val="18"/>
              </w:rPr>
              <w:t>DP</w:t>
            </w:r>
          </w:p>
        </w:tc>
        <w:tc>
          <w:tcPr>
            <w:tcW w:w="1202" w:type="pct"/>
            <w:hideMark/>
          </w:tcPr>
          <w:p w14:paraId="606F85ED" w14:textId="77777777" w:rsidR="008C29D9" w:rsidRPr="00773417" w:rsidRDefault="008C29D9" w:rsidP="000B5956">
            <w:pPr>
              <w:rPr>
                <w:sz w:val="18"/>
                <w:szCs w:val="18"/>
              </w:rPr>
            </w:pPr>
            <w:r>
              <w:rPr>
                <w:sz w:val="18"/>
                <w:szCs w:val="18"/>
              </w:rPr>
              <w:t>3-6</w:t>
            </w:r>
            <w:r w:rsidRPr="00773417">
              <w:rPr>
                <w:sz w:val="18"/>
                <w:szCs w:val="18"/>
              </w:rPr>
              <w:t xml:space="preserve"> character Data Partner identifier</w:t>
            </w:r>
          </w:p>
        </w:tc>
        <w:tc>
          <w:tcPr>
            <w:tcW w:w="310" w:type="pct"/>
            <w:noWrap/>
            <w:hideMark/>
          </w:tcPr>
          <w:p w14:paraId="3171B5D5" w14:textId="77777777" w:rsidR="008C29D9" w:rsidRPr="00773417" w:rsidRDefault="008C29D9" w:rsidP="000B5956">
            <w:pPr>
              <w:rPr>
                <w:sz w:val="18"/>
                <w:szCs w:val="18"/>
              </w:rPr>
            </w:pPr>
            <w:r>
              <w:rPr>
                <w:sz w:val="18"/>
                <w:szCs w:val="18"/>
              </w:rPr>
              <w:t>6</w:t>
            </w:r>
          </w:p>
        </w:tc>
        <w:tc>
          <w:tcPr>
            <w:tcW w:w="223" w:type="pct"/>
            <w:noWrap/>
            <w:hideMark/>
          </w:tcPr>
          <w:p w14:paraId="725972F5" w14:textId="77777777" w:rsidR="008C29D9" w:rsidRPr="00773417" w:rsidRDefault="008C29D9" w:rsidP="000B5956">
            <w:pPr>
              <w:rPr>
                <w:sz w:val="18"/>
                <w:szCs w:val="18"/>
              </w:rPr>
            </w:pPr>
            <w:r w:rsidRPr="00773417">
              <w:rPr>
                <w:sz w:val="18"/>
                <w:szCs w:val="18"/>
              </w:rPr>
              <w:t>Char</w:t>
            </w:r>
          </w:p>
        </w:tc>
        <w:tc>
          <w:tcPr>
            <w:tcW w:w="335" w:type="pct"/>
            <w:noWrap/>
            <w:hideMark/>
          </w:tcPr>
          <w:p w14:paraId="6C9C2540" w14:textId="77777777" w:rsidR="008C29D9" w:rsidRPr="00773417" w:rsidRDefault="008C29D9" w:rsidP="000B5956">
            <w:pPr>
              <w:rPr>
                <w:sz w:val="18"/>
                <w:szCs w:val="18"/>
              </w:rPr>
            </w:pPr>
          </w:p>
        </w:tc>
        <w:tc>
          <w:tcPr>
            <w:tcW w:w="266" w:type="pct"/>
            <w:noWrap/>
            <w:hideMark/>
          </w:tcPr>
          <w:p w14:paraId="3D4DF904" w14:textId="77777777" w:rsidR="008C29D9" w:rsidRPr="00773417" w:rsidRDefault="008C29D9" w:rsidP="000B5956">
            <w:pPr>
              <w:rPr>
                <w:sz w:val="18"/>
                <w:szCs w:val="18"/>
              </w:rPr>
            </w:pPr>
          </w:p>
        </w:tc>
        <w:tc>
          <w:tcPr>
            <w:tcW w:w="1244" w:type="pct"/>
            <w:hideMark/>
          </w:tcPr>
          <w:p w14:paraId="7356F687" w14:textId="77777777" w:rsidR="008C29D9" w:rsidRPr="00773417" w:rsidRDefault="008C29D9" w:rsidP="000B5956">
            <w:pPr>
              <w:rPr>
                <w:sz w:val="18"/>
                <w:szCs w:val="18"/>
              </w:rPr>
            </w:pPr>
            <w:r w:rsidRPr="00773417">
              <w:rPr>
                <w:sz w:val="18"/>
                <w:szCs w:val="18"/>
              </w:rPr>
              <w:t>Commo</w:t>
            </w:r>
            <w:r>
              <w:rPr>
                <w:sz w:val="18"/>
                <w:szCs w:val="18"/>
              </w:rPr>
              <w:t>n Components macro variable DP</w:t>
            </w:r>
          </w:p>
        </w:tc>
        <w:tc>
          <w:tcPr>
            <w:tcW w:w="777" w:type="pct"/>
            <w:hideMark/>
          </w:tcPr>
          <w:p w14:paraId="6A3C7E58" w14:textId="6D9A1AF5" w:rsidR="008C29D9" w:rsidRPr="00773417" w:rsidRDefault="008C29D9" w:rsidP="000B5956">
            <w:pPr>
              <w:rPr>
                <w:sz w:val="18"/>
                <w:szCs w:val="18"/>
              </w:rPr>
            </w:pPr>
            <w:r>
              <w:rPr>
                <w:sz w:val="18"/>
                <w:szCs w:val="18"/>
              </w:rPr>
              <w:t>Assigned by the SOC</w:t>
            </w:r>
          </w:p>
        </w:tc>
        <w:tc>
          <w:tcPr>
            <w:tcW w:w="282" w:type="pct"/>
            <w:noWrap/>
            <w:hideMark/>
          </w:tcPr>
          <w:p w14:paraId="2DC7E5FD" w14:textId="77777777" w:rsidR="008C29D9" w:rsidRPr="00773417" w:rsidRDefault="008C29D9" w:rsidP="000B5956">
            <w:pPr>
              <w:jc w:val="right"/>
              <w:rPr>
                <w:sz w:val="18"/>
                <w:szCs w:val="18"/>
              </w:rPr>
            </w:pPr>
            <w:r>
              <w:rPr>
                <w:sz w:val="18"/>
                <w:szCs w:val="18"/>
              </w:rPr>
              <w:t>1</w:t>
            </w:r>
          </w:p>
        </w:tc>
      </w:tr>
      <w:tr w:rsidR="008C29D9" w:rsidRPr="00773417" w14:paraId="538A26B3" w14:textId="77777777" w:rsidTr="000B5956">
        <w:trPr>
          <w:cantSplit/>
        </w:trPr>
        <w:tc>
          <w:tcPr>
            <w:tcW w:w="362" w:type="pct"/>
            <w:noWrap/>
            <w:hideMark/>
          </w:tcPr>
          <w:p w14:paraId="63FDF909" w14:textId="77777777" w:rsidR="008C29D9" w:rsidRPr="00773417" w:rsidRDefault="008C29D9" w:rsidP="000B5956">
            <w:pPr>
              <w:rPr>
                <w:bCs/>
                <w:sz w:val="18"/>
                <w:szCs w:val="18"/>
              </w:rPr>
            </w:pPr>
            <w:r>
              <w:rPr>
                <w:bCs/>
                <w:sz w:val="18"/>
                <w:szCs w:val="18"/>
              </w:rPr>
              <w:t>ETL</w:t>
            </w:r>
          </w:p>
        </w:tc>
        <w:tc>
          <w:tcPr>
            <w:tcW w:w="1202" w:type="pct"/>
            <w:noWrap/>
            <w:hideMark/>
          </w:tcPr>
          <w:p w14:paraId="2147BEAA" w14:textId="77777777" w:rsidR="008C29D9" w:rsidRPr="00773417" w:rsidRDefault="008C29D9" w:rsidP="000B5956">
            <w:pPr>
              <w:rPr>
                <w:sz w:val="18"/>
                <w:szCs w:val="18"/>
              </w:rPr>
            </w:pPr>
            <w:r w:rsidRPr="00773417">
              <w:rPr>
                <w:sz w:val="18"/>
                <w:szCs w:val="18"/>
              </w:rPr>
              <w:t>ETL number from Common Components</w:t>
            </w:r>
          </w:p>
        </w:tc>
        <w:tc>
          <w:tcPr>
            <w:tcW w:w="310" w:type="pct"/>
            <w:noWrap/>
            <w:hideMark/>
          </w:tcPr>
          <w:p w14:paraId="586A44EA" w14:textId="77777777" w:rsidR="008C29D9" w:rsidRPr="00773417" w:rsidRDefault="008C29D9" w:rsidP="000B5956">
            <w:pPr>
              <w:rPr>
                <w:sz w:val="18"/>
                <w:szCs w:val="18"/>
              </w:rPr>
            </w:pPr>
            <w:r w:rsidRPr="00773417">
              <w:rPr>
                <w:sz w:val="18"/>
                <w:szCs w:val="18"/>
              </w:rPr>
              <w:t>8</w:t>
            </w:r>
          </w:p>
        </w:tc>
        <w:tc>
          <w:tcPr>
            <w:tcW w:w="223" w:type="pct"/>
            <w:noWrap/>
            <w:hideMark/>
          </w:tcPr>
          <w:p w14:paraId="7FE2B7F2" w14:textId="77777777" w:rsidR="008C29D9" w:rsidRPr="00773417" w:rsidRDefault="008C29D9" w:rsidP="000B5956">
            <w:pPr>
              <w:rPr>
                <w:sz w:val="18"/>
                <w:szCs w:val="18"/>
              </w:rPr>
            </w:pPr>
            <w:r w:rsidRPr="00773417">
              <w:rPr>
                <w:sz w:val="18"/>
                <w:szCs w:val="18"/>
              </w:rPr>
              <w:t>Num</w:t>
            </w:r>
          </w:p>
        </w:tc>
        <w:tc>
          <w:tcPr>
            <w:tcW w:w="335" w:type="pct"/>
            <w:noWrap/>
            <w:hideMark/>
          </w:tcPr>
          <w:p w14:paraId="37B7B12E" w14:textId="77777777" w:rsidR="008C29D9" w:rsidRPr="00773417" w:rsidRDefault="008C29D9" w:rsidP="000B5956">
            <w:pPr>
              <w:rPr>
                <w:sz w:val="18"/>
                <w:szCs w:val="18"/>
              </w:rPr>
            </w:pPr>
          </w:p>
        </w:tc>
        <w:tc>
          <w:tcPr>
            <w:tcW w:w="266" w:type="pct"/>
            <w:noWrap/>
            <w:hideMark/>
          </w:tcPr>
          <w:p w14:paraId="1D150BB4" w14:textId="77777777" w:rsidR="008C29D9" w:rsidRPr="00773417" w:rsidRDefault="008C29D9" w:rsidP="000B5956">
            <w:pPr>
              <w:rPr>
                <w:sz w:val="18"/>
                <w:szCs w:val="18"/>
              </w:rPr>
            </w:pPr>
          </w:p>
        </w:tc>
        <w:tc>
          <w:tcPr>
            <w:tcW w:w="1244" w:type="pct"/>
            <w:noWrap/>
            <w:hideMark/>
          </w:tcPr>
          <w:p w14:paraId="4B6EB1A3" w14:textId="77777777" w:rsidR="008C29D9" w:rsidRPr="00773417" w:rsidRDefault="008C29D9" w:rsidP="000B5956">
            <w:pPr>
              <w:rPr>
                <w:sz w:val="18"/>
                <w:szCs w:val="18"/>
              </w:rPr>
            </w:pPr>
            <w:r w:rsidRPr="00773417">
              <w:rPr>
                <w:sz w:val="18"/>
                <w:szCs w:val="18"/>
              </w:rPr>
              <w:t>Commo</w:t>
            </w:r>
            <w:r>
              <w:rPr>
                <w:sz w:val="18"/>
                <w:szCs w:val="18"/>
              </w:rPr>
              <w:t>n Components macro variable ETL</w:t>
            </w:r>
          </w:p>
        </w:tc>
        <w:tc>
          <w:tcPr>
            <w:tcW w:w="777" w:type="pct"/>
            <w:noWrap/>
            <w:hideMark/>
          </w:tcPr>
          <w:p w14:paraId="70A18B5C" w14:textId="1511985A" w:rsidR="008C29D9" w:rsidRPr="00773417" w:rsidRDefault="008C29D9" w:rsidP="00F54CE6">
            <w:pPr>
              <w:rPr>
                <w:sz w:val="18"/>
                <w:szCs w:val="18"/>
              </w:rPr>
            </w:pPr>
            <w:r>
              <w:rPr>
                <w:sz w:val="18"/>
                <w:szCs w:val="18"/>
              </w:rPr>
              <w:t>Assigned by the SOC</w:t>
            </w:r>
          </w:p>
        </w:tc>
        <w:tc>
          <w:tcPr>
            <w:tcW w:w="282" w:type="pct"/>
            <w:noWrap/>
            <w:hideMark/>
          </w:tcPr>
          <w:p w14:paraId="006C3DC4" w14:textId="77777777" w:rsidR="008C29D9" w:rsidRPr="00773417" w:rsidRDefault="008C29D9" w:rsidP="000B5956">
            <w:pPr>
              <w:jc w:val="right"/>
              <w:rPr>
                <w:sz w:val="18"/>
                <w:szCs w:val="18"/>
              </w:rPr>
            </w:pPr>
            <w:r>
              <w:rPr>
                <w:sz w:val="18"/>
                <w:szCs w:val="18"/>
              </w:rPr>
              <w:t>2</w:t>
            </w:r>
          </w:p>
        </w:tc>
      </w:tr>
    </w:tbl>
    <w:p w14:paraId="75FB7818" w14:textId="77777777" w:rsidR="008C29D9" w:rsidRPr="00773417" w:rsidRDefault="008C29D9" w:rsidP="008C29D9">
      <w:pPr>
        <w:spacing w:before="120"/>
      </w:pPr>
      <w:r w:rsidRPr="00773417">
        <w:rPr>
          <w:b/>
          <w:bCs/>
        </w:rPr>
        <w:t>Example</w:t>
      </w:r>
    </w:p>
    <w:tbl>
      <w:tblPr>
        <w:tblStyle w:val="TableGrid"/>
        <w:tblW w:w="2326" w:type="dxa"/>
        <w:tblLook w:val="04A0" w:firstRow="1" w:lastRow="0" w:firstColumn="1" w:lastColumn="0" w:noHBand="0" w:noVBand="1"/>
      </w:tblPr>
      <w:tblGrid>
        <w:gridCol w:w="1360"/>
        <w:gridCol w:w="966"/>
      </w:tblGrid>
      <w:tr w:rsidR="008C29D9" w:rsidRPr="00773417" w14:paraId="37218373" w14:textId="77777777" w:rsidTr="000B5956">
        <w:tc>
          <w:tcPr>
            <w:tcW w:w="1360" w:type="dxa"/>
            <w:noWrap/>
            <w:vAlign w:val="center"/>
            <w:hideMark/>
          </w:tcPr>
          <w:p w14:paraId="4B3B1892" w14:textId="77777777" w:rsidR="008C29D9" w:rsidRPr="00773417" w:rsidRDefault="008C29D9" w:rsidP="000B5956">
            <w:pPr>
              <w:jc w:val="center"/>
              <w:rPr>
                <w:b/>
                <w:bCs/>
                <w:sz w:val="16"/>
                <w:szCs w:val="16"/>
              </w:rPr>
            </w:pPr>
            <w:r>
              <w:rPr>
                <w:b/>
                <w:bCs/>
                <w:sz w:val="16"/>
                <w:szCs w:val="16"/>
              </w:rPr>
              <w:t>DP</w:t>
            </w:r>
          </w:p>
        </w:tc>
        <w:tc>
          <w:tcPr>
            <w:tcW w:w="966" w:type="dxa"/>
            <w:noWrap/>
            <w:vAlign w:val="center"/>
            <w:hideMark/>
          </w:tcPr>
          <w:p w14:paraId="352A6997" w14:textId="77777777" w:rsidR="008C29D9" w:rsidRPr="00773417" w:rsidRDefault="008C29D9" w:rsidP="000B5956">
            <w:pPr>
              <w:jc w:val="center"/>
              <w:rPr>
                <w:b/>
                <w:bCs/>
                <w:sz w:val="16"/>
                <w:szCs w:val="16"/>
              </w:rPr>
            </w:pPr>
            <w:r>
              <w:rPr>
                <w:b/>
                <w:bCs/>
                <w:sz w:val="16"/>
                <w:szCs w:val="16"/>
              </w:rPr>
              <w:t>ETL</w:t>
            </w:r>
          </w:p>
        </w:tc>
      </w:tr>
      <w:tr w:rsidR="008C29D9" w:rsidRPr="00773417" w14:paraId="4AEC4DA2" w14:textId="77777777" w:rsidTr="000B5956">
        <w:tc>
          <w:tcPr>
            <w:tcW w:w="1360" w:type="dxa"/>
            <w:noWrap/>
            <w:hideMark/>
          </w:tcPr>
          <w:p w14:paraId="1BBC9218" w14:textId="77777777" w:rsidR="008C29D9" w:rsidRPr="00773417" w:rsidRDefault="008C29D9" w:rsidP="000B5956">
            <w:pPr>
              <w:rPr>
                <w:sz w:val="16"/>
                <w:szCs w:val="16"/>
              </w:rPr>
            </w:pPr>
            <w:r>
              <w:rPr>
                <w:sz w:val="16"/>
                <w:szCs w:val="16"/>
              </w:rPr>
              <w:t>XXXXXX</w:t>
            </w:r>
          </w:p>
        </w:tc>
        <w:tc>
          <w:tcPr>
            <w:tcW w:w="966" w:type="dxa"/>
            <w:noWrap/>
            <w:hideMark/>
          </w:tcPr>
          <w:p w14:paraId="2C3D68DA" w14:textId="77777777" w:rsidR="008C29D9" w:rsidRPr="00773417" w:rsidRDefault="008C29D9" w:rsidP="000B5956">
            <w:pPr>
              <w:jc w:val="right"/>
              <w:rPr>
                <w:sz w:val="16"/>
                <w:szCs w:val="16"/>
              </w:rPr>
            </w:pPr>
            <w:r w:rsidRPr="00773417">
              <w:rPr>
                <w:sz w:val="16"/>
                <w:szCs w:val="16"/>
              </w:rPr>
              <w:t>7</w:t>
            </w:r>
          </w:p>
        </w:tc>
      </w:tr>
    </w:tbl>
    <w:p w14:paraId="666B22E8" w14:textId="28694044" w:rsidR="008C29D9" w:rsidRDefault="008C29D9" w:rsidP="008C29D9">
      <w:pPr>
        <w:spacing w:line="259" w:lineRule="auto"/>
      </w:pPr>
    </w:p>
    <w:p w14:paraId="68D34479" w14:textId="77777777" w:rsidR="007B2B97" w:rsidRDefault="007B2B97" w:rsidP="008C29D9">
      <w:pPr>
        <w:spacing w:line="259" w:lineRule="auto"/>
      </w:pPr>
    </w:p>
    <w:p w14:paraId="3726FD11" w14:textId="77777777" w:rsidR="008C29D9" w:rsidRPr="00372277" w:rsidRDefault="008C29D9" w:rsidP="008C29D9">
      <w:pPr>
        <w:keepNext/>
        <w:spacing w:after="120"/>
      </w:pPr>
      <w:r w:rsidRPr="00372277">
        <w:t xml:space="preserve">Filename: </w:t>
      </w:r>
      <w:r w:rsidRPr="00372277">
        <w:rPr>
          <w:b/>
        </w:rPr>
        <w:t>licensed</w:t>
      </w:r>
    </w:p>
    <w:tbl>
      <w:tblPr>
        <w:tblStyle w:val="TableGrid"/>
        <w:tblW w:w="5000" w:type="pct"/>
        <w:tblLook w:val="04A0" w:firstRow="1" w:lastRow="0" w:firstColumn="1" w:lastColumn="0" w:noHBand="0" w:noVBand="1"/>
      </w:tblPr>
      <w:tblGrid>
        <w:gridCol w:w="1080"/>
        <w:gridCol w:w="3066"/>
        <w:gridCol w:w="816"/>
        <w:gridCol w:w="583"/>
        <w:gridCol w:w="878"/>
        <w:gridCol w:w="666"/>
        <w:gridCol w:w="3153"/>
        <w:gridCol w:w="1966"/>
        <w:gridCol w:w="742"/>
      </w:tblGrid>
      <w:tr w:rsidR="008C29D9" w:rsidRPr="00372277" w14:paraId="5AD91BE1" w14:textId="77777777" w:rsidTr="000B5956">
        <w:trPr>
          <w:cantSplit/>
          <w:tblHeader/>
        </w:trPr>
        <w:tc>
          <w:tcPr>
            <w:tcW w:w="362" w:type="pct"/>
            <w:noWrap/>
            <w:hideMark/>
          </w:tcPr>
          <w:p w14:paraId="6DC74665" w14:textId="77777777" w:rsidR="008C29D9" w:rsidRPr="00372277" w:rsidRDefault="008C29D9" w:rsidP="000B5956">
            <w:pPr>
              <w:jc w:val="center"/>
              <w:rPr>
                <w:b/>
                <w:bCs/>
                <w:sz w:val="18"/>
                <w:szCs w:val="18"/>
              </w:rPr>
            </w:pPr>
            <w:r w:rsidRPr="00372277">
              <w:rPr>
                <w:b/>
                <w:bCs/>
                <w:sz w:val="18"/>
                <w:szCs w:val="18"/>
              </w:rPr>
              <w:t>VARIABLE</w:t>
            </w:r>
          </w:p>
        </w:tc>
        <w:tc>
          <w:tcPr>
            <w:tcW w:w="1202" w:type="pct"/>
            <w:noWrap/>
            <w:hideMark/>
          </w:tcPr>
          <w:p w14:paraId="10E48D00" w14:textId="77777777" w:rsidR="008C29D9" w:rsidRPr="00372277" w:rsidRDefault="008C29D9" w:rsidP="000B5956">
            <w:pPr>
              <w:jc w:val="center"/>
              <w:rPr>
                <w:b/>
                <w:bCs/>
                <w:sz w:val="18"/>
                <w:szCs w:val="18"/>
              </w:rPr>
            </w:pPr>
            <w:r w:rsidRPr="00372277">
              <w:rPr>
                <w:b/>
                <w:bCs/>
                <w:sz w:val="18"/>
                <w:szCs w:val="18"/>
              </w:rPr>
              <w:t>DESCRIPTION</w:t>
            </w:r>
          </w:p>
        </w:tc>
        <w:tc>
          <w:tcPr>
            <w:tcW w:w="310" w:type="pct"/>
            <w:noWrap/>
            <w:hideMark/>
          </w:tcPr>
          <w:p w14:paraId="2B01F9AA" w14:textId="77777777" w:rsidR="008C29D9" w:rsidRPr="00372277" w:rsidRDefault="008C29D9" w:rsidP="000B5956">
            <w:pPr>
              <w:jc w:val="center"/>
              <w:rPr>
                <w:b/>
                <w:bCs/>
                <w:sz w:val="18"/>
                <w:szCs w:val="18"/>
              </w:rPr>
            </w:pPr>
            <w:r w:rsidRPr="00372277">
              <w:rPr>
                <w:b/>
                <w:bCs/>
                <w:sz w:val="18"/>
                <w:szCs w:val="18"/>
              </w:rPr>
              <w:t>LENGTH</w:t>
            </w:r>
          </w:p>
        </w:tc>
        <w:tc>
          <w:tcPr>
            <w:tcW w:w="223" w:type="pct"/>
            <w:noWrap/>
            <w:hideMark/>
          </w:tcPr>
          <w:p w14:paraId="05D3BF3C" w14:textId="77777777" w:rsidR="008C29D9" w:rsidRPr="00372277" w:rsidRDefault="008C29D9" w:rsidP="000B5956">
            <w:pPr>
              <w:jc w:val="center"/>
              <w:rPr>
                <w:b/>
                <w:bCs/>
                <w:sz w:val="18"/>
                <w:szCs w:val="18"/>
              </w:rPr>
            </w:pPr>
            <w:r w:rsidRPr="00372277">
              <w:rPr>
                <w:b/>
                <w:bCs/>
                <w:sz w:val="18"/>
                <w:szCs w:val="18"/>
              </w:rPr>
              <w:t>TYPE</w:t>
            </w:r>
          </w:p>
        </w:tc>
        <w:tc>
          <w:tcPr>
            <w:tcW w:w="335" w:type="pct"/>
            <w:noWrap/>
            <w:hideMark/>
          </w:tcPr>
          <w:p w14:paraId="275C176C" w14:textId="77777777" w:rsidR="008C29D9" w:rsidRPr="00372277" w:rsidRDefault="008C29D9" w:rsidP="000B5956">
            <w:pPr>
              <w:jc w:val="center"/>
              <w:rPr>
                <w:b/>
                <w:bCs/>
                <w:sz w:val="18"/>
                <w:szCs w:val="18"/>
              </w:rPr>
            </w:pPr>
            <w:r w:rsidRPr="00372277">
              <w:rPr>
                <w:b/>
                <w:bCs/>
                <w:sz w:val="18"/>
                <w:szCs w:val="18"/>
              </w:rPr>
              <w:t>FORMAT</w:t>
            </w:r>
          </w:p>
        </w:tc>
        <w:tc>
          <w:tcPr>
            <w:tcW w:w="266" w:type="pct"/>
            <w:noWrap/>
            <w:hideMark/>
          </w:tcPr>
          <w:p w14:paraId="12FB4DAC" w14:textId="77777777" w:rsidR="008C29D9" w:rsidRPr="00372277" w:rsidRDefault="008C29D9" w:rsidP="000B5956">
            <w:pPr>
              <w:jc w:val="center"/>
              <w:rPr>
                <w:b/>
                <w:bCs/>
                <w:sz w:val="18"/>
                <w:szCs w:val="18"/>
              </w:rPr>
            </w:pPr>
            <w:r w:rsidRPr="00372277">
              <w:rPr>
                <w:b/>
                <w:bCs/>
                <w:sz w:val="18"/>
                <w:szCs w:val="18"/>
              </w:rPr>
              <w:t>LABEL</w:t>
            </w:r>
          </w:p>
        </w:tc>
        <w:tc>
          <w:tcPr>
            <w:tcW w:w="1244" w:type="pct"/>
            <w:noWrap/>
            <w:hideMark/>
          </w:tcPr>
          <w:p w14:paraId="4DDF853E" w14:textId="77777777" w:rsidR="008C29D9" w:rsidRPr="00372277" w:rsidRDefault="008C29D9" w:rsidP="000B5956">
            <w:pPr>
              <w:jc w:val="center"/>
              <w:rPr>
                <w:b/>
                <w:bCs/>
                <w:sz w:val="18"/>
                <w:szCs w:val="18"/>
              </w:rPr>
            </w:pPr>
            <w:r w:rsidRPr="00372277">
              <w:rPr>
                <w:b/>
                <w:bCs/>
                <w:sz w:val="18"/>
                <w:szCs w:val="18"/>
              </w:rPr>
              <w:t>SOURCE</w:t>
            </w:r>
          </w:p>
        </w:tc>
        <w:tc>
          <w:tcPr>
            <w:tcW w:w="777" w:type="pct"/>
            <w:noWrap/>
            <w:hideMark/>
          </w:tcPr>
          <w:p w14:paraId="1307797D" w14:textId="77777777" w:rsidR="008C29D9" w:rsidRPr="00372277" w:rsidRDefault="008C29D9" w:rsidP="000B5956">
            <w:pPr>
              <w:jc w:val="center"/>
              <w:rPr>
                <w:b/>
                <w:bCs/>
                <w:sz w:val="18"/>
                <w:szCs w:val="18"/>
              </w:rPr>
            </w:pPr>
            <w:r w:rsidRPr="00372277">
              <w:rPr>
                <w:b/>
                <w:bCs/>
                <w:sz w:val="18"/>
                <w:szCs w:val="18"/>
              </w:rPr>
              <w:t>DERIVATION</w:t>
            </w:r>
          </w:p>
        </w:tc>
        <w:tc>
          <w:tcPr>
            <w:tcW w:w="282" w:type="pct"/>
            <w:noWrap/>
            <w:hideMark/>
          </w:tcPr>
          <w:p w14:paraId="20CC5B59" w14:textId="77777777" w:rsidR="008C29D9" w:rsidRPr="00372277" w:rsidRDefault="008C29D9" w:rsidP="000B5956">
            <w:pPr>
              <w:jc w:val="center"/>
              <w:rPr>
                <w:b/>
                <w:bCs/>
                <w:sz w:val="18"/>
                <w:szCs w:val="18"/>
              </w:rPr>
            </w:pPr>
            <w:r w:rsidRPr="00372277">
              <w:rPr>
                <w:b/>
                <w:bCs/>
                <w:sz w:val="18"/>
                <w:szCs w:val="18"/>
              </w:rPr>
              <w:t>ORDER</w:t>
            </w:r>
          </w:p>
        </w:tc>
      </w:tr>
      <w:tr w:rsidR="008C29D9" w:rsidRPr="00372277" w14:paraId="1BA29FE2" w14:textId="77777777" w:rsidTr="000B5956">
        <w:trPr>
          <w:cantSplit/>
          <w:trHeight w:val="188"/>
        </w:trPr>
        <w:tc>
          <w:tcPr>
            <w:tcW w:w="362" w:type="pct"/>
            <w:noWrap/>
            <w:hideMark/>
          </w:tcPr>
          <w:p w14:paraId="560F6991" w14:textId="77777777" w:rsidR="008C29D9" w:rsidRPr="00372277" w:rsidRDefault="008C29D9" w:rsidP="000B5956">
            <w:pPr>
              <w:rPr>
                <w:bCs/>
                <w:sz w:val="18"/>
                <w:szCs w:val="18"/>
              </w:rPr>
            </w:pPr>
            <w:r w:rsidRPr="00372277">
              <w:rPr>
                <w:bCs/>
                <w:sz w:val="18"/>
                <w:szCs w:val="18"/>
              </w:rPr>
              <w:t>DP</w:t>
            </w:r>
          </w:p>
        </w:tc>
        <w:tc>
          <w:tcPr>
            <w:tcW w:w="1202" w:type="pct"/>
            <w:hideMark/>
          </w:tcPr>
          <w:p w14:paraId="2851CFEC" w14:textId="77777777" w:rsidR="008C29D9" w:rsidRPr="00372277" w:rsidRDefault="008C29D9" w:rsidP="000B5956">
            <w:pPr>
              <w:rPr>
                <w:sz w:val="18"/>
                <w:szCs w:val="18"/>
              </w:rPr>
            </w:pPr>
            <w:r w:rsidRPr="00372277">
              <w:rPr>
                <w:sz w:val="18"/>
                <w:szCs w:val="18"/>
              </w:rPr>
              <w:t>3-6 character Data Partner identifier</w:t>
            </w:r>
          </w:p>
        </w:tc>
        <w:tc>
          <w:tcPr>
            <w:tcW w:w="310" w:type="pct"/>
            <w:noWrap/>
            <w:hideMark/>
          </w:tcPr>
          <w:p w14:paraId="65A247F4" w14:textId="77777777" w:rsidR="008C29D9" w:rsidRPr="00372277" w:rsidRDefault="008C29D9" w:rsidP="000B5956">
            <w:pPr>
              <w:rPr>
                <w:sz w:val="18"/>
                <w:szCs w:val="18"/>
              </w:rPr>
            </w:pPr>
            <w:r w:rsidRPr="00372277">
              <w:rPr>
                <w:sz w:val="18"/>
                <w:szCs w:val="18"/>
              </w:rPr>
              <w:t>$6</w:t>
            </w:r>
          </w:p>
        </w:tc>
        <w:tc>
          <w:tcPr>
            <w:tcW w:w="223" w:type="pct"/>
            <w:noWrap/>
            <w:hideMark/>
          </w:tcPr>
          <w:p w14:paraId="1DAF56D3" w14:textId="77777777" w:rsidR="008C29D9" w:rsidRPr="00372277" w:rsidRDefault="008C29D9" w:rsidP="000B5956">
            <w:pPr>
              <w:rPr>
                <w:sz w:val="18"/>
                <w:szCs w:val="18"/>
              </w:rPr>
            </w:pPr>
            <w:r w:rsidRPr="00372277">
              <w:rPr>
                <w:sz w:val="18"/>
                <w:szCs w:val="18"/>
              </w:rPr>
              <w:t>Char</w:t>
            </w:r>
          </w:p>
        </w:tc>
        <w:tc>
          <w:tcPr>
            <w:tcW w:w="335" w:type="pct"/>
            <w:noWrap/>
            <w:hideMark/>
          </w:tcPr>
          <w:p w14:paraId="6AA2A7CE" w14:textId="77777777" w:rsidR="008C29D9" w:rsidRPr="00372277" w:rsidRDefault="008C29D9" w:rsidP="000B5956">
            <w:pPr>
              <w:rPr>
                <w:sz w:val="18"/>
                <w:szCs w:val="18"/>
              </w:rPr>
            </w:pPr>
          </w:p>
        </w:tc>
        <w:tc>
          <w:tcPr>
            <w:tcW w:w="266" w:type="pct"/>
            <w:noWrap/>
            <w:hideMark/>
          </w:tcPr>
          <w:p w14:paraId="7D0C6ACA" w14:textId="77777777" w:rsidR="008C29D9" w:rsidRPr="00372277" w:rsidRDefault="008C29D9" w:rsidP="000B5956">
            <w:pPr>
              <w:rPr>
                <w:sz w:val="18"/>
                <w:szCs w:val="18"/>
              </w:rPr>
            </w:pPr>
          </w:p>
        </w:tc>
        <w:tc>
          <w:tcPr>
            <w:tcW w:w="1244" w:type="pct"/>
            <w:hideMark/>
          </w:tcPr>
          <w:p w14:paraId="6069C93B" w14:textId="77777777" w:rsidR="008C29D9" w:rsidRPr="00372277" w:rsidRDefault="008C29D9" w:rsidP="000B5956">
            <w:pPr>
              <w:rPr>
                <w:sz w:val="18"/>
                <w:szCs w:val="18"/>
              </w:rPr>
            </w:pPr>
            <w:r w:rsidRPr="00372277">
              <w:rPr>
                <w:sz w:val="18"/>
                <w:szCs w:val="18"/>
              </w:rPr>
              <w:t>Common Components macro variable DP</w:t>
            </w:r>
          </w:p>
        </w:tc>
        <w:tc>
          <w:tcPr>
            <w:tcW w:w="777" w:type="pct"/>
            <w:hideMark/>
          </w:tcPr>
          <w:p w14:paraId="5559D465" w14:textId="77777777" w:rsidR="008C29D9" w:rsidRPr="00372277" w:rsidRDefault="008C29D9" w:rsidP="000B5956">
            <w:pPr>
              <w:rPr>
                <w:sz w:val="18"/>
                <w:szCs w:val="18"/>
              </w:rPr>
            </w:pPr>
            <w:r w:rsidRPr="00372277">
              <w:rPr>
                <w:sz w:val="18"/>
                <w:szCs w:val="18"/>
              </w:rPr>
              <w:t xml:space="preserve">Assigned by the SOC  </w:t>
            </w:r>
          </w:p>
        </w:tc>
        <w:tc>
          <w:tcPr>
            <w:tcW w:w="282" w:type="pct"/>
            <w:noWrap/>
            <w:hideMark/>
          </w:tcPr>
          <w:p w14:paraId="7235F91C" w14:textId="77777777" w:rsidR="008C29D9" w:rsidRPr="00372277" w:rsidRDefault="008C29D9" w:rsidP="000B5956">
            <w:pPr>
              <w:jc w:val="right"/>
              <w:rPr>
                <w:sz w:val="18"/>
                <w:szCs w:val="18"/>
              </w:rPr>
            </w:pPr>
            <w:r w:rsidRPr="00372277">
              <w:rPr>
                <w:sz w:val="18"/>
                <w:szCs w:val="18"/>
              </w:rPr>
              <w:t>1</w:t>
            </w:r>
          </w:p>
        </w:tc>
      </w:tr>
      <w:tr w:rsidR="008C29D9" w:rsidRPr="00372277" w14:paraId="6C071912" w14:textId="77777777" w:rsidTr="000B5956">
        <w:trPr>
          <w:cantSplit/>
        </w:trPr>
        <w:tc>
          <w:tcPr>
            <w:tcW w:w="362" w:type="pct"/>
            <w:noWrap/>
          </w:tcPr>
          <w:p w14:paraId="48DC6C8E" w14:textId="77777777" w:rsidR="008C29D9" w:rsidRPr="00372277" w:rsidRDefault="008C29D9" w:rsidP="000B5956">
            <w:pPr>
              <w:rPr>
                <w:bCs/>
                <w:sz w:val="18"/>
                <w:szCs w:val="18"/>
              </w:rPr>
            </w:pPr>
            <w:r w:rsidRPr="00372277">
              <w:rPr>
                <w:bCs/>
                <w:sz w:val="18"/>
                <w:szCs w:val="18"/>
              </w:rPr>
              <w:t>Component</w:t>
            </w:r>
          </w:p>
        </w:tc>
        <w:tc>
          <w:tcPr>
            <w:tcW w:w="1202" w:type="pct"/>
            <w:noWrap/>
          </w:tcPr>
          <w:p w14:paraId="4B3D5A0E" w14:textId="77777777" w:rsidR="008C29D9" w:rsidRPr="00372277" w:rsidRDefault="008C29D9" w:rsidP="000B5956">
            <w:pPr>
              <w:rPr>
                <w:sz w:val="18"/>
                <w:szCs w:val="18"/>
              </w:rPr>
            </w:pPr>
          </w:p>
        </w:tc>
        <w:tc>
          <w:tcPr>
            <w:tcW w:w="310" w:type="pct"/>
            <w:noWrap/>
          </w:tcPr>
          <w:p w14:paraId="0BB49618" w14:textId="77777777" w:rsidR="008C29D9" w:rsidRPr="00372277" w:rsidRDefault="008C29D9" w:rsidP="000B5956">
            <w:pPr>
              <w:rPr>
                <w:sz w:val="18"/>
                <w:szCs w:val="18"/>
              </w:rPr>
            </w:pPr>
            <w:r w:rsidRPr="00372277">
              <w:rPr>
                <w:sz w:val="18"/>
                <w:szCs w:val="18"/>
              </w:rPr>
              <w:t>$15</w:t>
            </w:r>
          </w:p>
        </w:tc>
        <w:tc>
          <w:tcPr>
            <w:tcW w:w="223" w:type="pct"/>
            <w:noWrap/>
          </w:tcPr>
          <w:p w14:paraId="29EEC361" w14:textId="77777777" w:rsidR="008C29D9" w:rsidRPr="00372277" w:rsidRDefault="008C29D9" w:rsidP="000B5956">
            <w:pPr>
              <w:rPr>
                <w:sz w:val="18"/>
                <w:szCs w:val="18"/>
              </w:rPr>
            </w:pPr>
            <w:r w:rsidRPr="00372277">
              <w:rPr>
                <w:sz w:val="18"/>
                <w:szCs w:val="18"/>
              </w:rPr>
              <w:t>Char</w:t>
            </w:r>
          </w:p>
        </w:tc>
        <w:tc>
          <w:tcPr>
            <w:tcW w:w="335" w:type="pct"/>
            <w:noWrap/>
          </w:tcPr>
          <w:p w14:paraId="47CA1D9B" w14:textId="77777777" w:rsidR="008C29D9" w:rsidRPr="00372277" w:rsidRDefault="008C29D9" w:rsidP="000B5956">
            <w:pPr>
              <w:rPr>
                <w:sz w:val="18"/>
                <w:szCs w:val="18"/>
              </w:rPr>
            </w:pPr>
          </w:p>
        </w:tc>
        <w:tc>
          <w:tcPr>
            <w:tcW w:w="266" w:type="pct"/>
            <w:noWrap/>
          </w:tcPr>
          <w:p w14:paraId="2FDE9415" w14:textId="77777777" w:rsidR="008C29D9" w:rsidRPr="00372277" w:rsidRDefault="008C29D9" w:rsidP="000B5956">
            <w:pPr>
              <w:rPr>
                <w:sz w:val="18"/>
                <w:szCs w:val="18"/>
              </w:rPr>
            </w:pPr>
          </w:p>
        </w:tc>
        <w:tc>
          <w:tcPr>
            <w:tcW w:w="1244" w:type="pct"/>
            <w:noWrap/>
          </w:tcPr>
          <w:p w14:paraId="08E3BC21" w14:textId="77777777" w:rsidR="008C29D9" w:rsidRPr="00372277" w:rsidRDefault="008C29D9" w:rsidP="000B5956">
            <w:pPr>
              <w:rPr>
                <w:sz w:val="18"/>
                <w:szCs w:val="18"/>
              </w:rPr>
            </w:pPr>
          </w:p>
        </w:tc>
        <w:tc>
          <w:tcPr>
            <w:tcW w:w="777" w:type="pct"/>
            <w:noWrap/>
          </w:tcPr>
          <w:p w14:paraId="23B4F0F1" w14:textId="77777777" w:rsidR="008C29D9" w:rsidRPr="00372277" w:rsidRDefault="008C29D9" w:rsidP="000B5956">
            <w:pPr>
              <w:rPr>
                <w:sz w:val="18"/>
                <w:szCs w:val="18"/>
              </w:rPr>
            </w:pPr>
          </w:p>
        </w:tc>
        <w:tc>
          <w:tcPr>
            <w:tcW w:w="282" w:type="pct"/>
            <w:noWrap/>
            <w:hideMark/>
          </w:tcPr>
          <w:p w14:paraId="6F8C14CE" w14:textId="77777777" w:rsidR="008C29D9" w:rsidRPr="00372277" w:rsidRDefault="008C29D9" w:rsidP="000B5956">
            <w:pPr>
              <w:jc w:val="right"/>
              <w:rPr>
                <w:sz w:val="18"/>
                <w:szCs w:val="18"/>
              </w:rPr>
            </w:pPr>
            <w:r w:rsidRPr="00372277">
              <w:rPr>
                <w:sz w:val="18"/>
                <w:szCs w:val="18"/>
              </w:rPr>
              <w:t>2</w:t>
            </w:r>
          </w:p>
        </w:tc>
      </w:tr>
      <w:tr w:rsidR="008C29D9" w:rsidRPr="00372277" w14:paraId="61A03961" w14:textId="77777777" w:rsidTr="000B5956">
        <w:trPr>
          <w:cantSplit/>
        </w:trPr>
        <w:tc>
          <w:tcPr>
            <w:tcW w:w="362" w:type="pct"/>
            <w:noWrap/>
          </w:tcPr>
          <w:p w14:paraId="6759B9A7" w14:textId="77777777" w:rsidR="008C29D9" w:rsidRPr="00372277" w:rsidRDefault="008C29D9" w:rsidP="000B5956">
            <w:pPr>
              <w:rPr>
                <w:bCs/>
                <w:sz w:val="18"/>
                <w:szCs w:val="18"/>
              </w:rPr>
            </w:pPr>
            <w:r w:rsidRPr="00372277">
              <w:rPr>
                <w:bCs/>
                <w:sz w:val="18"/>
                <w:szCs w:val="18"/>
              </w:rPr>
              <w:t>status</w:t>
            </w:r>
          </w:p>
        </w:tc>
        <w:tc>
          <w:tcPr>
            <w:tcW w:w="1202" w:type="pct"/>
            <w:noWrap/>
          </w:tcPr>
          <w:p w14:paraId="78342E15" w14:textId="77777777" w:rsidR="008C29D9" w:rsidRPr="00372277" w:rsidRDefault="008C29D9" w:rsidP="000B5956">
            <w:pPr>
              <w:rPr>
                <w:sz w:val="18"/>
                <w:szCs w:val="18"/>
              </w:rPr>
            </w:pPr>
          </w:p>
        </w:tc>
        <w:tc>
          <w:tcPr>
            <w:tcW w:w="310" w:type="pct"/>
            <w:noWrap/>
          </w:tcPr>
          <w:p w14:paraId="04D8C37C" w14:textId="77777777" w:rsidR="008C29D9" w:rsidRPr="00372277" w:rsidRDefault="008C29D9" w:rsidP="000B5956">
            <w:pPr>
              <w:rPr>
                <w:sz w:val="18"/>
                <w:szCs w:val="18"/>
              </w:rPr>
            </w:pPr>
            <w:r w:rsidRPr="00372277">
              <w:rPr>
                <w:sz w:val="18"/>
                <w:szCs w:val="18"/>
              </w:rPr>
              <w:t>$25</w:t>
            </w:r>
          </w:p>
        </w:tc>
        <w:tc>
          <w:tcPr>
            <w:tcW w:w="223" w:type="pct"/>
            <w:noWrap/>
          </w:tcPr>
          <w:p w14:paraId="0AD0163C" w14:textId="77777777" w:rsidR="008C29D9" w:rsidRPr="00372277" w:rsidRDefault="008C29D9" w:rsidP="000B5956">
            <w:pPr>
              <w:rPr>
                <w:sz w:val="18"/>
                <w:szCs w:val="18"/>
              </w:rPr>
            </w:pPr>
            <w:r w:rsidRPr="00372277">
              <w:rPr>
                <w:sz w:val="18"/>
                <w:szCs w:val="18"/>
              </w:rPr>
              <w:t>Char</w:t>
            </w:r>
          </w:p>
        </w:tc>
        <w:tc>
          <w:tcPr>
            <w:tcW w:w="335" w:type="pct"/>
            <w:noWrap/>
          </w:tcPr>
          <w:p w14:paraId="6BF1B963" w14:textId="77777777" w:rsidR="008C29D9" w:rsidRPr="00372277" w:rsidRDefault="008C29D9" w:rsidP="000B5956">
            <w:pPr>
              <w:rPr>
                <w:sz w:val="18"/>
                <w:szCs w:val="18"/>
              </w:rPr>
            </w:pPr>
          </w:p>
        </w:tc>
        <w:tc>
          <w:tcPr>
            <w:tcW w:w="266" w:type="pct"/>
            <w:noWrap/>
          </w:tcPr>
          <w:p w14:paraId="3361F0A5" w14:textId="77777777" w:rsidR="008C29D9" w:rsidRPr="00372277" w:rsidRDefault="008C29D9" w:rsidP="000B5956">
            <w:pPr>
              <w:rPr>
                <w:sz w:val="18"/>
                <w:szCs w:val="18"/>
              </w:rPr>
            </w:pPr>
          </w:p>
        </w:tc>
        <w:tc>
          <w:tcPr>
            <w:tcW w:w="1244" w:type="pct"/>
            <w:noWrap/>
          </w:tcPr>
          <w:p w14:paraId="4F59B026" w14:textId="77777777" w:rsidR="008C29D9" w:rsidRPr="00372277" w:rsidRDefault="008C29D9" w:rsidP="000B5956">
            <w:pPr>
              <w:rPr>
                <w:sz w:val="18"/>
                <w:szCs w:val="18"/>
              </w:rPr>
            </w:pPr>
          </w:p>
        </w:tc>
        <w:tc>
          <w:tcPr>
            <w:tcW w:w="777" w:type="pct"/>
            <w:noWrap/>
          </w:tcPr>
          <w:p w14:paraId="3EC78336" w14:textId="77777777" w:rsidR="008C29D9" w:rsidRPr="00372277" w:rsidRDefault="008C29D9" w:rsidP="000B5956">
            <w:pPr>
              <w:rPr>
                <w:sz w:val="18"/>
                <w:szCs w:val="18"/>
              </w:rPr>
            </w:pPr>
          </w:p>
        </w:tc>
        <w:tc>
          <w:tcPr>
            <w:tcW w:w="282" w:type="pct"/>
            <w:noWrap/>
          </w:tcPr>
          <w:p w14:paraId="07018D8E" w14:textId="77777777" w:rsidR="008C29D9" w:rsidRPr="00372277" w:rsidRDefault="008C29D9" w:rsidP="000B5956">
            <w:pPr>
              <w:jc w:val="right"/>
              <w:rPr>
                <w:sz w:val="18"/>
                <w:szCs w:val="18"/>
              </w:rPr>
            </w:pPr>
          </w:p>
        </w:tc>
      </w:tr>
    </w:tbl>
    <w:p w14:paraId="5AC6324D" w14:textId="77777777" w:rsidR="008C29D9" w:rsidRPr="00372277" w:rsidRDefault="008C29D9" w:rsidP="008C29D9">
      <w:pPr>
        <w:spacing w:before="120"/>
      </w:pPr>
      <w:r w:rsidRPr="00372277">
        <w:rPr>
          <w:b/>
          <w:bCs/>
        </w:rPr>
        <w:t>Example</w:t>
      </w:r>
    </w:p>
    <w:tbl>
      <w:tblPr>
        <w:tblStyle w:val="TableGrid"/>
        <w:tblW w:w="6843" w:type="dxa"/>
        <w:tblLook w:val="04A0" w:firstRow="1" w:lastRow="0" w:firstColumn="1" w:lastColumn="0" w:noHBand="0" w:noVBand="1"/>
      </w:tblPr>
      <w:tblGrid>
        <w:gridCol w:w="2801"/>
        <w:gridCol w:w="2053"/>
        <w:gridCol w:w="1989"/>
      </w:tblGrid>
      <w:tr w:rsidR="008C29D9" w:rsidRPr="00372277" w14:paraId="6C2481B6" w14:textId="77777777" w:rsidTr="000B5956">
        <w:trPr>
          <w:trHeight w:val="242"/>
        </w:trPr>
        <w:tc>
          <w:tcPr>
            <w:tcW w:w="2801" w:type="dxa"/>
            <w:noWrap/>
            <w:vAlign w:val="center"/>
            <w:hideMark/>
          </w:tcPr>
          <w:p w14:paraId="00849BAD" w14:textId="77777777" w:rsidR="008C29D9" w:rsidRPr="00372277" w:rsidRDefault="008C29D9" w:rsidP="000B5956">
            <w:pPr>
              <w:jc w:val="center"/>
              <w:rPr>
                <w:b/>
                <w:bCs/>
                <w:sz w:val="16"/>
                <w:szCs w:val="16"/>
              </w:rPr>
            </w:pPr>
            <w:r w:rsidRPr="00372277">
              <w:rPr>
                <w:b/>
                <w:bCs/>
                <w:sz w:val="16"/>
                <w:szCs w:val="16"/>
              </w:rPr>
              <w:t>DP</w:t>
            </w:r>
          </w:p>
        </w:tc>
        <w:tc>
          <w:tcPr>
            <w:tcW w:w="2053" w:type="dxa"/>
            <w:vAlign w:val="center"/>
          </w:tcPr>
          <w:p w14:paraId="7A54FE4E" w14:textId="77777777" w:rsidR="008C29D9" w:rsidRPr="00372277" w:rsidRDefault="008C29D9" w:rsidP="000B5956">
            <w:pPr>
              <w:jc w:val="center"/>
              <w:rPr>
                <w:b/>
                <w:bCs/>
                <w:sz w:val="16"/>
                <w:szCs w:val="16"/>
              </w:rPr>
            </w:pPr>
            <w:r w:rsidRPr="00372277">
              <w:rPr>
                <w:b/>
                <w:bCs/>
                <w:sz w:val="16"/>
                <w:szCs w:val="16"/>
              </w:rPr>
              <w:t>Component</w:t>
            </w:r>
          </w:p>
        </w:tc>
        <w:tc>
          <w:tcPr>
            <w:tcW w:w="1989" w:type="dxa"/>
            <w:noWrap/>
            <w:vAlign w:val="center"/>
          </w:tcPr>
          <w:p w14:paraId="29ACFAF6" w14:textId="77777777" w:rsidR="008C29D9" w:rsidRPr="00372277" w:rsidRDefault="008C29D9" w:rsidP="000B5956">
            <w:pPr>
              <w:jc w:val="center"/>
              <w:rPr>
                <w:b/>
                <w:bCs/>
                <w:sz w:val="16"/>
                <w:szCs w:val="16"/>
              </w:rPr>
            </w:pPr>
            <w:r w:rsidRPr="00372277">
              <w:rPr>
                <w:b/>
                <w:bCs/>
                <w:sz w:val="16"/>
                <w:szCs w:val="16"/>
              </w:rPr>
              <w:t>Status</w:t>
            </w:r>
          </w:p>
        </w:tc>
      </w:tr>
      <w:tr w:rsidR="008C29D9" w:rsidRPr="00372277" w14:paraId="1C3558DA" w14:textId="77777777" w:rsidTr="000B5956">
        <w:trPr>
          <w:trHeight w:val="261"/>
        </w:trPr>
        <w:tc>
          <w:tcPr>
            <w:tcW w:w="2801" w:type="dxa"/>
            <w:noWrap/>
            <w:vAlign w:val="center"/>
            <w:hideMark/>
          </w:tcPr>
          <w:p w14:paraId="4F9114DC" w14:textId="77777777" w:rsidR="008C29D9" w:rsidRPr="00372277" w:rsidRDefault="008C29D9" w:rsidP="000B5956">
            <w:pPr>
              <w:rPr>
                <w:sz w:val="16"/>
                <w:szCs w:val="16"/>
              </w:rPr>
            </w:pPr>
            <w:r w:rsidRPr="00372277">
              <w:rPr>
                <w:sz w:val="16"/>
                <w:szCs w:val="16"/>
              </w:rPr>
              <w:t>XXXXXX</w:t>
            </w:r>
          </w:p>
        </w:tc>
        <w:tc>
          <w:tcPr>
            <w:tcW w:w="2053" w:type="dxa"/>
            <w:vAlign w:val="center"/>
          </w:tcPr>
          <w:p w14:paraId="0BDA0B93" w14:textId="77777777" w:rsidR="008C29D9" w:rsidRPr="00372277" w:rsidRDefault="008C29D9" w:rsidP="000B5956">
            <w:pPr>
              <w:rPr>
                <w:sz w:val="16"/>
                <w:szCs w:val="16"/>
              </w:rPr>
            </w:pPr>
            <w:r w:rsidRPr="00372277">
              <w:rPr>
                <w:sz w:val="16"/>
                <w:szCs w:val="16"/>
              </w:rPr>
              <w:t>BASE</w:t>
            </w:r>
          </w:p>
        </w:tc>
        <w:tc>
          <w:tcPr>
            <w:tcW w:w="1989" w:type="dxa"/>
            <w:noWrap/>
            <w:vAlign w:val="center"/>
          </w:tcPr>
          <w:p w14:paraId="46FABD1A" w14:textId="77777777" w:rsidR="008C29D9" w:rsidRPr="00372277" w:rsidRDefault="008C29D9" w:rsidP="000B5956">
            <w:pPr>
              <w:rPr>
                <w:sz w:val="16"/>
                <w:szCs w:val="16"/>
              </w:rPr>
            </w:pPr>
            <w:r w:rsidRPr="00372277">
              <w:rPr>
                <w:sz w:val="16"/>
                <w:szCs w:val="16"/>
              </w:rPr>
              <w:t>Licensed</w:t>
            </w:r>
          </w:p>
        </w:tc>
      </w:tr>
      <w:tr w:rsidR="008C29D9" w:rsidRPr="00372277" w14:paraId="55168348" w14:textId="77777777" w:rsidTr="000B5956">
        <w:trPr>
          <w:trHeight w:val="242"/>
        </w:trPr>
        <w:tc>
          <w:tcPr>
            <w:tcW w:w="2801" w:type="dxa"/>
            <w:noWrap/>
            <w:vAlign w:val="center"/>
          </w:tcPr>
          <w:p w14:paraId="459E64D5" w14:textId="77777777" w:rsidR="008C29D9" w:rsidRPr="00372277" w:rsidRDefault="008C29D9" w:rsidP="000B5956">
            <w:pPr>
              <w:rPr>
                <w:sz w:val="16"/>
                <w:szCs w:val="16"/>
              </w:rPr>
            </w:pPr>
            <w:r w:rsidRPr="00372277">
              <w:rPr>
                <w:sz w:val="16"/>
                <w:szCs w:val="16"/>
              </w:rPr>
              <w:t>XXXXXX</w:t>
            </w:r>
          </w:p>
        </w:tc>
        <w:tc>
          <w:tcPr>
            <w:tcW w:w="2053" w:type="dxa"/>
            <w:vAlign w:val="center"/>
          </w:tcPr>
          <w:p w14:paraId="688F1DB6" w14:textId="77777777" w:rsidR="008C29D9" w:rsidRPr="00372277" w:rsidRDefault="008C29D9" w:rsidP="000B5956">
            <w:pPr>
              <w:rPr>
                <w:sz w:val="16"/>
                <w:szCs w:val="16"/>
              </w:rPr>
            </w:pPr>
            <w:r w:rsidRPr="00372277">
              <w:rPr>
                <w:sz w:val="16"/>
                <w:szCs w:val="16"/>
              </w:rPr>
              <w:t>STAT</w:t>
            </w:r>
          </w:p>
        </w:tc>
        <w:tc>
          <w:tcPr>
            <w:tcW w:w="1989" w:type="dxa"/>
            <w:noWrap/>
            <w:vAlign w:val="center"/>
          </w:tcPr>
          <w:p w14:paraId="5573C341" w14:textId="77777777" w:rsidR="008C29D9" w:rsidRPr="00372277" w:rsidRDefault="008C29D9" w:rsidP="000B5956">
            <w:pPr>
              <w:rPr>
                <w:sz w:val="16"/>
                <w:szCs w:val="16"/>
              </w:rPr>
            </w:pPr>
            <w:r w:rsidRPr="00372277">
              <w:rPr>
                <w:sz w:val="16"/>
                <w:szCs w:val="16"/>
              </w:rPr>
              <w:t>Licensed</w:t>
            </w:r>
          </w:p>
        </w:tc>
      </w:tr>
      <w:tr w:rsidR="008C29D9" w:rsidRPr="00372277" w14:paraId="393F07FC" w14:textId="77777777" w:rsidTr="000B5956">
        <w:trPr>
          <w:trHeight w:val="261"/>
        </w:trPr>
        <w:tc>
          <w:tcPr>
            <w:tcW w:w="2801" w:type="dxa"/>
            <w:noWrap/>
            <w:vAlign w:val="center"/>
          </w:tcPr>
          <w:p w14:paraId="5BB745DC" w14:textId="77777777" w:rsidR="008C29D9" w:rsidRPr="00372277" w:rsidRDefault="008C29D9" w:rsidP="000B5956">
            <w:pPr>
              <w:rPr>
                <w:sz w:val="16"/>
                <w:szCs w:val="16"/>
              </w:rPr>
            </w:pPr>
            <w:r w:rsidRPr="00372277">
              <w:rPr>
                <w:sz w:val="16"/>
                <w:szCs w:val="16"/>
              </w:rPr>
              <w:t>XXXXXX</w:t>
            </w:r>
          </w:p>
        </w:tc>
        <w:tc>
          <w:tcPr>
            <w:tcW w:w="2053" w:type="dxa"/>
            <w:vAlign w:val="center"/>
          </w:tcPr>
          <w:p w14:paraId="20FFE78F" w14:textId="77777777" w:rsidR="008C29D9" w:rsidRPr="00372277" w:rsidRDefault="008C29D9" w:rsidP="000B5956">
            <w:pPr>
              <w:rPr>
                <w:sz w:val="16"/>
                <w:szCs w:val="16"/>
              </w:rPr>
            </w:pPr>
            <w:r w:rsidRPr="00372277">
              <w:rPr>
                <w:sz w:val="16"/>
                <w:szCs w:val="16"/>
              </w:rPr>
              <w:t>GRAPH</w:t>
            </w:r>
          </w:p>
        </w:tc>
        <w:tc>
          <w:tcPr>
            <w:tcW w:w="1989" w:type="dxa"/>
            <w:noWrap/>
            <w:vAlign w:val="center"/>
          </w:tcPr>
          <w:p w14:paraId="14631C3D" w14:textId="77777777" w:rsidR="008C29D9" w:rsidRPr="00372277" w:rsidRDefault="008C29D9" w:rsidP="000B5956">
            <w:pPr>
              <w:rPr>
                <w:sz w:val="16"/>
                <w:szCs w:val="16"/>
              </w:rPr>
            </w:pPr>
            <w:r w:rsidRPr="00372277">
              <w:rPr>
                <w:sz w:val="16"/>
                <w:szCs w:val="16"/>
              </w:rPr>
              <w:t>Licensed</w:t>
            </w:r>
          </w:p>
        </w:tc>
      </w:tr>
      <w:tr w:rsidR="008C29D9" w:rsidRPr="00372277" w14:paraId="458DA72C" w14:textId="77777777" w:rsidTr="000B5956">
        <w:trPr>
          <w:trHeight w:val="242"/>
        </w:trPr>
        <w:tc>
          <w:tcPr>
            <w:tcW w:w="2801" w:type="dxa"/>
            <w:noWrap/>
            <w:vAlign w:val="center"/>
          </w:tcPr>
          <w:p w14:paraId="42220E63" w14:textId="77777777" w:rsidR="008C29D9" w:rsidRPr="00372277" w:rsidRDefault="008C29D9" w:rsidP="000B5956">
            <w:pPr>
              <w:rPr>
                <w:sz w:val="16"/>
                <w:szCs w:val="16"/>
              </w:rPr>
            </w:pPr>
            <w:r w:rsidRPr="00372277">
              <w:rPr>
                <w:sz w:val="16"/>
                <w:szCs w:val="16"/>
              </w:rPr>
              <w:t>XXXXXX</w:t>
            </w:r>
          </w:p>
        </w:tc>
        <w:tc>
          <w:tcPr>
            <w:tcW w:w="2053" w:type="dxa"/>
            <w:vAlign w:val="center"/>
          </w:tcPr>
          <w:p w14:paraId="2F8EBC84" w14:textId="77777777" w:rsidR="008C29D9" w:rsidRPr="00372277" w:rsidRDefault="008C29D9" w:rsidP="000B5956">
            <w:pPr>
              <w:rPr>
                <w:sz w:val="16"/>
                <w:szCs w:val="16"/>
              </w:rPr>
            </w:pPr>
            <w:r w:rsidRPr="00372277">
              <w:rPr>
                <w:sz w:val="16"/>
                <w:szCs w:val="16"/>
              </w:rPr>
              <w:t>ACC-PC FILES</w:t>
            </w:r>
          </w:p>
        </w:tc>
        <w:tc>
          <w:tcPr>
            <w:tcW w:w="1989" w:type="dxa"/>
            <w:noWrap/>
            <w:vAlign w:val="center"/>
          </w:tcPr>
          <w:p w14:paraId="11E2D18C" w14:textId="77777777" w:rsidR="008C29D9" w:rsidRPr="00372277" w:rsidRDefault="008C29D9" w:rsidP="000B5956">
            <w:pPr>
              <w:rPr>
                <w:sz w:val="16"/>
                <w:szCs w:val="16"/>
              </w:rPr>
            </w:pPr>
            <w:r w:rsidRPr="00372277">
              <w:rPr>
                <w:sz w:val="16"/>
                <w:szCs w:val="16"/>
              </w:rPr>
              <w:t>Licensed</w:t>
            </w:r>
          </w:p>
        </w:tc>
      </w:tr>
      <w:tr w:rsidR="008C29D9" w:rsidRPr="00773417" w14:paraId="1F74A636" w14:textId="77777777" w:rsidTr="000B5956">
        <w:trPr>
          <w:trHeight w:val="242"/>
        </w:trPr>
        <w:tc>
          <w:tcPr>
            <w:tcW w:w="2801" w:type="dxa"/>
            <w:noWrap/>
            <w:vAlign w:val="center"/>
          </w:tcPr>
          <w:p w14:paraId="66532F7B" w14:textId="77777777" w:rsidR="008C29D9" w:rsidRPr="00372277" w:rsidRDefault="008C29D9" w:rsidP="000B5956">
            <w:pPr>
              <w:rPr>
                <w:sz w:val="16"/>
                <w:szCs w:val="16"/>
              </w:rPr>
            </w:pPr>
            <w:r w:rsidRPr="00372277">
              <w:rPr>
                <w:sz w:val="16"/>
                <w:szCs w:val="16"/>
              </w:rPr>
              <w:t>XXXXXX</w:t>
            </w:r>
          </w:p>
        </w:tc>
        <w:tc>
          <w:tcPr>
            <w:tcW w:w="2053" w:type="dxa"/>
            <w:vAlign w:val="center"/>
          </w:tcPr>
          <w:p w14:paraId="20515C20" w14:textId="77777777" w:rsidR="008C29D9" w:rsidRPr="00372277" w:rsidRDefault="008C29D9" w:rsidP="000B5956">
            <w:pPr>
              <w:rPr>
                <w:sz w:val="16"/>
                <w:szCs w:val="16"/>
              </w:rPr>
            </w:pPr>
            <w:r w:rsidRPr="00372277">
              <w:rPr>
                <w:sz w:val="16"/>
                <w:szCs w:val="16"/>
              </w:rPr>
              <w:t>ETS</w:t>
            </w:r>
          </w:p>
        </w:tc>
        <w:tc>
          <w:tcPr>
            <w:tcW w:w="1989" w:type="dxa"/>
            <w:noWrap/>
            <w:vAlign w:val="center"/>
          </w:tcPr>
          <w:p w14:paraId="6C47F451" w14:textId="77777777" w:rsidR="008C29D9" w:rsidRDefault="008C29D9" w:rsidP="000B5956">
            <w:pPr>
              <w:rPr>
                <w:sz w:val="16"/>
                <w:szCs w:val="16"/>
              </w:rPr>
            </w:pPr>
            <w:r w:rsidRPr="00372277">
              <w:rPr>
                <w:sz w:val="16"/>
                <w:szCs w:val="16"/>
              </w:rPr>
              <w:t>Licensed</w:t>
            </w:r>
          </w:p>
        </w:tc>
      </w:tr>
    </w:tbl>
    <w:p w14:paraId="591936EA" w14:textId="77777777" w:rsidR="008C29D9" w:rsidRDefault="008C29D9" w:rsidP="008C29D9">
      <w:pPr>
        <w:spacing w:line="259" w:lineRule="auto"/>
      </w:pPr>
    </w:p>
    <w:p w14:paraId="375C8BEB" w14:textId="77777777" w:rsidR="008C29D9" w:rsidRDefault="008C29D9" w:rsidP="008C29D9">
      <w:pPr>
        <w:spacing w:line="259" w:lineRule="auto"/>
      </w:pPr>
      <w:r>
        <w:br w:type="page"/>
      </w:r>
    </w:p>
    <w:p w14:paraId="74709933" w14:textId="77777777" w:rsidR="008C29D9" w:rsidRPr="00372277" w:rsidRDefault="008C29D9" w:rsidP="008C29D9">
      <w:pPr>
        <w:keepNext/>
        <w:spacing w:after="120"/>
      </w:pPr>
      <w:r w:rsidRPr="00372277">
        <w:t xml:space="preserve">Filename: </w:t>
      </w:r>
      <w:r w:rsidRPr="00372277">
        <w:rPr>
          <w:b/>
        </w:rPr>
        <w:t>qa_cc_metadata</w:t>
      </w:r>
    </w:p>
    <w:tbl>
      <w:tblPr>
        <w:tblStyle w:val="TableGrid"/>
        <w:tblW w:w="5000" w:type="pct"/>
        <w:tblLook w:val="04A0" w:firstRow="1" w:lastRow="0" w:firstColumn="1" w:lastColumn="0" w:noHBand="0" w:noVBand="1"/>
      </w:tblPr>
      <w:tblGrid>
        <w:gridCol w:w="955"/>
        <w:gridCol w:w="3098"/>
        <w:gridCol w:w="816"/>
        <w:gridCol w:w="583"/>
        <w:gridCol w:w="878"/>
        <w:gridCol w:w="674"/>
        <w:gridCol w:w="3207"/>
        <w:gridCol w:w="1997"/>
        <w:gridCol w:w="742"/>
      </w:tblGrid>
      <w:tr w:rsidR="008C29D9" w:rsidRPr="00773417" w14:paraId="0AF37A3A" w14:textId="77777777" w:rsidTr="000B5956">
        <w:trPr>
          <w:cantSplit/>
          <w:tblHeader/>
        </w:trPr>
        <w:tc>
          <w:tcPr>
            <w:tcW w:w="362" w:type="pct"/>
            <w:noWrap/>
            <w:hideMark/>
          </w:tcPr>
          <w:p w14:paraId="1EB229C6" w14:textId="77777777" w:rsidR="008C29D9" w:rsidRPr="00372277" w:rsidRDefault="008C29D9" w:rsidP="000B5956">
            <w:pPr>
              <w:jc w:val="center"/>
              <w:rPr>
                <w:b/>
                <w:bCs/>
                <w:sz w:val="18"/>
                <w:szCs w:val="18"/>
              </w:rPr>
            </w:pPr>
            <w:r w:rsidRPr="00372277">
              <w:rPr>
                <w:b/>
                <w:bCs/>
                <w:sz w:val="18"/>
                <w:szCs w:val="18"/>
              </w:rPr>
              <w:t>VARIABLE</w:t>
            </w:r>
          </w:p>
        </w:tc>
        <w:tc>
          <w:tcPr>
            <w:tcW w:w="1202" w:type="pct"/>
            <w:noWrap/>
            <w:hideMark/>
          </w:tcPr>
          <w:p w14:paraId="33F9484E" w14:textId="77777777" w:rsidR="008C29D9" w:rsidRPr="00372277" w:rsidRDefault="008C29D9" w:rsidP="000B5956">
            <w:pPr>
              <w:jc w:val="center"/>
              <w:rPr>
                <w:b/>
                <w:bCs/>
                <w:sz w:val="18"/>
                <w:szCs w:val="18"/>
              </w:rPr>
            </w:pPr>
            <w:r w:rsidRPr="00372277">
              <w:rPr>
                <w:b/>
                <w:bCs/>
                <w:sz w:val="18"/>
                <w:szCs w:val="18"/>
              </w:rPr>
              <w:t>DESCRIPTION</w:t>
            </w:r>
          </w:p>
        </w:tc>
        <w:tc>
          <w:tcPr>
            <w:tcW w:w="310" w:type="pct"/>
            <w:noWrap/>
            <w:hideMark/>
          </w:tcPr>
          <w:p w14:paraId="7D5794BA" w14:textId="77777777" w:rsidR="008C29D9" w:rsidRPr="00372277" w:rsidRDefault="008C29D9" w:rsidP="000B5956">
            <w:pPr>
              <w:jc w:val="center"/>
              <w:rPr>
                <w:b/>
                <w:bCs/>
                <w:sz w:val="18"/>
                <w:szCs w:val="18"/>
              </w:rPr>
            </w:pPr>
            <w:r w:rsidRPr="00372277">
              <w:rPr>
                <w:b/>
                <w:bCs/>
                <w:sz w:val="18"/>
                <w:szCs w:val="18"/>
              </w:rPr>
              <w:t>LENGTH</w:t>
            </w:r>
          </w:p>
        </w:tc>
        <w:tc>
          <w:tcPr>
            <w:tcW w:w="223" w:type="pct"/>
            <w:noWrap/>
            <w:hideMark/>
          </w:tcPr>
          <w:p w14:paraId="23F18CD9" w14:textId="77777777" w:rsidR="008C29D9" w:rsidRPr="00372277" w:rsidRDefault="008C29D9" w:rsidP="000B5956">
            <w:pPr>
              <w:jc w:val="center"/>
              <w:rPr>
                <w:b/>
                <w:bCs/>
                <w:sz w:val="18"/>
                <w:szCs w:val="18"/>
              </w:rPr>
            </w:pPr>
            <w:r w:rsidRPr="00372277">
              <w:rPr>
                <w:b/>
                <w:bCs/>
                <w:sz w:val="18"/>
                <w:szCs w:val="18"/>
              </w:rPr>
              <w:t>TYPE</w:t>
            </w:r>
          </w:p>
        </w:tc>
        <w:tc>
          <w:tcPr>
            <w:tcW w:w="335" w:type="pct"/>
            <w:noWrap/>
            <w:hideMark/>
          </w:tcPr>
          <w:p w14:paraId="04B51C41" w14:textId="77777777" w:rsidR="008C29D9" w:rsidRPr="00372277" w:rsidRDefault="008C29D9" w:rsidP="000B5956">
            <w:pPr>
              <w:jc w:val="center"/>
              <w:rPr>
                <w:b/>
                <w:bCs/>
                <w:sz w:val="18"/>
                <w:szCs w:val="18"/>
              </w:rPr>
            </w:pPr>
            <w:r w:rsidRPr="00372277">
              <w:rPr>
                <w:b/>
                <w:bCs/>
                <w:sz w:val="18"/>
                <w:szCs w:val="18"/>
              </w:rPr>
              <w:t>FORMAT</w:t>
            </w:r>
          </w:p>
        </w:tc>
        <w:tc>
          <w:tcPr>
            <w:tcW w:w="266" w:type="pct"/>
            <w:noWrap/>
            <w:hideMark/>
          </w:tcPr>
          <w:p w14:paraId="33099EAA" w14:textId="77777777" w:rsidR="008C29D9" w:rsidRPr="00372277" w:rsidRDefault="008C29D9" w:rsidP="000B5956">
            <w:pPr>
              <w:jc w:val="center"/>
              <w:rPr>
                <w:b/>
                <w:bCs/>
                <w:sz w:val="18"/>
                <w:szCs w:val="18"/>
              </w:rPr>
            </w:pPr>
            <w:r w:rsidRPr="00372277">
              <w:rPr>
                <w:b/>
                <w:bCs/>
                <w:sz w:val="18"/>
                <w:szCs w:val="18"/>
              </w:rPr>
              <w:t>LABEL</w:t>
            </w:r>
          </w:p>
        </w:tc>
        <w:tc>
          <w:tcPr>
            <w:tcW w:w="1244" w:type="pct"/>
            <w:noWrap/>
            <w:hideMark/>
          </w:tcPr>
          <w:p w14:paraId="1318AA51" w14:textId="77777777" w:rsidR="008C29D9" w:rsidRPr="00372277" w:rsidRDefault="008C29D9" w:rsidP="000B5956">
            <w:pPr>
              <w:jc w:val="center"/>
              <w:rPr>
                <w:b/>
                <w:bCs/>
                <w:sz w:val="18"/>
                <w:szCs w:val="18"/>
              </w:rPr>
            </w:pPr>
            <w:r w:rsidRPr="00372277">
              <w:rPr>
                <w:b/>
                <w:bCs/>
                <w:sz w:val="18"/>
                <w:szCs w:val="18"/>
              </w:rPr>
              <w:t>SOURCE</w:t>
            </w:r>
          </w:p>
        </w:tc>
        <w:tc>
          <w:tcPr>
            <w:tcW w:w="777" w:type="pct"/>
            <w:noWrap/>
            <w:hideMark/>
          </w:tcPr>
          <w:p w14:paraId="344A8EA3" w14:textId="77777777" w:rsidR="008C29D9" w:rsidRPr="00372277" w:rsidRDefault="008C29D9" w:rsidP="000B5956">
            <w:pPr>
              <w:jc w:val="center"/>
              <w:rPr>
                <w:b/>
                <w:bCs/>
                <w:sz w:val="18"/>
                <w:szCs w:val="18"/>
              </w:rPr>
            </w:pPr>
            <w:r w:rsidRPr="00372277">
              <w:rPr>
                <w:b/>
                <w:bCs/>
                <w:sz w:val="18"/>
                <w:szCs w:val="18"/>
              </w:rPr>
              <w:t>DERIVATION</w:t>
            </w:r>
          </w:p>
        </w:tc>
        <w:tc>
          <w:tcPr>
            <w:tcW w:w="282" w:type="pct"/>
            <w:noWrap/>
            <w:hideMark/>
          </w:tcPr>
          <w:p w14:paraId="2B4ED94F" w14:textId="77777777" w:rsidR="008C29D9" w:rsidRPr="00773417" w:rsidRDefault="008C29D9" w:rsidP="000B5956">
            <w:pPr>
              <w:jc w:val="center"/>
              <w:rPr>
                <w:b/>
                <w:bCs/>
                <w:sz w:val="18"/>
                <w:szCs w:val="18"/>
              </w:rPr>
            </w:pPr>
            <w:r w:rsidRPr="00372277">
              <w:rPr>
                <w:b/>
                <w:bCs/>
                <w:sz w:val="18"/>
                <w:szCs w:val="18"/>
              </w:rPr>
              <w:t>ORDER</w:t>
            </w:r>
          </w:p>
        </w:tc>
      </w:tr>
      <w:tr w:rsidR="008C29D9" w:rsidRPr="00773417" w14:paraId="1B57DB67" w14:textId="77777777" w:rsidTr="000B5956">
        <w:trPr>
          <w:cantSplit/>
          <w:trHeight w:val="188"/>
        </w:trPr>
        <w:tc>
          <w:tcPr>
            <w:tcW w:w="362" w:type="pct"/>
            <w:noWrap/>
          </w:tcPr>
          <w:p w14:paraId="39A4C455" w14:textId="77777777" w:rsidR="008C29D9" w:rsidRPr="00773417" w:rsidRDefault="008C29D9" w:rsidP="000B5956">
            <w:pPr>
              <w:rPr>
                <w:bCs/>
                <w:sz w:val="18"/>
                <w:szCs w:val="18"/>
              </w:rPr>
            </w:pPr>
            <w:r>
              <w:rPr>
                <w:bCs/>
                <w:sz w:val="18"/>
                <w:szCs w:val="18"/>
              </w:rPr>
              <w:t>Variable</w:t>
            </w:r>
          </w:p>
        </w:tc>
        <w:tc>
          <w:tcPr>
            <w:tcW w:w="1202" w:type="pct"/>
          </w:tcPr>
          <w:p w14:paraId="010CD2BD" w14:textId="77777777" w:rsidR="008C29D9" w:rsidRPr="004C2AE8" w:rsidRDefault="008C29D9" w:rsidP="000B5956">
            <w:pPr>
              <w:rPr>
                <w:sz w:val="20"/>
                <w:szCs w:val="20"/>
              </w:rPr>
            </w:pPr>
            <w:r w:rsidRPr="004C2AE8">
              <w:rPr>
                <w:sz w:val="20"/>
                <w:szCs w:val="20"/>
              </w:rPr>
              <w:t>CC global macro variable names</w:t>
            </w:r>
          </w:p>
        </w:tc>
        <w:tc>
          <w:tcPr>
            <w:tcW w:w="310" w:type="pct"/>
            <w:noWrap/>
          </w:tcPr>
          <w:p w14:paraId="63FD58AD" w14:textId="77777777" w:rsidR="008C29D9" w:rsidRPr="00773417" w:rsidRDefault="008C29D9" w:rsidP="000B5956">
            <w:pPr>
              <w:rPr>
                <w:sz w:val="18"/>
                <w:szCs w:val="18"/>
              </w:rPr>
            </w:pPr>
            <w:r>
              <w:rPr>
                <w:sz w:val="18"/>
                <w:szCs w:val="18"/>
              </w:rPr>
              <w:t>32</w:t>
            </w:r>
          </w:p>
        </w:tc>
        <w:tc>
          <w:tcPr>
            <w:tcW w:w="223" w:type="pct"/>
            <w:noWrap/>
          </w:tcPr>
          <w:p w14:paraId="093FD1A6" w14:textId="77777777" w:rsidR="008C29D9" w:rsidRPr="00773417" w:rsidRDefault="008C29D9" w:rsidP="000B5956">
            <w:pPr>
              <w:rPr>
                <w:sz w:val="18"/>
                <w:szCs w:val="18"/>
              </w:rPr>
            </w:pPr>
            <w:r>
              <w:rPr>
                <w:sz w:val="18"/>
                <w:szCs w:val="18"/>
              </w:rPr>
              <w:t>C</w:t>
            </w:r>
          </w:p>
        </w:tc>
        <w:tc>
          <w:tcPr>
            <w:tcW w:w="335" w:type="pct"/>
            <w:noWrap/>
          </w:tcPr>
          <w:p w14:paraId="705A825A" w14:textId="77777777" w:rsidR="008C29D9" w:rsidRPr="00773417" w:rsidRDefault="008C29D9" w:rsidP="000B5956">
            <w:pPr>
              <w:rPr>
                <w:sz w:val="18"/>
                <w:szCs w:val="18"/>
              </w:rPr>
            </w:pPr>
          </w:p>
        </w:tc>
        <w:tc>
          <w:tcPr>
            <w:tcW w:w="266" w:type="pct"/>
            <w:noWrap/>
          </w:tcPr>
          <w:p w14:paraId="5B47A79C" w14:textId="77777777" w:rsidR="008C29D9" w:rsidRPr="00773417" w:rsidRDefault="008C29D9" w:rsidP="000B5956">
            <w:pPr>
              <w:rPr>
                <w:sz w:val="18"/>
                <w:szCs w:val="18"/>
              </w:rPr>
            </w:pPr>
          </w:p>
        </w:tc>
        <w:tc>
          <w:tcPr>
            <w:tcW w:w="1244" w:type="pct"/>
          </w:tcPr>
          <w:p w14:paraId="66F601AF" w14:textId="77777777" w:rsidR="008C29D9" w:rsidRPr="00773417" w:rsidRDefault="008C29D9" w:rsidP="000B5956">
            <w:pPr>
              <w:rPr>
                <w:sz w:val="18"/>
                <w:szCs w:val="18"/>
              </w:rPr>
            </w:pPr>
          </w:p>
        </w:tc>
        <w:tc>
          <w:tcPr>
            <w:tcW w:w="777" w:type="pct"/>
          </w:tcPr>
          <w:p w14:paraId="06AB73A4" w14:textId="77777777" w:rsidR="008C29D9" w:rsidRPr="00773417" w:rsidRDefault="008C29D9" w:rsidP="000B5956">
            <w:pPr>
              <w:rPr>
                <w:sz w:val="18"/>
                <w:szCs w:val="18"/>
              </w:rPr>
            </w:pPr>
          </w:p>
        </w:tc>
        <w:tc>
          <w:tcPr>
            <w:tcW w:w="282" w:type="pct"/>
            <w:noWrap/>
            <w:hideMark/>
          </w:tcPr>
          <w:p w14:paraId="7A7FFE9E" w14:textId="77777777" w:rsidR="008C29D9" w:rsidRPr="00773417" w:rsidRDefault="008C29D9" w:rsidP="000B5956">
            <w:pPr>
              <w:jc w:val="right"/>
              <w:rPr>
                <w:sz w:val="18"/>
                <w:szCs w:val="18"/>
              </w:rPr>
            </w:pPr>
            <w:r>
              <w:rPr>
                <w:sz w:val="18"/>
                <w:szCs w:val="18"/>
              </w:rPr>
              <w:t>1</w:t>
            </w:r>
          </w:p>
        </w:tc>
      </w:tr>
      <w:tr w:rsidR="008C29D9" w:rsidRPr="00773417" w14:paraId="53981617" w14:textId="77777777" w:rsidTr="000B5956">
        <w:trPr>
          <w:cantSplit/>
        </w:trPr>
        <w:tc>
          <w:tcPr>
            <w:tcW w:w="362" w:type="pct"/>
            <w:noWrap/>
          </w:tcPr>
          <w:p w14:paraId="1488B664" w14:textId="77777777" w:rsidR="008C29D9" w:rsidRPr="00773417" w:rsidRDefault="008C29D9" w:rsidP="000B5956">
            <w:pPr>
              <w:rPr>
                <w:bCs/>
                <w:sz w:val="18"/>
                <w:szCs w:val="18"/>
              </w:rPr>
            </w:pPr>
            <w:r>
              <w:rPr>
                <w:bCs/>
                <w:sz w:val="18"/>
                <w:szCs w:val="18"/>
              </w:rPr>
              <w:t>Value</w:t>
            </w:r>
          </w:p>
        </w:tc>
        <w:tc>
          <w:tcPr>
            <w:tcW w:w="1202" w:type="pct"/>
            <w:noWrap/>
          </w:tcPr>
          <w:p w14:paraId="5BC9E81A" w14:textId="77777777" w:rsidR="008C29D9" w:rsidRPr="004C2AE8" w:rsidRDefault="008C29D9" w:rsidP="000B5956">
            <w:pPr>
              <w:rPr>
                <w:sz w:val="20"/>
                <w:szCs w:val="20"/>
              </w:rPr>
            </w:pPr>
            <w:r w:rsidRPr="004C2AE8">
              <w:rPr>
                <w:rFonts w:cstheme="minorHAnsi"/>
                <w:color w:val="000000"/>
                <w:sz w:val="20"/>
                <w:szCs w:val="20"/>
              </w:rPr>
              <w:t>As populated in QA package</w:t>
            </w:r>
          </w:p>
        </w:tc>
        <w:tc>
          <w:tcPr>
            <w:tcW w:w="310" w:type="pct"/>
            <w:noWrap/>
          </w:tcPr>
          <w:p w14:paraId="6BDA1C1D" w14:textId="77777777" w:rsidR="008C29D9" w:rsidRPr="00773417" w:rsidRDefault="008C29D9" w:rsidP="000B5956">
            <w:pPr>
              <w:rPr>
                <w:sz w:val="18"/>
                <w:szCs w:val="18"/>
              </w:rPr>
            </w:pPr>
            <w:r>
              <w:rPr>
                <w:sz w:val="18"/>
                <w:szCs w:val="18"/>
              </w:rPr>
              <w:t>255</w:t>
            </w:r>
          </w:p>
        </w:tc>
        <w:tc>
          <w:tcPr>
            <w:tcW w:w="223" w:type="pct"/>
            <w:noWrap/>
          </w:tcPr>
          <w:p w14:paraId="2975693E" w14:textId="77777777" w:rsidR="008C29D9" w:rsidRPr="00773417" w:rsidRDefault="008C29D9" w:rsidP="000B5956">
            <w:pPr>
              <w:rPr>
                <w:sz w:val="18"/>
                <w:szCs w:val="18"/>
              </w:rPr>
            </w:pPr>
            <w:r>
              <w:rPr>
                <w:sz w:val="18"/>
                <w:szCs w:val="18"/>
              </w:rPr>
              <w:t>C</w:t>
            </w:r>
          </w:p>
        </w:tc>
        <w:tc>
          <w:tcPr>
            <w:tcW w:w="335" w:type="pct"/>
            <w:noWrap/>
          </w:tcPr>
          <w:p w14:paraId="185327CC" w14:textId="77777777" w:rsidR="008C29D9" w:rsidRPr="00773417" w:rsidRDefault="008C29D9" w:rsidP="000B5956">
            <w:pPr>
              <w:rPr>
                <w:sz w:val="18"/>
                <w:szCs w:val="18"/>
              </w:rPr>
            </w:pPr>
          </w:p>
        </w:tc>
        <w:tc>
          <w:tcPr>
            <w:tcW w:w="266" w:type="pct"/>
            <w:noWrap/>
          </w:tcPr>
          <w:p w14:paraId="492A8065" w14:textId="77777777" w:rsidR="008C29D9" w:rsidRPr="00773417" w:rsidRDefault="008C29D9" w:rsidP="000B5956">
            <w:pPr>
              <w:rPr>
                <w:sz w:val="18"/>
                <w:szCs w:val="18"/>
              </w:rPr>
            </w:pPr>
          </w:p>
        </w:tc>
        <w:tc>
          <w:tcPr>
            <w:tcW w:w="1244" w:type="pct"/>
            <w:noWrap/>
          </w:tcPr>
          <w:p w14:paraId="7E8C80DF" w14:textId="77777777" w:rsidR="008C29D9" w:rsidRPr="00773417" w:rsidRDefault="008C29D9" w:rsidP="000B5956">
            <w:pPr>
              <w:rPr>
                <w:sz w:val="18"/>
                <w:szCs w:val="18"/>
              </w:rPr>
            </w:pPr>
          </w:p>
        </w:tc>
        <w:tc>
          <w:tcPr>
            <w:tcW w:w="777" w:type="pct"/>
            <w:noWrap/>
          </w:tcPr>
          <w:p w14:paraId="6F38F793" w14:textId="77777777" w:rsidR="008C29D9" w:rsidRPr="00773417" w:rsidRDefault="008C29D9" w:rsidP="000B5956">
            <w:pPr>
              <w:rPr>
                <w:sz w:val="18"/>
                <w:szCs w:val="18"/>
              </w:rPr>
            </w:pPr>
          </w:p>
        </w:tc>
        <w:tc>
          <w:tcPr>
            <w:tcW w:w="282" w:type="pct"/>
            <w:noWrap/>
            <w:hideMark/>
          </w:tcPr>
          <w:p w14:paraId="777EB94F" w14:textId="77777777" w:rsidR="008C29D9" w:rsidRPr="00773417" w:rsidRDefault="008C29D9" w:rsidP="000B5956">
            <w:pPr>
              <w:jc w:val="right"/>
              <w:rPr>
                <w:sz w:val="18"/>
                <w:szCs w:val="18"/>
              </w:rPr>
            </w:pPr>
            <w:r>
              <w:rPr>
                <w:sz w:val="18"/>
                <w:szCs w:val="18"/>
              </w:rPr>
              <w:t>2</w:t>
            </w:r>
          </w:p>
        </w:tc>
      </w:tr>
    </w:tbl>
    <w:p w14:paraId="0C945D14" w14:textId="77777777" w:rsidR="008C29D9" w:rsidRDefault="008C29D9" w:rsidP="008C29D9">
      <w:pPr>
        <w:spacing w:before="120"/>
        <w:rPr>
          <w:b/>
          <w:bCs/>
        </w:rPr>
      </w:pPr>
      <w:r w:rsidRPr="00773417">
        <w:rPr>
          <w:b/>
          <w:bCs/>
        </w:rPr>
        <w:t>Example</w:t>
      </w:r>
    </w:p>
    <w:tbl>
      <w:tblPr>
        <w:tblStyle w:val="TableGrid"/>
        <w:tblW w:w="3865" w:type="dxa"/>
        <w:tblLook w:val="04A0" w:firstRow="1" w:lastRow="0" w:firstColumn="1" w:lastColumn="0" w:noHBand="0" w:noVBand="1"/>
      </w:tblPr>
      <w:tblGrid>
        <w:gridCol w:w="1512"/>
        <w:gridCol w:w="2353"/>
      </w:tblGrid>
      <w:tr w:rsidR="008C29D9" w:rsidRPr="009B6893" w14:paraId="2D5EB1AD" w14:textId="77777777" w:rsidTr="000B5956">
        <w:trPr>
          <w:trHeight w:val="290"/>
          <w:tblHeader/>
        </w:trPr>
        <w:tc>
          <w:tcPr>
            <w:tcW w:w="1512" w:type="dxa"/>
            <w:noWrap/>
            <w:hideMark/>
          </w:tcPr>
          <w:p w14:paraId="32C3913F" w14:textId="77777777" w:rsidR="008C29D9" w:rsidRPr="009B6893" w:rsidRDefault="008C29D9" w:rsidP="000B5956">
            <w:pPr>
              <w:jc w:val="center"/>
              <w:rPr>
                <w:rFonts w:ascii="Calibri" w:hAnsi="Calibri"/>
                <w:b/>
                <w:color w:val="000000"/>
              </w:rPr>
            </w:pPr>
            <w:r w:rsidRPr="009B6893">
              <w:rPr>
                <w:rFonts w:ascii="Calibri" w:hAnsi="Calibri"/>
                <w:b/>
                <w:color w:val="000000"/>
              </w:rPr>
              <w:t>Variable</w:t>
            </w:r>
          </w:p>
        </w:tc>
        <w:tc>
          <w:tcPr>
            <w:tcW w:w="2353" w:type="dxa"/>
            <w:noWrap/>
            <w:hideMark/>
          </w:tcPr>
          <w:p w14:paraId="13A7F495" w14:textId="77777777" w:rsidR="008C29D9" w:rsidRPr="009B6893" w:rsidRDefault="008C29D9" w:rsidP="000B5956">
            <w:pPr>
              <w:jc w:val="center"/>
              <w:rPr>
                <w:rFonts w:ascii="Calibri" w:hAnsi="Calibri"/>
                <w:b/>
                <w:color w:val="000000"/>
              </w:rPr>
            </w:pPr>
            <w:r w:rsidRPr="009B6893">
              <w:rPr>
                <w:rFonts w:ascii="Calibri" w:hAnsi="Calibri"/>
                <w:b/>
                <w:color w:val="000000"/>
              </w:rPr>
              <w:t>Value</w:t>
            </w:r>
          </w:p>
        </w:tc>
      </w:tr>
      <w:tr w:rsidR="008C29D9" w:rsidRPr="009B6893" w14:paraId="6EFE0E0D" w14:textId="77777777" w:rsidTr="000B5956">
        <w:trPr>
          <w:trHeight w:val="290"/>
          <w:tblHeader/>
        </w:trPr>
        <w:tc>
          <w:tcPr>
            <w:tcW w:w="1512" w:type="dxa"/>
            <w:noWrap/>
            <w:hideMark/>
          </w:tcPr>
          <w:p w14:paraId="24D30082"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w:t>
            </w:r>
          </w:p>
        </w:tc>
        <w:tc>
          <w:tcPr>
            <w:tcW w:w="2353" w:type="dxa"/>
            <w:noWrap/>
            <w:hideMark/>
          </w:tcPr>
          <w:p w14:paraId="4DC739B7" w14:textId="77777777" w:rsidR="008C29D9" w:rsidRPr="009B6893" w:rsidRDefault="008C29D9" w:rsidP="000B5956">
            <w:pPr>
              <w:rPr>
                <w:rFonts w:ascii="Calibri" w:hAnsi="Calibri"/>
                <w:color w:val="000000"/>
                <w:sz w:val="20"/>
                <w:szCs w:val="20"/>
              </w:rPr>
            </w:pPr>
            <w:r>
              <w:rPr>
                <w:rFonts w:ascii="Calibri" w:hAnsi="Calibri"/>
                <w:color w:val="000000"/>
                <w:sz w:val="20"/>
                <w:szCs w:val="20"/>
              </w:rPr>
              <w:t>SOC</w:t>
            </w:r>
          </w:p>
        </w:tc>
      </w:tr>
      <w:tr w:rsidR="008C29D9" w:rsidRPr="009B6893" w14:paraId="229786E5" w14:textId="77777777" w:rsidTr="000B5956">
        <w:trPr>
          <w:trHeight w:val="290"/>
          <w:tblHeader/>
        </w:trPr>
        <w:tc>
          <w:tcPr>
            <w:tcW w:w="1512" w:type="dxa"/>
            <w:noWrap/>
            <w:hideMark/>
          </w:tcPr>
          <w:p w14:paraId="236DEA22"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ETL</w:t>
            </w:r>
          </w:p>
        </w:tc>
        <w:tc>
          <w:tcPr>
            <w:tcW w:w="2353" w:type="dxa"/>
            <w:noWrap/>
            <w:hideMark/>
          </w:tcPr>
          <w:p w14:paraId="4ABBD2E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5</w:t>
            </w:r>
          </w:p>
        </w:tc>
      </w:tr>
      <w:tr w:rsidR="008C29D9" w:rsidRPr="009B6893" w14:paraId="7AB0D9DD" w14:textId="77777777" w:rsidTr="000B5956">
        <w:trPr>
          <w:trHeight w:val="290"/>
          <w:tblHeader/>
        </w:trPr>
        <w:tc>
          <w:tcPr>
            <w:tcW w:w="1512" w:type="dxa"/>
            <w:noWrap/>
            <w:hideMark/>
          </w:tcPr>
          <w:p w14:paraId="2A1ECCE5"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PHASE</w:t>
            </w:r>
          </w:p>
        </w:tc>
        <w:tc>
          <w:tcPr>
            <w:tcW w:w="2353" w:type="dxa"/>
            <w:noWrap/>
            <w:hideMark/>
          </w:tcPr>
          <w:p w14:paraId="7AA72E87"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B</w:t>
            </w:r>
          </w:p>
        </w:tc>
      </w:tr>
      <w:tr w:rsidR="008C29D9" w:rsidRPr="009B6893" w14:paraId="2C4FB468" w14:textId="77777777" w:rsidTr="000B5956">
        <w:trPr>
          <w:trHeight w:val="290"/>
          <w:tblHeader/>
        </w:trPr>
        <w:tc>
          <w:tcPr>
            <w:tcW w:w="1512" w:type="dxa"/>
            <w:noWrap/>
            <w:hideMark/>
          </w:tcPr>
          <w:p w14:paraId="6DA2F7F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DP_MINDATE</w:t>
            </w:r>
          </w:p>
        </w:tc>
        <w:tc>
          <w:tcPr>
            <w:tcW w:w="2353" w:type="dxa"/>
            <w:noWrap/>
            <w:hideMark/>
          </w:tcPr>
          <w:p w14:paraId="20104C66"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01JAN2010</w:t>
            </w:r>
          </w:p>
        </w:tc>
      </w:tr>
      <w:tr w:rsidR="008C29D9" w:rsidRPr="009B6893" w14:paraId="45E201AF" w14:textId="77777777" w:rsidTr="000B5956">
        <w:trPr>
          <w:trHeight w:val="290"/>
          <w:tblHeader/>
        </w:trPr>
        <w:tc>
          <w:tcPr>
            <w:tcW w:w="1512" w:type="dxa"/>
            <w:noWrap/>
            <w:hideMark/>
          </w:tcPr>
          <w:p w14:paraId="08C8BAF9"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DP_MAXDATE</w:t>
            </w:r>
          </w:p>
        </w:tc>
        <w:tc>
          <w:tcPr>
            <w:tcW w:w="2353" w:type="dxa"/>
            <w:noWrap/>
            <w:hideMark/>
          </w:tcPr>
          <w:p w14:paraId="17B996F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31MAR2017</w:t>
            </w:r>
          </w:p>
        </w:tc>
      </w:tr>
      <w:tr w:rsidR="008C29D9" w:rsidRPr="009B6893" w14:paraId="2456A6FD" w14:textId="77777777" w:rsidTr="000B5956">
        <w:trPr>
          <w:trHeight w:val="290"/>
          <w:tblHeader/>
        </w:trPr>
        <w:tc>
          <w:tcPr>
            <w:tcW w:w="1512" w:type="dxa"/>
            <w:noWrap/>
            <w:hideMark/>
          </w:tcPr>
          <w:p w14:paraId="0A678300"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ENRTABLE</w:t>
            </w:r>
          </w:p>
        </w:tc>
        <w:tc>
          <w:tcPr>
            <w:tcW w:w="2353" w:type="dxa"/>
            <w:noWrap/>
            <w:hideMark/>
          </w:tcPr>
          <w:p w14:paraId="4019441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enrollment</w:t>
            </w:r>
          </w:p>
        </w:tc>
      </w:tr>
      <w:tr w:rsidR="008C29D9" w:rsidRPr="009B6893" w14:paraId="6AC9AFEF" w14:textId="77777777" w:rsidTr="000B5956">
        <w:trPr>
          <w:trHeight w:val="290"/>
          <w:tblHeader/>
        </w:trPr>
        <w:tc>
          <w:tcPr>
            <w:tcW w:w="1512" w:type="dxa"/>
            <w:noWrap/>
            <w:hideMark/>
          </w:tcPr>
          <w:p w14:paraId="2B50EFF5"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DEMTABLE</w:t>
            </w:r>
          </w:p>
        </w:tc>
        <w:tc>
          <w:tcPr>
            <w:tcW w:w="2353" w:type="dxa"/>
            <w:noWrap/>
            <w:hideMark/>
          </w:tcPr>
          <w:p w14:paraId="5B125EBF"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demographic</w:t>
            </w:r>
          </w:p>
        </w:tc>
      </w:tr>
      <w:tr w:rsidR="008C29D9" w:rsidRPr="009B6893" w14:paraId="44CD64D2" w14:textId="77777777" w:rsidTr="000B5956">
        <w:trPr>
          <w:trHeight w:val="290"/>
          <w:tblHeader/>
        </w:trPr>
        <w:tc>
          <w:tcPr>
            <w:tcW w:w="1512" w:type="dxa"/>
            <w:noWrap/>
            <w:hideMark/>
          </w:tcPr>
          <w:p w14:paraId="566F48E7"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DISTABLE</w:t>
            </w:r>
          </w:p>
        </w:tc>
        <w:tc>
          <w:tcPr>
            <w:tcW w:w="2353" w:type="dxa"/>
            <w:noWrap/>
            <w:hideMark/>
          </w:tcPr>
          <w:p w14:paraId="064CA11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dispensing</w:t>
            </w:r>
          </w:p>
        </w:tc>
      </w:tr>
      <w:tr w:rsidR="008C29D9" w:rsidRPr="009B6893" w14:paraId="19B8EEBA" w14:textId="77777777" w:rsidTr="000B5956">
        <w:trPr>
          <w:trHeight w:val="290"/>
          <w:tblHeader/>
        </w:trPr>
        <w:tc>
          <w:tcPr>
            <w:tcW w:w="1512" w:type="dxa"/>
            <w:noWrap/>
            <w:hideMark/>
          </w:tcPr>
          <w:p w14:paraId="16A1A83B"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ENCTABLE</w:t>
            </w:r>
          </w:p>
        </w:tc>
        <w:tc>
          <w:tcPr>
            <w:tcW w:w="2353" w:type="dxa"/>
            <w:noWrap/>
            <w:hideMark/>
          </w:tcPr>
          <w:p w14:paraId="52BF8E0A"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encounter</w:t>
            </w:r>
          </w:p>
        </w:tc>
      </w:tr>
      <w:tr w:rsidR="008C29D9" w:rsidRPr="009B6893" w14:paraId="3DA04EF0" w14:textId="77777777" w:rsidTr="000B5956">
        <w:trPr>
          <w:trHeight w:val="290"/>
          <w:tblHeader/>
        </w:trPr>
        <w:tc>
          <w:tcPr>
            <w:tcW w:w="1512" w:type="dxa"/>
            <w:noWrap/>
            <w:hideMark/>
          </w:tcPr>
          <w:p w14:paraId="66AB07EC"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DIATABLE</w:t>
            </w:r>
          </w:p>
        </w:tc>
        <w:tc>
          <w:tcPr>
            <w:tcW w:w="2353" w:type="dxa"/>
            <w:noWrap/>
            <w:hideMark/>
          </w:tcPr>
          <w:p w14:paraId="4A5BC4F9" w14:textId="77777777" w:rsidR="008C29D9" w:rsidRPr="009B6893" w:rsidRDefault="008C29D9" w:rsidP="000B5956">
            <w:pPr>
              <w:rPr>
                <w:rFonts w:ascii="Calibri" w:hAnsi="Calibri"/>
                <w:color w:val="000000"/>
                <w:sz w:val="20"/>
                <w:szCs w:val="20"/>
              </w:rPr>
            </w:pPr>
            <w:r w:rsidRPr="009B6893">
              <w:rPr>
                <w:rFonts w:ascii="Calibri" w:hAnsi="Calibri"/>
                <w:color w:val="000000"/>
                <w:sz w:val="20"/>
                <w:szCs w:val="20"/>
              </w:rPr>
              <w:t>diagnosis</w:t>
            </w:r>
          </w:p>
        </w:tc>
      </w:tr>
      <w:tr w:rsidR="008C29D9" w:rsidRPr="009B6893" w14:paraId="78823984" w14:textId="77777777" w:rsidTr="000B5956">
        <w:trPr>
          <w:trHeight w:val="290"/>
          <w:tblHeader/>
        </w:trPr>
        <w:tc>
          <w:tcPr>
            <w:tcW w:w="1512" w:type="dxa"/>
            <w:noWrap/>
            <w:hideMark/>
          </w:tcPr>
          <w:p w14:paraId="4A0115CB"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PROCTABLE</w:t>
            </w:r>
          </w:p>
        </w:tc>
        <w:tc>
          <w:tcPr>
            <w:tcW w:w="2353" w:type="dxa"/>
            <w:noWrap/>
            <w:hideMark/>
          </w:tcPr>
          <w:p w14:paraId="26ADE6F6" w14:textId="77777777" w:rsidR="008C29D9" w:rsidRPr="00372277" w:rsidRDefault="008C29D9" w:rsidP="000B5956">
            <w:pPr>
              <w:rPr>
                <w:rFonts w:ascii="Calibri" w:hAnsi="Calibri"/>
                <w:color w:val="000000"/>
                <w:sz w:val="20"/>
                <w:szCs w:val="20"/>
              </w:rPr>
            </w:pPr>
            <w:r w:rsidRPr="00372277">
              <w:rPr>
                <w:rFonts w:ascii="Calibri" w:hAnsi="Calibri"/>
                <w:color w:val="000000"/>
                <w:sz w:val="20"/>
                <w:szCs w:val="20"/>
              </w:rPr>
              <w:t>procedure</w:t>
            </w:r>
          </w:p>
        </w:tc>
      </w:tr>
      <w:tr w:rsidR="008C29D9" w:rsidRPr="009B6893" w14:paraId="7AFDDDBE" w14:textId="77777777" w:rsidTr="000B5956">
        <w:trPr>
          <w:trHeight w:val="290"/>
          <w:tblHeader/>
        </w:trPr>
        <w:tc>
          <w:tcPr>
            <w:tcW w:w="1512" w:type="dxa"/>
            <w:noWrap/>
            <w:hideMark/>
          </w:tcPr>
          <w:p w14:paraId="36E5681A"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DEATHTABLE</w:t>
            </w:r>
          </w:p>
        </w:tc>
        <w:tc>
          <w:tcPr>
            <w:tcW w:w="2353" w:type="dxa"/>
            <w:noWrap/>
            <w:hideMark/>
          </w:tcPr>
          <w:p w14:paraId="19D77DB2" w14:textId="77777777" w:rsidR="008C29D9" w:rsidRPr="00372277" w:rsidRDefault="008C29D9" w:rsidP="000B5956">
            <w:pPr>
              <w:rPr>
                <w:rFonts w:ascii="Calibri" w:hAnsi="Calibri"/>
                <w:color w:val="000000"/>
                <w:sz w:val="20"/>
                <w:szCs w:val="20"/>
              </w:rPr>
            </w:pPr>
            <w:r w:rsidRPr="00372277">
              <w:rPr>
                <w:rFonts w:ascii="Calibri" w:hAnsi="Calibri"/>
                <w:color w:val="000000"/>
                <w:sz w:val="20"/>
                <w:szCs w:val="20"/>
              </w:rPr>
              <w:t>death</w:t>
            </w:r>
          </w:p>
        </w:tc>
      </w:tr>
      <w:tr w:rsidR="008C29D9" w:rsidRPr="009B6893" w14:paraId="05EF5103" w14:textId="77777777" w:rsidTr="000B5956">
        <w:trPr>
          <w:trHeight w:val="290"/>
          <w:tblHeader/>
        </w:trPr>
        <w:tc>
          <w:tcPr>
            <w:tcW w:w="1512" w:type="dxa"/>
            <w:noWrap/>
            <w:hideMark/>
          </w:tcPr>
          <w:p w14:paraId="7830B82F"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CODTABLE</w:t>
            </w:r>
          </w:p>
        </w:tc>
        <w:tc>
          <w:tcPr>
            <w:tcW w:w="2353" w:type="dxa"/>
            <w:noWrap/>
            <w:hideMark/>
          </w:tcPr>
          <w:p w14:paraId="0016CE27" w14:textId="4C39A649" w:rsidR="008C29D9" w:rsidRPr="00372277" w:rsidRDefault="00D8136A" w:rsidP="000B5956">
            <w:pPr>
              <w:rPr>
                <w:rFonts w:ascii="Calibri" w:hAnsi="Calibri"/>
                <w:color w:val="000000"/>
                <w:sz w:val="20"/>
                <w:szCs w:val="20"/>
              </w:rPr>
            </w:pPr>
            <w:r>
              <w:rPr>
                <w:rFonts w:ascii="Calibri" w:hAnsi="Calibri"/>
                <w:color w:val="000000"/>
                <w:sz w:val="20"/>
                <w:szCs w:val="20"/>
              </w:rPr>
              <w:t>c</w:t>
            </w:r>
            <w:r w:rsidR="008C29D9" w:rsidRPr="00372277">
              <w:rPr>
                <w:rFonts w:ascii="Calibri" w:hAnsi="Calibri"/>
                <w:color w:val="000000"/>
                <w:sz w:val="20"/>
                <w:szCs w:val="20"/>
              </w:rPr>
              <w:t>ause_of_death</w:t>
            </w:r>
          </w:p>
        </w:tc>
      </w:tr>
      <w:tr w:rsidR="008C29D9" w:rsidRPr="009B6893" w14:paraId="55005F38" w14:textId="77777777" w:rsidTr="000B5956">
        <w:trPr>
          <w:trHeight w:val="290"/>
          <w:tblHeader/>
        </w:trPr>
        <w:tc>
          <w:tcPr>
            <w:tcW w:w="1512" w:type="dxa"/>
            <w:noWrap/>
            <w:hideMark/>
          </w:tcPr>
          <w:p w14:paraId="4903A553"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LABTABLE</w:t>
            </w:r>
          </w:p>
        </w:tc>
        <w:tc>
          <w:tcPr>
            <w:tcW w:w="2353" w:type="dxa"/>
            <w:noWrap/>
            <w:hideMark/>
          </w:tcPr>
          <w:p w14:paraId="2BEA425B" w14:textId="3E164CE3" w:rsidR="008C29D9" w:rsidRPr="00372277" w:rsidRDefault="00D8136A" w:rsidP="000B5956">
            <w:pPr>
              <w:rPr>
                <w:rFonts w:ascii="Calibri" w:hAnsi="Calibri"/>
                <w:color w:val="000000"/>
                <w:sz w:val="20"/>
                <w:szCs w:val="20"/>
              </w:rPr>
            </w:pPr>
            <w:r>
              <w:rPr>
                <w:rFonts w:ascii="Calibri" w:hAnsi="Calibri"/>
                <w:color w:val="000000"/>
                <w:sz w:val="20"/>
                <w:szCs w:val="20"/>
              </w:rPr>
              <w:t>l</w:t>
            </w:r>
            <w:r w:rsidR="008C29D9" w:rsidRPr="00372277">
              <w:rPr>
                <w:rFonts w:ascii="Calibri" w:hAnsi="Calibri"/>
                <w:color w:val="000000"/>
                <w:sz w:val="20"/>
                <w:szCs w:val="20"/>
              </w:rPr>
              <w:t>ab</w:t>
            </w:r>
          </w:p>
        </w:tc>
      </w:tr>
      <w:tr w:rsidR="008C29D9" w:rsidRPr="009B6893" w14:paraId="11723E05" w14:textId="77777777" w:rsidTr="000B5956">
        <w:trPr>
          <w:trHeight w:val="290"/>
          <w:tblHeader/>
        </w:trPr>
        <w:tc>
          <w:tcPr>
            <w:tcW w:w="1512" w:type="dxa"/>
            <w:noWrap/>
            <w:hideMark/>
          </w:tcPr>
          <w:p w14:paraId="0A51D019"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VITTABLE</w:t>
            </w:r>
          </w:p>
        </w:tc>
        <w:tc>
          <w:tcPr>
            <w:tcW w:w="2353" w:type="dxa"/>
            <w:noWrap/>
            <w:hideMark/>
          </w:tcPr>
          <w:p w14:paraId="7FA90002" w14:textId="58B99F21" w:rsidR="008C29D9" w:rsidRPr="00372277" w:rsidRDefault="00D8136A" w:rsidP="000B5956">
            <w:pPr>
              <w:rPr>
                <w:rFonts w:ascii="Calibri" w:hAnsi="Calibri"/>
                <w:color w:val="000000"/>
                <w:sz w:val="20"/>
                <w:szCs w:val="20"/>
              </w:rPr>
            </w:pPr>
            <w:r>
              <w:rPr>
                <w:rFonts w:ascii="Calibri" w:hAnsi="Calibri"/>
                <w:color w:val="000000"/>
                <w:sz w:val="20"/>
                <w:szCs w:val="20"/>
              </w:rPr>
              <w:t>v</w:t>
            </w:r>
            <w:r w:rsidR="008C29D9" w:rsidRPr="00372277">
              <w:rPr>
                <w:rFonts w:ascii="Calibri" w:hAnsi="Calibri"/>
                <w:color w:val="000000"/>
                <w:sz w:val="20"/>
                <w:szCs w:val="20"/>
              </w:rPr>
              <w:t>ital_signs</w:t>
            </w:r>
          </w:p>
        </w:tc>
      </w:tr>
      <w:tr w:rsidR="008C29D9" w:rsidRPr="009B6893" w14:paraId="795A53E5" w14:textId="77777777" w:rsidTr="000B5956">
        <w:trPr>
          <w:trHeight w:val="290"/>
          <w:tblHeader/>
        </w:trPr>
        <w:tc>
          <w:tcPr>
            <w:tcW w:w="1512" w:type="dxa"/>
            <w:noWrap/>
            <w:hideMark/>
          </w:tcPr>
          <w:p w14:paraId="66C211DE"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IPHARMTABLE</w:t>
            </w:r>
          </w:p>
        </w:tc>
        <w:tc>
          <w:tcPr>
            <w:tcW w:w="2353" w:type="dxa"/>
            <w:noWrap/>
            <w:hideMark/>
          </w:tcPr>
          <w:p w14:paraId="3E345980" w14:textId="77777777" w:rsidR="008C29D9" w:rsidRPr="00372277" w:rsidRDefault="008C29D9" w:rsidP="000B5956">
            <w:pPr>
              <w:rPr>
                <w:rFonts w:ascii="Calibri" w:hAnsi="Calibri"/>
                <w:color w:val="000000"/>
                <w:sz w:val="20"/>
                <w:szCs w:val="20"/>
              </w:rPr>
            </w:pPr>
          </w:p>
        </w:tc>
      </w:tr>
      <w:tr w:rsidR="008C29D9" w:rsidRPr="009B6893" w14:paraId="31028CC1" w14:textId="77777777" w:rsidTr="000B5956">
        <w:trPr>
          <w:trHeight w:val="290"/>
          <w:tblHeader/>
        </w:trPr>
        <w:tc>
          <w:tcPr>
            <w:tcW w:w="1512" w:type="dxa"/>
            <w:noWrap/>
            <w:hideMark/>
          </w:tcPr>
          <w:p w14:paraId="19517493"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ITRANSTABLE</w:t>
            </w:r>
          </w:p>
        </w:tc>
        <w:tc>
          <w:tcPr>
            <w:tcW w:w="2353" w:type="dxa"/>
            <w:noWrap/>
            <w:hideMark/>
          </w:tcPr>
          <w:p w14:paraId="64F1F2F5" w14:textId="77777777" w:rsidR="008C29D9" w:rsidRPr="00372277" w:rsidRDefault="008C29D9" w:rsidP="000B5956">
            <w:pPr>
              <w:rPr>
                <w:rFonts w:ascii="Calibri" w:hAnsi="Calibri"/>
                <w:color w:val="000000"/>
                <w:sz w:val="20"/>
                <w:szCs w:val="20"/>
              </w:rPr>
            </w:pPr>
          </w:p>
        </w:tc>
      </w:tr>
      <w:tr w:rsidR="00D8136A" w:rsidRPr="009B6893" w14:paraId="7B180B93" w14:textId="77777777" w:rsidTr="000B5956">
        <w:trPr>
          <w:trHeight w:val="290"/>
          <w:tblHeader/>
        </w:trPr>
        <w:tc>
          <w:tcPr>
            <w:tcW w:w="1512" w:type="dxa"/>
            <w:noWrap/>
          </w:tcPr>
          <w:p w14:paraId="3D9997BC" w14:textId="1CFCD973" w:rsidR="00D8136A" w:rsidRPr="00372277" w:rsidRDefault="00D8136A" w:rsidP="000B5956">
            <w:pPr>
              <w:rPr>
                <w:rFonts w:ascii="Calibri" w:hAnsi="Calibri"/>
                <w:color w:val="000000"/>
                <w:sz w:val="20"/>
                <w:szCs w:val="16"/>
              </w:rPr>
            </w:pPr>
            <w:r>
              <w:rPr>
                <w:rFonts w:ascii="Calibri" w:hAnsi="Calibri"/>
                <w:color w:val="000000"/>
                <w:sz w:val="20"/>
                <w:szCs w:val="16"/>
              </w:rPr>
              <w:t>PRETABLE</w:t>
            </w:r>
          </w:p>
        </w:tc>
        <w:tc>
          <w:tcPr>
            <w:tcW w:w="2353" w:type="dxa"/>
            <w:noWrap/>
          </w:tcPr>
          <w:p w14:paraId="485EE22F" w14:textId="6FDCE2E3" w:rsidR="00D8136A" w:rsidRPr="00372277" w:rsidRDefault="00D8136A" w:rsidP="000B5956">
            <w:pPr>
              <w:rPr>
                <w:rFonts w:ascii="Calibri" w:hAnsi="Calibri"/>
                <w:color w:val="000000"/>
                <w:sz w:val="20"/>
                <w:szCs w:val="20"/>
              </w:rPr>
            </w:pPr>
            <w:r>
              <w:rPr>
                <w:rFonts w:ascii="Calibri" w:hAnsi="Calibri"/>
                <w:color w:val="000000"/>
                <w:sz w:val="20"/>
                <w:szCs w:val="20"/>
              </w:rPr>
              <w:t>prescribing</w:t>
            </w:r>
          </w:p>
        </w:tc>
      </w:tr>
      <w:tr w:rsidR="00D8136A" w:rsidRPr="009B6893" w14:paraId="42D7C1DF" w14:textId="77777777" w:rsidTr="000B5956">
        <w:trPr>
          <w:trHeight w:val="290"/>
          <w:tblHeader/>
        </w:trPr>
        <w:tc>
          <w:tcPr>
            <w:tcW w:w="1512" w:type="dxa"/>
            <w:noWrap/>
          </w:tcPr>
          <w:p w14:paraId="6CE25833" w14:textId="1FFC7EBC" w:rsidR="00D8136A" w:rsidRPr="00372277" w:rsidRDefault="00D8136A" w:rsidP="000B5956">
            <w:pPr>
              <w:rPr>
                <w:rFonts w:ascii="Calibri" w:hAnsi="Calibri"/>
                <w:color w:val="000000"/>
                <w:sz w:val="20"/>
                <w:szCs w:val="16"/>
              </w:rPr>
            </w:pPr>
            <w:r>
              <w:rPr>
                <w:rFonts w:ascii="Calibri" w:hAnsi="Calibri"/>
                <w:color w:val="000000"/>
                <w:sz w:val="20"/>
                <w:szCs w:val="16"/>
              </w:rPr>
              <w:t>FACTABLE</w:t>
            </w:r>
          </w:p>
        </w:tc>
        <w:tc>
          <w:tcPr>
            <w:tcW w:w="2353" w:type="dxa"/>
            <w:noWrap/>
          </w:tcPr>
          <w:p w14:paraId="425E9DC7" w14:textId="4D96DACF" w:rsidR="00D8136A" w:rsidRPr="00372277" w:rsidRDefault="00D8136A" w:rsidP="000B5956">
            <w:pPr>
              <w:rPr>
                <w:rFonts w:ascii="Calibri" w:hAnsi="Calibri"/>
                <w:color w:val="000000"/>
                <w:sz w:val="20"/>
                <w:szCs w:val="20"/>
              </w:rPr>
            </w:pPr>
            <w:r>
              <w:rPr>
                <w:rFonts w:ascii="Calibri" w:hAnsi="Calibri"/>
                <w:color w:val="000000"/>
                <w:sz w:val="20"/>
                <w:szCs w:val="20"/>
              </w:rPr>
              <w:t xml:space="preserve">facility </w:t>
            </w:r>
          </w:p>
        </w:tc>
      </w:tr>
      <w:tr w:rsidR="00D8136A" w:rsidRPr="009B6893" w14:paraId="51EDC1F6" w14:textId="77777777" w:rsidTr="000B5956">
        <w:trPr>
          <w:trHeight w:val="290"/>
          <w:tblHeader/>
        </w:trPr>
        <w:tc>
          <w:tcPr>
            <w:tcW w:w="1512" w:type="dxa"/>
            <w:noWrap/>
          </w:tcPr>
          <w:p w14:paraId="23F8747C" w14:textId="33D0FB63" w:rsidR="00D8136A" w:rsidRPr="00372277" w:rsidRDefault="00D8136A" w:rsidP="000B5956">
            <w:pPr>
              <w:rPr>
                <w:rFonts w:ascii="Calibri" w:hAnsi="Calibri"/>
                <w:color w:val="000000"/>
                <w:sz w:val="20"/>
                <w:szCs w:val="16"/>
              </w:rPr>
            </w:pPr>
            <w:r>
              <w:rPr>
                <w:rFonts w:ascii="Calibri" w:hAnsi="Calibri"/>
                <w:color w:val="000000"/>
                <w:sz w:val="20"/>
                <w:szCs w:val="16"/>
              </w:rPr>
              <w:t>PROTABLE</w:t>
            </w:r>
          </w:p>
        </w:tc>
        <w:tc>
          <w:tcPr>
            <w:tcW w:w="2353" w:type="dxa"/>
            <w:noWrap/>
          </w:tcPr>
          <w:p w14:paraId="0D996CC0" w14:textId="2AC6A4DB" w:rsidR="00D8136A" w:rsidRPr="00372277" w:rsidRDefault="00D8136A" w:rsidP="000B5956">
            <w:pPr>
              <w:rPr>
                <w:rFonts w:ascii="Calibri" w:hAnsi="Calibri"/>
                <w:color w:val="000000"/>
                <w:sz w:val="20"/>
                <w:szCs w:val="20"/>
              </w:rPr>
            </w:pPr>
            <w:r>
              <w:rPr>
                <w:rFonts w:ascii="Calibri" w:hAnsi="Calibri"/>
                <w:color w:val="000000"/>
                <w:sz w:val="20"/>
                <w:szCs w:val="20"/>
              </w:rPr>
              <w:t>provider</w:t>
            </w:r>
          </w:p>
        </w:tc>
      </w:tr>
      <w:tr w:rsidR="008C29D9" w:rsidRPr="009B6893" w14:paraId="2F794248" w14:textId="77777777" w:rsidTr="000B5956">
        <w:trPr>
          <w:trHeight w:val="290"/>
          <w:tblHeader/>
        </w:trPr>
        <w:tc>
          <w:tcPr>
            <w:tcW w:w="1512" w:type="dxa"/>
            <w:noWrap/>
            <w:hideMark/>
          </w:tcPr>
          <w:p w14:paraId="49DE833B" w14:textId="77777777" w:rsidR="008C29D9" w:rsidRPr="00372277" w:rsidRDefault="008C29D9" w:rsidP="000B5956">
            <w:pPr>
              <w:rPr>
                <w:rFonts w:ascii="Calibri" w:hAnsi="Calibri"/>
                <w:color w:val="000000"/>
                <w:sz w:val="20"/>
                <w:szCs w:val="16"/>
              </w:rPr>
            </w:pPr>
            <w:r w:rsidRPr="00372277">
              <w:rPr>
                <w:rFonts w:ascii="Calibri" w:hAnsi="Calibri"/>
                <w:color w:val="000000"/>
                <w:sz w:val="20"/>
                <w:szCs w:val="16"/>
              </w:rPr>
              <w:t>MILTABLE</w:t>
            </w:r>
          </w:p>
        </w:tc>
        <w:tc>
          <w:tcPr>
            <w:tcW w:w="2353" w:type="dxa"/>
            <w:noWrap/>
            <w:hideMark/>
          </w:tcPr>
          <w:p w14:paraId="785D5455" w14:textId="6B339DAF" w:rsidR="008C29D9" w:rsidRPr="00372277" w:rsidRDefault="00D8136A" w:rsidP="000B5956">
            <w:pPr>
              <w:rPr>
                <w:rFonts w:ascii="Calibri" w:hAnsi="Calibri"/>
                <w:color w:val="000000"/>
                <w:sz w:val="20"/>
                <w:szCs w:val="20"/>
              </w:rPr>
            </w:pPr>
            <w:r>
              <w:rPr>
                <w:rFonts w:ascii="Calibri" w:hAnsi="Calibri"/>
                <w:color w:val="000000"/>
                <w:sz w:val="20"/>
                <w:szCs w:val="20"/>
              </w:rPr>
              <w:t>m</w:t>
            </w:r>
            <w:r w:rsidR="008C29D9" w:rsidRPr="00372277">
              <w:rPr>
                <w:rFonts w:ascii="Calibri" w:hAnsi="Calibri"/>
                <w:color w:val="000000"/>
                <w:sz w:val="20"/>
                <w:szCs w:val="20"/>
              </w:rPr>
              <w:t>other-infant-linkage</w:t>
            </w:r>
          </w:p>
        </w:tc>
      </w:tr>
    </w:tbl>
    <w:p w14:paraId="37E485C0" w14:textId="77777777" w:rsidR="00687F4A" w:rsidRDefault="00687F4A" w:rsidP="008C29D9">
      <w:pPr>
        <w:tabs>
          <w:tab w:val="left" w:pos="2430"/>
        </w:tabs>
        <w:spacing w:line="259" w:lineRule="auto"/>
      </w:pPr>
    </w:p>
    <w:p w14:paraId="7D29A57B" w14:textId="77777777" w:rsidR="008C29D9" w:rsidRDefault="008C29D9" w:rsidP="008C29D9">
      <w:pPr>
        <w:spacing w:line="259" w:lineRule="auto"/>
      </w:pPr>
      <w:r>
        <w:br w:type="page"/>
      </w:r>
    </w:p>
    <w:p w14:paraId="41BE5625" w14:textId="77777777" w:rsidR="008C29D9" w:rsidRPr="00773417" w:rsidRDefault="008C29D9" w:rsidP="008C29D9">
      <w:pPr>
        <w:keepNext/>
        <w:spacing w:after="120"/>
      </w:pPr>
      <w:r w:rsidRPr="00773417">
        <w:t>Filenames:</w:t>
      </w:r>
      <w:r>
        <w:t xml:space="preserve"> </w:t>
      </w:r>
      <w:r w:rsidRPr="00D42B58">
        <w:rPr>
          <w:b/>
        </w:rPr>
        <w:t>l1</w:t>
      </w:r>
      <w:r w:rsidRPr="00773417">
        <w:rPr>
          <w:b/>
        </w:rPr>
        <w:t>_signature</w:t>
      </w:r>
      <w:r>
        <w:rPr>
          <w:b/>
        </w:rPr>
        <w:t>_mil</w:t>
      </w:r>
      <w:r>
        <w:t xml:space="preserve">, </w:t>
      </w:r>
      <w:r w:rsidRPr="0085204B">
        <w:rPr>
          <w:b/>
        </w:rPr>
        <w:t>l2_signature_mil, l3_signature_mil</w:t>
      </w:r>
    </w:p>
    <w:tbl>
      <w:tblPr>
        <w:tblStyle w:val="TableGrid"/>
        <w:tblW w:w="5000" w:type="pct"/>
        <w:tblLook w:val="04A0" w:firstRow="1" w:lastRow="0" w:firstColumn="1" w:lastColumn="0" w:noHBand="0" w:noVBand="1"/>
      </w:tblPr>
      <w:tblGrid>
        <w:gridCol w:w="1320"/>
        <w:gridCol w:w="2562"/>
        <w:gridCol w:w="1054"/>
        <w:gridCol w:w="738"/>
        <w:gridCol w:w="1085"/>
        <w:gridCol w:w="881"/>
        <w:gridCol w:w="2194"/>
        <w:gridCol w:w="2194"/>
        <w:gridCol w:w="922"/>
      </w:tblGrid>
      <w:tr w:rsidR="008C29D9" w:rsidRPr="00773417" w14:paraId="736271C5" w14:textId="77777777" w:rsidTr="000B5956">
        <w:tc>
          <w:tcPr>
            <w:tcW w:w="510" w:type="pct"/>
            <w:noWrap/>
            <w:hideMark/>
          </w:tcPr>
          <w:p w14:paraId="3DFBAA06" w14:textId="77777777" w:rsidR="008C29D9" w:rsidRPr="00773417" w:rsidRDefault="008C29D9" w:rsidP="000B5956">
            <w:pPr>
              <w:keepNext/>
              <w:jc w:val="center"/>
              <w:rPr>
                <w:b/>
                <w:bCs/>
                <w:sz w:val="18"/>
                <w:szCs w:val="18"/>
              </w:rPr>
            </w:pPr>
            <w:r w:rsidRPr="00773417">
              <w:rPr>
                <w:b/>
                <w:bCs/>
                <w:sz w:val="18"/>
                <w:szCs w:val="18"/>
              </w:rPr>
              <w:t>VARIABLE</w:t>
            </w:r>
          </w:p>
        </w:tc>
        <w:tc>
          <w:tcPr>
            <w:tcW w:w="989" w:type="pct"/>
            <w:noWrap/>
            <w:hideMark/>
          </w:tcPr>
          <w:p w14:paraId="7AB6872F" w14:textId="77777777" w:rsidR="008C29D9" w:rsidRPr="00773417" w:rsidRDefault="008C29D9" w:rsidP="000B5956">
            <w:pPr>
              <w:keepNext/>
              <w:jc w:val="center"/>
              <w:rPr>
                <w:b/>
                <w:bCs/>
                <w:sz w:val="18"/>
                <w:szCs w:val="18"/>
              </w:rPr>
            </w:pPr>
            <w:r w:rsidRPr="00773417">
              <w:rPr>
                <w:b/>
                <w:bCs/>
                <w:sz w:val="18"/>
                <w:szCs w:val="18"/>
              </w:rPr>
              <w:t>DESCRIPTION</w:t>
            </w:r>
          </w:p>
        </w:tc>
        <w:tc>
          <w:tcPr>
            <w:tcW w:w="407" w:type="pct"/>
            <w:noWrap/>
            <w:hideMark/>
          </w:tcPr>
          <w:p w14:paraId="476D2291" w14:textId="77777777" w:rsidR="008C29D9" w:rsidRPr="00773417" w:rsidRDefault="008C29D9" w:rsidP="000B5956">
            <w:pPr>
              <w:keepNext/>
              <w:jc w:val="center"/>
              <w:rPr>
                <w:b/>
                <w:bCs/>
                <w:sz w:val="18"/>
                <w:szCs w:val="18"/>
              </w:rPr>
            </w:pPr>
            <w:r w:rsidRPr="00773417">
              <w:rPr>
                <w:b/>
                <w:bCs/>
                <w:sz w:val="18"/>
                <w:szCs w:val="18"/>
              </w:rPr>
              <w:t>LENGTH</w:t>
            </w:r>
          </w:p>
        </w:tc>
        <w:tc>
          <w:tcPr>
            <w:tcW w:w="285" w:type="pct"/>
            <w:noWrap/>
            <w:hideMark/>
          </w:tcPr>
          <w:p w14:paraId="40D3DE55" w14:textId="77777777" w:rsidR="008C29D9" w:rsidRPr="00773417" w:rsidRDefault="008C29D9" w:rsidP="000B5956">
            <w:pPr>
              <w:keepNext/>
              <w:jc w:val="center"/>
              <w:rPr>
                <w:b/>
                <w:bCs/>
                <w:sz w:val="18"/>
                <w:szCs w:val="18"/>
              </w:rPr>
            </w:pPr>
            <w:r w:rsidRPr="00773417">
              <w:rPr>
                <w:b/>
                <w:bCs/>
                <w:sz w:val="18"/>
                <w:szCs w:val="18"/>
              </w:rPr>
              <w:t>TYPE</w:t>
            </w:r>
          </w:p>
        </w:tc>
        <w:tc>
          <w:tcPr>
            <w:tcW w:w="419" w:type="pct"/>
            <w:noWrap/>
            <w:hideMark/>
          </w:tcPr>
          <w:p w14:paraId="1B052B90" w14:textId="77777777" w:rsidR="008C29D9" w:rsidRPr="00773417" w:rsidRDefault="008C29D9" w:rsidP="000B5956">
            <w:pPr>
              <w:keepNext/>
              <w:jc w:val="center"/>
              <w:rPr>
                <w:b/>
                <w:bCs/>
                <w:sz w:val="18"/>
                <w:szCs w:val="18"/>
              </w:rPr>
            </w:pPr>
            <w:r w:rsidRPr="00773417">
              <w:rPr>
                <w:b/>
                <w:bCs/>
                <w:sz w:val="18"/>
                <w:szCs w:val="18"/>
              </w:rPr>
              <w:t>FORMAT</w:t>
            </w:r>
          </w:p>
        </w:tc>
        <w:tc>
          <w:tcPr>
            <w:tcW w:w="340" w:type="pct"/>
            <w:noWrap/>
            <w:hideMark/>
          </w:tcPr>
          <w:p w14:paraId="3064EE22" w14:textId="77777777" w:rsidR="008C29D9" w:rsidRPr="00773417" w:rsidRDefault="008C29D9" w:rsidP="000B5956">
            <w:pPr>
              <w:keepNext/>
              <w:jc w:val="center"/>
              <w:rPr>
                <w:b/>
                <w:bCs/>
                <w:sz w:val="18"/>
                <w:szCs w:val="18"/>
              </w:rPr>
            </w:pPr>
            <w:r w:rsidRPr="00773417">
              <w:rPr>
                <w:b/>
                <w:bCs/>
                <w:sz w:val="18"/>
                <w:szCs w:val="18"/>
              </w:rPr>
              <w:t>LABEL</w:t>
            </w:r>
          </w:p>
        </w:tc>
        <w:tc>
          <w:tcPr>
            <w:tcW w:w="847" w:type="pct"/>
            <w:noWrap/>
            <w:hideMark/>
          </w:tcPr>
          <w:p w14:paraId="2B105862" w14:textId="77777777" w:rsidR="008C29D9" w:rsidRPr="00773417" w:rsidRDefault="008C29D9" w:rsidP="000B5956">
            <w:pPr>
              <w:keepNext/>
              <w:jc w:val="center"/>
              <w:rPr>
                <w:b/>
                <w:bCs/>
                <w:sz w:val="18"/>
                <w:szCs w:val="18"/>
              </w:rPr>
            </w:pPr>
            <w:r w:rsidRPr="00773417">
              <w:rPr>
                <w:b/>
                <w:bCs/>
                <w:sz w:val="18"/>
                <w:szCs w:val="18"/>
              </w:rPr>
              <w:t>SOURCE</w:t>
            </w:r>
          </w:p>
        </w:tc>
        <w:tc>
          <w:tcPr>
            <w:tcW w:w="847" w:type="pct"/>
            <w:noWrap/>
            <w:hideMark/>
          </w:tcPr>
          <w:p w14:paraId="2D1B6CC3" w14:textId="77777777" w:rsidR="008C29D9" w:rsidRPr="00773417" w:rsidRDefault="008C29D9" w:rsidP="000B5956">
            <w:pPr>
              <w:keepNext/>
              <w:jc w:val="center"/>
              <w:rPr>
                <w:b/>
                <w:bCs/>
                <w:sz w:val="18"/>
                <w:szCs w:val="18"/>
              </w:rPr>
            </w:pPr>
            <w:r w:rsidRPr="00773417">
              <w:rPr>
                <w:b/>
                <w:bCs/>
                <w:sz w:val="18"/>
                <w:szCs w:val="18"/>
              </w:rPr>
              <w:t>DERIVATION</w:t>
            </w:r>
          </w:p>
        </w:tc>
        <w:tc>
          <w:tcPr>
            <w:tcW w:w="356" w:type="pct"/>
            <w:noWrap/>
            <w:hideMark/>
          </w:tcPr>
          <w:p w14:paraId="1028416B" w14:textId="77777777" w:rsidR="008C29D9" w:rsidRPr="00773417" w:rsidRDefault="008C29D9" w:rsidP="000B5956">
            <w:pPr>
              <w:keepNext/>
              <w:jc w:val="center"/>
              <w:rPr>
                <w:b/>
                <w:bCs/>
                <w:sz w:val="18"/>
                <w:szCs w:val="18"/>
              </w:rPr>
            </w:pPr>
            <w:r w:rsidRPr="00773417">
              <w:rPr>
                <w:b/>
                <w:bCs/>
                <w:sz w:val="18"/>
                <w:szCs w:val="18"/>
              </w:rPr>
              <w:t>ORDER</w:t>
            </w:r>
          </w:p>
        </w:tc>
      </w:tr>
      <w:tr w:rsidR="008C29D9" w:rsidRPr="00773417" w14:paraId="58B17023" w14:textId="77777777" w:rsidTr="000B5956">
        <w:tc>
          <w:tcPr>
            <w:tcW w:w="510" w:type="pct"/>
            <w:noWrap/>
            <w:hideMark/>
          </w:tcPr>
          <w:p w14:paraId="22B392D9" w14:textId="77777777" w:rsidR="008C29D9" w:rsidRPr="00773417" w:rsidRDefault="008C29D9" w:rsidP="000B5956">
            <w:pPr>
              <w:keepNext/>
              <w:rPr>
                <w:bCs/>
                <w:sz w:val="18"/>
                <w:szCs w:val="18"/>
              </w:rPr>
            </w:pPr>
            <w:r w:rsidRPr="00773417">
              <w:rPr>
                <w:bCs/>
                <w:sz w:val="18"/>
                <w:szCs w:val="18"/>
              </w:rPr>
              <w:t>Variable</w:t>
            </w:r>
          </w:p>
        </w:tc>
        <w:tc>
          <w:tcPr>
            <w:tcW w:w="989" w:type="pct"/>
            <w:noWrap/>
            <w:hideMark/>
          </w:tcPr>
          <w:p w14:paraId="5E15411B" w14:textId="77777777" w:rsidR="008C29D9" w:rsidRPr="00773417" w:rsidRDefault="008C29D9" w:rsidP="000B5956">
            <w:pPr>
              <w:keepNext/>
              <w:rPr>
                <w:sz w:val="18"/>
                <w:szCs w:val="18"/>
              </w:rPr>
            </w:pPr>
            <w:r w:rsidRPr="00773417">
              <w:rPr>
                <w:sz w:val="18"/>
                <w:szCs w:val="18"/>
              </w:rPr>
              <w:t>Metadata variable</w:t>
            </w:r>
          </w:p>
        </w:tc>
        <w:tc>
          <w:tcPr>
            <w:tcW w:w="407" w:type="pct"/>
            <w:noWrap/>
            <w:hideMark/>
          </w:tcPr>
          <w:p w14:paraId="706FA470" w14:textId="77777777" w:rsidR="008C29D9" w:rsidRPr="00773417" w:rsidRDefault="008C29D9" w:rsidP="000B5956">
            <w:pPr>
              <w:keepNext/>
              <w:rPr>
                <w:sz w:val="18"/>
                <w:szCs w:val="18"/>
              </w:rPr>
            </w:pPr>
            <w:r w:rsidRPr="00773417">
              <w:rPr>
                <w:sz w:val="18"/>
                <w:szCs w:val="18"/>
              </w:rPr>
              <w:t>14</w:t>
            </w:r>
          </w:p>
        </w:tc>
        <w:tc>
          <w:tcPr>
            <w:tcW w:w="285" w:type="pct"/>
            <w:noWrap/>
            <w:hideMark/>
          </w:tcPr>
          <w:p w14:paraId="060451A8" w14:textId="77777777" w:rsidR="008C29D9" w:rsidRPr="00773417" w:rsidRDefault="008C29D9" w:rsidP="000B5956">
            <w:pPr>
              <w:keepNext/>
              <w:rPr>
                <w:sz w:val="18"/>
                <w:szCs w:val="18"/>
              </w:rPr>
            </w:pPr>
            <w:r w:rsidRPr="00773417">
              <w:rPr>
                <w:sz w:val="18"/>
                <w:szCs w:val="18"/>
              </w:rPr>
              <w:t>Char</w:t>
            </w:r>
          </w:p>
        </w:tc>
        <w:tc>
          <w:tcPr>
            <w:tcW w:w="419" w:type="pct"/>
            <w:noWrap/>
          </w:tcPr>
          <w:p w14:paraId="6EBD3BF9" w14:textId="77777777" w:rsidR="008C29D9" w:rsidRPr="00773417" w:rsidRDefault="008C29D9" w:rsidP="000B5956">
            <w:pPr>
              <w:keepNext/>
              <w:rPr>
                <w:sz w:val="18"/>
                <w:szCs w:val="18"/>
              </w:rPr>
            </w:pPr>
          </w:p>
        </w:tc>
        <w:tc>
          <w:tcPr>
            <w:tcW w:w="340" w:type="pct"/>
            <w:noWrap/>
          </w:tcPr>
          <w:p w14:paraId="6CB2A429" w14:textId="77777777" w:rsidR="008C29D9" w:rsidRPr="00773417" w:rsidRDefault="008C29D9" w:rsidP="000B5956">
            <w:pPr>
              <w:keepNext/>
              <w:rPr>
                <w:sz w:val="18"/>
                <w:szCs w:val="18"/>
              </w:rPr>
            </w:pPr>
          </w:p>
        </w:tc>
        <w:tc>
          <w:tcPr>
            <w:tcW w:w="847" w:type="pct"/>
            <w:noWrap/>
            <w:hideMark/>
          </w:tcPr>
          <w:p w14:paraId="1C509788" w14:textId="77777777" w:rsidR="008C29D9" w:rsidRPr="00773417" w:rsidRDefault="008C29D9" w:rsidP="000B5956">
            <w:pPr>
              <w:keepNext/>
              <w:rPr>
                <w:sz w:val="18"/>
                <w:szCs w:val="18"/>
              </w:rPr>
            </w:pPr>
            <w:r w:rsidRPr="00773417">
              <w:rPr>
                <w:sz w:val="18"/>
                <w:szCs w:val="18"/>
              </w:rPr>
              <w:t>See functional specs</w:t>
            </w:r>
          </w:p>
        </w:tc>
        <w:tc>
          <w:tcPr>
            <w:tcW w:w="847" w:type="pct"/>
            <w:noWrap/>
            <w:hideMark/>
          </w:tcPr>
          <w:p w14:paraId="5AD1FFC4" w14:textId="77777777" w:rsidR="008C29D9" w:rsidRPr="00773417" w:rsidRDefault="008C29D9" w:rsidP="000B5956">
            <w:pPr>
              <w:keepNext/>
              <w:rPr>
                <w:sz w:val="18"/>
                <w:szCs w:val="18"/>
              </w:rPr>
            </w:pPr>
            <w:r w:rsidRPr="00773417">
              <w:rPr>
                <w:sz w:val="18"/>
                <w:szCs w:val="18"/>
              </w:rPr>
              <w:t>NA</w:t>
            </w:r>
          </w:p>
        </w:tc>
        <w:tc>
          <w:tcPr>
            <w:tcW w:w="356" w:type="pct"/>
            <w:noWrap/>
            <w:hideMark/>
          </w:tcPr>
          <w:p w14:paraId="454DE75B" w14:textId="77777777" w:rsidR="008C29D9" w:rsidRPr="00773417" w:rsidRDefault="008C29D9" w:rsidP="000B5956">
            <w:pPr>
              <w:keepNext/>
              <w:jc w:val="right"/>
              <w:rPr>
                <w:sz w:val="18"/>
                <w:szCs w:val="18"/>
              </w:rPr>
            </w:pPr>
            <w:r w:rsidRPr="00773417">
              <w:rPr>
                <w:sz w:val="18"/>
                <w:szCs w:val="18"/>
              </w:rPr>
              <w:t>1</w:t>
            </w:r>
          </w:p>
        </w:tc>
      </w:tr>
      <w:tr w:rsidR="008C29D9" w:rsidRPr="00773417" w14:paraId="0E4ADF92" w14:textId="77777777" w:rsidTr="000B5956">
        <w:tc>
          <w:tcPr>
            <w:tcW w:w="510" w:type="pct"/>
            <w:noWrap/>
            <w:hideMark/>
          </w:tcPr>
          <w:p w14:paraId="2A27E601" w14:textId="77777777" w:rsidR="008C29D9" w:rsidRPr="00773417" w:rsidRDefault="008C29D9" w:rsidP="000B5956">
            <w:pPr>
              <w:rPr>
                <w:bCs/>
                <w:sz w:val="18"/>
                <w:szCs w:val="18"/>
              </w:rPr>
            </w:pPr>
            <w:r w:rsidRPr="00773417">
              <w:rPr>
                <w:bCs/>
                <w:sz w:val="18"/>
                <w:szCs w:val="18"/>
              </w:rPr>
              <w:t>Value</w:t>
            </w:r>
          </w:p>
        </w:tc>
        <w:tc>
          <w:tcPr>
            <w:tcW w:w="989" w:type="pct"/>
            <w:noWrap/>
            <w:hideMark/>
          </w:tcPr>
          <w:p w14:paraId="57AF6E6E" w14:textId="77777777" w:rsidR="008C29D9" w:rsidRPr="00773417" w:rsidRDefault="008C29D9" w:rsidP="000B5956">
            <w:pPr>
              <w:rPr>
                <w:sz w:val="18"/>
                <w:szCs w:val="18"/>
              </w:rPr>
            </w:pPr>
            <w:r w:rsidRPr="00773417">
              <w:rPr>
                <w:sz w:val="18"/>
                <w:szCs w:val="18"/>
              </w:rPr>
              <w:t>Metadata value</w:t>
            </w:r>
          </w:p>
        </w:tc>
        <w:tc>
          <w:tcPr>
            <w:tcW w:w="407" w:type="pct"/>
            <w:noWrap/>
            <w:hideMark/>
          </w:tcPr>
          <w:p w14:paraId="002C6967" w14:textId="77777777" w:rsidR="008C29D9" w:rsidRPr="00773417" w:rsidRDefault="008C29D9" w:rsidP="000B5956">
            <w:pPr>
              <w:rPr>
                <w:sz w:val="18"/>
                <w:szCs w:val="18"/>
              </w:rPr>
            </w:pPr>
            <w:r w:rsidRPr="00773417">
              <w:rPr>
                <w:sz w:val="18"/>
                <w:szCs w:val="18"/>
              </w:rPr>
              <w:t>21</w:t>
            </w:r>
          </w:p>
        </w:tc>
        <w:tc>
          <w:tcPr>
            <w:tcW w:w="285" w:type="pct"/>
            <w:noWrap/>
            <w:hideMark/>
          </w:tcPr>
          <w:p w14:paraId="42D43610" w14:textId="77777777" w:rsidR="008C29D9" w:rsidRPr="00773417" w:rsidRDefault="008C29D9" w:rsidP="000B5956">
            <w:pPr>
              <w:rPr>
                <w:sz w:val="18"/>
                <w:szCs w:val="18"/>
              </w:rPr>
            </w:pPr>
            <w:r w:rsidRPr="00773417">
              <w:rPr>
                <w:sz w:val="18"/>
                <w:szCs w:val="18"/>
              </w:rPr>
              <w:t>Char</w:t>
            </w:r>
          </w:p>
        </w:tc>
        <w:tc>
          <w:tcPr>
            <w:tcW w:w="419" w:type="pct"/>
            <w:noWrap/>
          </w:tcPr>
          <w:p w14:paraId="622ACCA4" w14:textId="77777777" w:rsidR="008C29D9" w:rsidRPr="00773417" w:rsidRDefault="008C29D9" w:rsidP="000B5956">
            <w:pPr>
              <w:rPr>
                <w:sz w:val="18"/>
                <w:szCs w:val="18"/>
              </w:rPr>
            </w:pPr>
          </w:p>
        </w:tc>
        <w:tc>
          <w:tcPr>
            <w:tcW w:w="340" w:type="pct"/>
            <w:noWrap/>
          </w:tcPr>
          <w:p w14:paraId="1EF9AD16" w14:textId="77777777" w:rsidR="008C29D9" w:rsidRPr="00773417" w:rsidRDefault="008C29D9" w:rsidP="000B5956">
            <w:pPr>
              <w:rPr>
                <w:sz w:val="18"/>
                <w:szCs w:val="18"/>
              </w:rPr>
            </w:pPr>
          </w:p>
        </w:tc>
        <w:tc>
          <w:tcPr>
            <w:tcW w:w="847" w:type="pct"/>
            <w:noWrap/>
            <w:hideMark/>
          </w:tcPr>
          <w:p w14:paraId="6B71E1FB" w14:textId="77777777" w:rsidR="008C29D9" w:rsidRPr="00773417" w:rsidRDefault="008C29D9" w:rsidP="000B5956">
            <w:pPr>
              <w:rPr>
                <w:sz w:val="18"/>
                <w:szCs w:val="18"/>
              </w:rPr>
            </w:pPr>
            <w:r w:rsidRPr="00773417">
              <w:rPr>
                <w:sz w:val="18"/>
                <w:szCs w:val="18"/>
              </w:rPr>
              <w:t>See functional specs</w:t>
            </w:r>
          </w:p>
        </w:tc>
        <w:tc>
          <w:tcPr>
            <w:tcW w:w="847" w:type="pct"/>
            <w:noWrap/>
            <w:hideMark/>
          </w:tcPr>
          <w:p w14:paraId="0AF754D8" w14:textId="77777777" w:rsidR="008C29D9" w:rsidRPr="00773417" w:rsidRDefault="008C29D9" w:rsidP="000B5956">
            <w:pPr>
              <w:rPr>
                <w:sz w:val="18"/>
                <w:szCs w:val="18"/>
              </w:rPr>
            </w:pPr>
            <w:r w:rsidRPr="00773417">
              <w:rPr>
                <w:sz w:val="18"/>
                <w:szCs w:val="18"/>
              </w:rPr>
              <w:t>NA</w:t>
            </w:r>
          </w:p>
        </w:tc>
        <w:tc>
          <w:tcPr>
            <w:tcW w:w="356" w:type="pct"/>
            <w:noWrap/>
            <w:hideMark/>
          </w:tcPr>
          <w:p w14:paraId="4D7EA348" w14:textId="77777777" w:rsidR="008C29D9" w:rsidRPr="00773417" w:rsidRDefault="008C29D9" w:rsidP="000B5956">
            <w:pPr>
              <w:jc w:val="right"/>
              <w:rPr>
                <w:sz w:val="18"/>
                <w:szCs w:val="18"/>
              </w:rPr>
            </w:pPr>
            <w:r w:rsidRPr="00773417">
              <w:rPr>
                <w:sz w:val="18"/>
                <w:szCs w:val="18"/>
              </w:rPr>
              <w:t>2</w:t>
            </w:r>
          </w:p>
        </w:tc>
      </w:tr>
    </w:tbl>
    <w:p w14:paraId="696F926B" w14:textId="77777777" w:rsidR="008C29D9" w:rsidRPr="00773417" w:rsidRDefault="008C29D9" w:rsidP="008C29D9">
      <w:pPr>
        <w:keepNext/>
        <w:spacing w:before="120"/>
        <w:rPr>
          <w:b/>
          <w:bCs/>
        </w:rPr>
      </w:pPr>
      <w:r w:rsidRPr="00773417">
        <w:rPr>
          <w:b/>
          <w:bCs/>
        </w:rPr>
        <w:t>Example</w:t>
      </w:r>
    </w:p>
    <w:tbl>
      <w:tblPr>
        <w:tblW w:w="39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560"/>
        <w:gridCol w:w="2420"/>
      </w:tblGrid>
      <w:tr w:rsidR="008C29D9" w14:paraId="45410377" w14:textId="77777777" w:rsidTr="00103695">
        <w:tc>
          <w:tcPr>
            <w:tcW w:w="1560" w:type="dxa"/>
            <w:shd w:val="clear" w:color="auto" w:fill="auto"/>
            <w:noWrap/>
            <w:vAlign w:val="bottom"/>
            <w:hideMark/>
          </w:tcPr>
          <w:p w14:paraId="7850FD6A" w14:textId="77777777" w:rsidR="008C29D9" w:rsidRPr="00D8136A" w:rsidRDefault="008C29D9" w:rsidP="00103695">
            <w:pPr>
              <w:spacing w:after="0"/>
              <w:rPr>
                <w:rFonts w:ascii="Calibri" w:hAnsi="Calibri"/>
                <w:b/>
                <w:color w:val="000000"/>
                <w:sz w:val="16"/>
                <w:szCs w:val="16"/>
              </w:rPr>
            </w:pPr>
            <w:r w:rsidRPr="00D8136A">
              <w:rPr>
                <w:rFonts w:ascii="Calibri" w:hAnsi="Calibri"/>
                <w:b/>
                <w:color w:val="000000"/>
                <w:sz w:val="16"/>
                <w:szCs w:val="16"/>
              </w:rPr>
              <w:t>Variable</w:t>
            </w:r>
          </w:p>
        </w:tc>
        <w:tc>
          <w:tcPr>
            <w:tcW w:w="2420" w:type="dxa"/>
            <w:shd w:val="clear" w:color="auto" w:fill="auto"/>
            <w:noWrap/>
            <w:vAlign w:val="bottom"/>
            <w:hideMark/>
          </w:tcPr>
          <w:p w14:paraId="5616D6F3" w14:textId="77777777" w:rsidR="008C29D9" w:rsidRPr="00D8136A" w:rsidRDefault="008C29D9" w:rsidP="00103695">
            <w:pPr>
              <w:spacing w:after="0"/>
              <w:rPr>
                <w:rFonts w:ascii="Calibri" w:hAnsi="Calibri"/>
                <w:b/>
                <w:color w:val="000000"/>
                <w:sz w:val="16"/>
                <w:szCs w:val="16"/>
              </w:rPr>
            </w:pPr>
            <w:r w:rsidRPr="00D8136A">
              <w:rPr>
                <w:rFonts w:ascii="Calibri" w:hAnsi="Calibri"/>
                <w:b/>
                <w:color w:val="000000"/>
                <w:sz w:val="16"/>
                <w:szCs w:val="16"/>
              </w:rPr>
              <w:t>Value</w:t>
            </w:r>
          </w:p>
        </w:tc>
      </w:tr>
      <w:tr w:rsidR="008C29D9" w14:paraId="5C3159D6" w14:textId="77777777" w:rsidTr="00103695">
        <w:tc>
          <w:tcPr>
            <w:tcW w:w="1560" w:type="dxa"/>
            <w:shd w:val="clear" w:color="auto" w:fill="auto"/>
            <w:noWrap/>
            <w:vAlign w:val="bottom"/>
            <w:hideMark/>
          </w:tcPr>
          <w:p w14:paraId="6A2EC83D"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DP</w:t>
            </w:r>
          </w:p>
        </w:tc>
        <w:tc>
          <w:tcPr>
            <w:tcW w:w="2420" w:type="dxa"/>
            <w:shd w:val="clear" w:color="auto" w:fill="auto"/>
            <w:noWrap/>
            <w:vAlign w:val="bottom"/>
            <w:hideMark/>
          </w:tcPr>
          <w:p w14:paraId="1FC4CE7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w:t>
            </w:r>
          </w:p>
        </w:tc>
      </w:tr>
      <w:tr w:rsidR="008C29D9" w14:paraId="69F01FF4" w14:textId="77777777" w:rsidTr="00103695">
        <w:tc>
          <w:tcPr>
            <w:tcW w:w="1560" w:type="dxa"/>
            <w:shd w:val="clear" w:color="auto" w:fill="auto"/>
            <w:noWrap/>
            <w:vAlign w:val="bottom"/>
            <w:hideMark/>
          </w:tcPr>
          <w:p w14:paraId="6C503FD4"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ReqID</w:t>
            </w:r>
          </w:p>
        </w:tc>
        <w:tc>
          <w:tcPr>
            <w:tcW w:w="2420" w:type="dxa"/>
            <w:shd w:val="clear" w:color="auto" w:fill="auto"/>
            <w:noWrap/>
            <w:vAlign w:val="bottom"/>
            <w:hideMark/>
          </w:tcPr>
          <w:p w14:paraId="5DADA718"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soc_cc_wp001_soc_v01</w:t>
            </w:r>
          </w:p>
        </w:tc>
      </w:tr>
      <w:tr w:rsidR="008C29D9" w14:paraId="795C8DE1" w14:textId="77777777" w:rsidTr="00103695">
        <w:tc>
          <w:tcPr>
            <w:tcW w:w="1560" w:type="dxa"/>
            <w:shd w:val="clear" w:color="auto" w:fill="auto"/>
            <w:noWrap/>
            <w:vAlign w:val="bottom"/>
            <w:hideMark/>
          </w:tcPr>
          <w:p w14:paraId="3C06C47C"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ProjID</w:t>
            </w:r>
          </w:p>
        </w:tc>
        <w:tc>
          <w:tcPr>
            <w:tcW w:w="2420" w:type="dxa"/>
            <w:shd w:val="clear" w:color="auto" w:fill="auto"/>
            <w:noWrap/>
            <w:vAlign w:val="bottom"/>
            <w:hideMark/>
          </w:tcPr>
          <w:p w14:paraId="6AAC91A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soc</w:t>
            </w:r>
          </w:p>
        </w:tc>
      </w:tr>
      <w:tr w:rsidR="008C29D9" w14:paraId="4E300019" w14:textId="77777777" w:rsidTr="00103695">
        <w:tc>
          <w:tcPr>
            <w:tcW w:w="1560" w:type="dxa"/>
            <w:shd w:val="clear" w:color="auto" w:fill="auto"/>
            <w:noWrap/>
            <w:vAlign w:val="bottom"/>
            <w:hideMark/>
          </w:tcPr>
          <w:p w14:paraId="6EBBE54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WPType</w:t>
            </w:r>
          </w:p>
        </w:tc>
        <w:tc>
          <w:tcPr>
            <w:tcW w:w="2420" w:type="dxa"/>
            <w:shd w:val="clear" w:color="auto" w:fill="auto"/>
            <w:noWrap/>
            <w:vAlign w:val="bottom"/>
            <w:hideMark/>
          </w:tcPr>
          <w:p w14:paraId="3956B37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cc</w:t>
            </w:r>
          </w:p>
        </w:tc>
      </w:tr>
      <w:tr w:rsidR="008C29D9" w14:paraId="46B56249" w14:textId="77777777" w:rsidTr="00103695">
        <w:tc>
          <w:tcPr>
            <w:tcW w:w="1560" w:type="dxa"/>
            <w:shd w:val="clear" w:color="auto" w:fill="auto"/>
            <w:noWrap/>
            <w:vAlign w:val="bottom"/>
            <w:hideMark/>
          </w:tcPr>
          <w:p w14:paraId="2280A27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WPID</w:t>
            </w:r>
          </w:p>
        </w:tc>
        <w:tc>
          <w:tcPr>
            <w:tcW w:w="2420" w:type="dxa"/>
            <w:shd w:val="clear" w:color="auto" w:fill="auto"/>
            <w:noWrap/>
            <w:vAlign w:val="bottom"/>
            <w:hideMark/>
          </w:tcPr>
          <w:p w14:paraId="3BE476FB"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wp001</w:t>
            </w:r>
          </w:p>
        </w:tc>
      </w:tr>
      <w:tr w:rsidR="008C29D9" w14:paraId="05DA089C" w14:textId="77777777" w:rsidTr="00103695">
        <w:tc>
          <w:tcPr>
            <w:tcW w:w="1560" w:type="dxa"/>
            <w:shd w:val="clear" w:color="auto" w:fill="auto"/>
            <w:noWrap/>
            <w:vAlign w:val="bottom"/>
            <w:hideMark/>
          </w:tcPr>
          <w:p w14:paraId="378861F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DPID</w:t>
            </w:r>
          </w:p>
        </w:tc>
        <w:tc>
          <w:tcPr>
            <w:tcW w:w="2420" w:type="dxa"/>
            <w:shd w:val="clear" w:color="auto" w:fill="auto"/>
            <w:noWrap/>
            <w:vAlign w:val="bottom"/>
            <w:hideMark/>
          </w:tcPr>
          <w:p w14:paraId="0622F33C" w14:textId="3BC66B72" w:rsidR="008C29D9" w:rsidRPr="00D8136A" w:rsidRDefault="00990690" w:rsidP="00103695">
            <w:pPr>
              <w:spacing w:after="0"/>
              <w:rPr>
                <w:rFonts w:ascii="Calibri" w:hAnsi="Calibri"/>
                <w:color w:val="000000"/>
                <w:sz w:val="16"/>
                <w:szCs w:val="16"/>
              </w:rPr>
            </w:pPr>
            <w:r>
              <w:rPr>
                <w:rFonts w:ascii="Calibri" w:hAnsi="Calibri"/>
                <w:color w:val="000000"/>
                <w:sz w:val="16"/>
                <w:szCs w:val="16"/>
              </w:rPr>
              <w:t>soc</w:t>
            </w:r>
          </w:p>
        </w:tc>
      </w:tr>
      <w:tr w:rsidR="008C29D9" w14:paraId="7614112B" w14:textId="77777777" w:rsidTr="00103695">
        <w:tc>
          <w:tcPr>
            <w:tcW w:w="1560" w:type="dxa"/>
            <w:shd w:val="clear" w:color="auto" w:fill="auto"/>
            <w:noWrap/>
            <w:vAlign w:val="bottom"/>
            <w:hideMark/>
          </w:tcPr>
          <w:p w14:paraId="18890AE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VerID</w:t>
            </w:r>
          </w:p>
        </w:tc>
        <w:tc>
          <w:tcPr>
            <w:tcW w:w="2420" w:type="dxa"/>
            <w:shd w:val="clear" w:color="auto" w:fill="auto"/>
            <w:noWrap/>
            <w:vAlign w:val="bottom"/>
            <w:hideMark/>
          </w:tcPr>
          <w:p w14:paraId="5C7455F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v01</w:t>
            </w:r>
          </w:p>
        </w:tc>
      </w:tr>
      <w:tr w:rsidR="008C29D9" w14:paraId="6BE1A8B2" w14:textId="77777777" w:rsidTr="00103695">
        <w:tc>
          <w:tcPr>
            <w:tcW w:w="1560" w:type="dxa"/>
            <w:shd w:val="clear" w:color="auto" w:fill="auto"/>
            <w:noWrap/>
            <w:vAlign w:val="bottom"/>
            <w:hideMark/>
          </w:tcPr>
          <w:p w14:paraId="7AE3904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QAVer</w:t>
            </w:r>
          </w:p>
        </w:tc>
        <w:tc>
          <w:tcPr>
            <w:tcW w:w="2420" w:type="dxa"/>
            <w:shd w:val="clear" w:color="auto" w:fill="auto"/>
            <w:noWrap/>
            <w:vAlign w:val="bottom"/>
            <w:hideMark/>
          </w:tcPr>
          <w:p w14:paraId="07232F7E"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2.1.0</w:t>
            </w:r>
          </w:p>
        </w:tc>
      </w:tr>
      <w:tr w:rsidR="008C29D9" w14:paraId="7D916610" w14:textId="77777777" w:rsidTr="00103695">
        <w:tc>
          <w:tcPr>
            <w:tcW w:w="1560" w:type="dxa"/>
            <w:shd w:val="clear" w:color="auto" w:fill="auto"/>
            <w:noWrap/>
            <w:vAlign w:val="bottom"/>
            <w:hideMark/>
          </w:tcPr>
          <w:p w14:paraId="4B11B025"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SCDMVer</w:t>
            </w:r>
          </w:p>
        </w:tc>
        <w:tc>
          <w:tcPr>
            <w:tcW w:w="2420" w:type="dxa"/>
            <w:shd w:val="clear" w:color="auto" w:fill="auto"/>
            <w:noWrap/>
            <w:vAlign w:val="bottom"/>
            <w:hideMark/>
          </w:tcPr>
          <w:p w14:paraId="009F627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7.0.0</w:t>
            </w:r>
          </w:p>
        </w:tc>
      </w:tr>
      <w:tr w:rsidR="008C29D9" w14:paraId="5B0A8360" w14:textId="77777777" w:rsidTr="00103695">
        <w:tc>
          <w:tcPr>
            <w:tcW w:w="1560" w:type="dxa"/>
            <w:shd w:val="clear" w:color="auto" w:fill="auto"/>
            <w:noWrap/>
            <w:vAlign w:val="bottom"/>
            <w:hideMark/>
          </w:tcPr>
          <w:p w14:paraId="4E05772A"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Module</w:t>
            </w:r>
          </w:p>
        </w:tc>
        <w:tc>
          <w:tcPr>
            <w:tcW w:w="2420" w:type="dxa"/>
            <w:shd w:val="clear" w:color="auto" w:fill="auto"/>
            <w:noWrap/>
            <w:vAlign w:val="bottom"/>
            <w:hideMark/>
          </w:tcPr>
          <w:p w14:paraId="42B9554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l1</w:t>
            </w:r>
          </w:p>
        </w:tc>
      </w:tr>
      <w:tr w:rsidR="008C29D9" w14:paraId="5C7CACF9" w14:textId="77777777" w:rsidTr="00103695">
        <w:tc>
          <w:tcPr>
            <w:tcW w:w="1560" w:type="dxa"/>
            <w:shd w:val="clear" w:color="auto" w:fill="auto"/>
            <w:noWrap/>
            <w:vAlign w:val="bottom"/>
            <w:hideMark/>
          </w:tcPr>
          <w:p w14:paraId="3D5EE53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OSABBR</w:t>
            </w:r>
          </w:p>
        </w:tc>
        <w:tc>
          <w:tcPr>
            <w:tcW w:w="2420" w:type="dxa"/>
            <w:shd w:val="clear" w:color="auto" w:fill="auto"/>
            <w:noWrap/>
            <w:vAlign w:val="bottom"/>
            <w:hideMark/>
          </w:tcPr>
          <w:p w14:paraId="7C8D86E3"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WIN</w:t>
            </w:r>
          </w:p>
        </w:tc>
      </w:tr>
      <w:tr w:rsidR="008C29D9" w14:paraId="4AC1EB6C" w14:textId="77777777" w:rsidTr="00103695">
        <w:tc>
          <w:tcPr>
            <w:tcW w:w="1560" w:type="dxa"/>
            <w:shd w:val="clear" w:color="auto" w:fill="auto"/>
            <w:noWrap/>
            <w:vAlign w:val="bottom"/>
            <w:hideMark/>
          </w:tcPr>
          <w:p w14:paraId="3604A5B3"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OSNAME</w:t>
            </w:r>
          </w:p>
        </w:tc>
        <w:tc>
          <w:tcPr>
            <w:tcW w:w="2420" w:type="dxa"/>
            <w:shd w:val="clear" w:color="auto" w:fill="auto"/>
            <w:noWrap/>
            <w:vAlign w:val="bottom"/>
            <w:hideMark/>
          </w:tcPr>
          <w:p w14:paraId="6B55845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X64_7PRO</w:t>
            </w:r>
          </w:p>
        </w:tc>
      </w:tr>
      <w:tr w:rsidR="008C29D9" w14:paraId="48860C01" w14:textId="77777777" w:rsidTr="00103695">
        <w:tc>
          <w:tcPr>
            <w:tcW w:w="1560" w:type="dxa"/>
            <w:shd w:val="clear" w:color="auto" w:fill="auto"/>
            <w:noWrap/>
            <w:vAlign w:val="bottom"/>
            <w:hideMark/>
          </w:tcPr>
          <w:p w14:paraId="0C71598A"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SASVersion</w:t>
            </w:r>
          </w:p>
        </w:tc>
        <w:tc>
          <w:tcPr>
            <w:tcW w:w="2420" w:type="dxa"/>
            <w:shd w:val="clear" w:color="auto" w:fill="auto"/>
            <w:noWrap/>
            <w:vAlign w:val="bottom"/>
            <w:hideMark/>
          </w:tcPr>
          <w:p w14:paraId="7384CBA9"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9.4</w:t>
            </w:r>
          </w:p>
        </w:tc>
      </w:tr>
      <w:tr w:rsidR="008C29D9" w14:paraId="4B78F8A3" w14:textId="77777777" w:rsidTr="00103695">
        <w:tc>
          <w:tcPr>
            <w:tcW w:w="1560" w:type="dxa"/>
            <w:shd w:val="clear" w:color="auto" w:fill="auto"/>
            <w:noWrap/>
            <w:vAlign w:val="bottom"/>
            <w:hideMark/>
          </w:tcPr>
          <w:p w14:paraId="598754B5"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SASVersionLong</w:t>
            </w:r>
          </w:p>
        </w:tc>
        <w:tc>
          <w:tcPr>
            <w:tcW w:w="2420" w:type="dxa"/>
            <w:shd w:val="clear" w:color="auto" w:fill="auto"/>
            <w:noWrap/>
            <w:vAlign w:val="bottom"/>
            <w:hideMark/>
          </w:tcPr>
          <w:p w14:paraId="37C9957F"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9.04.01M4P110916</w:t>
            </w:r>
          </w:p>
        </w:tc>
      </w:tr>
      <w:tr w:rsidR="008C29D9" w14:paraId="3EC85E94" w14:textId="77777777" w:rsidTr="00103695">
        <w:tc>
          <w:tcPr>
            <w:tcW w:w="1560" w:type="dxa"/>
            <w:shd w:val="clear" w:color="auto" w:fill="auto"/>
            <w:noWrap/>
            <w:vAlign w:val="bottom"/>
            <w:hideMark/>
          </w:tcPr>
          <w:p w14:paraId="7AE75456"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RunType</w:t>
            </w:r>
          </w:p>
        </w:tc>
        <w:tc>
          <w:tcPr>
            <w:tcW w:w="2420" w:type="dxa"/>
            <w:shd w:val="clear" w:color="auto" w:fill="auto"/>
            <w:noWrap/>
            <w:vAlign w:val="bottom"/>
            <w:hideMark/>
          </w:tcPr>
          <w:p w14:paraId="179B6041"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FORE</w:t>
            </w:r>
          </w:p>
        </w:tc>
      </w:tr>
      <w:tr w:rsidR="008C29D9" w14:paraId="4B0E2D8C" w14:textId="77777777" w:rsidTr="00103695">
        <w:tc>
          <w:tcPr>
            <w:tcW w:w="1560" w:type="dxa"/>
            <w:shd w:val="clear" w:color="auto" w:fill="auto"/>
            <w:noWrap/>
            <w:vAlign w:val="bottom"/>
            <w:hideMark/>
          </w:tcPr>
          <w:p w14:paraId="27E119C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NCPU</w:t>
            </w:r>
          </w:p>
        </w:tc>
        <w:tc>
          <w:tcPr>
            <w:tcW w:w="2420" w:type="dxa"/>
            <w:shd w:val="clear" w:color="auto" w:fill="auto"/>
            <w:noWrap/>
            <w:vAlign w:val="bottom"/>
            <w:hideMark/>
          </w:tcPr>
          <w:p w14:paraId="01A5A742"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4</w:t>
            </w:r>
          </w:p>
        </w:tc>
      </w:tr>
      <w:tr w:rsidR="008C29D9" w14:paraId="10878B96" w14:textId="77777777" w:rsidTr="00103695">
        <w:tc>
          <w:tcPr>
            <w:tcW w:w="1560" w:type="dxa"/>
            <w:shd w:val="clear" w:color="auto" w:fill="auto"/>
            <w:noWrap/>
            <w:vAlign w:val="bottom"/>
            <w:hideMark/>
          </w:tcPr>
          <w:p w14:paraId="79F631E4"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StartTime</w:t>
            </w:r>
          </w:p>
        </w:tc>
        <w:tc>
          <w:tcPr>
            <w:tcW w:w="2420" w:type="dxa"/>
            <w:shd w:val="clear" w:color="auto" w:fill="auto"/>
            <w:noWrap/>
            <w:vAlign w:val="bottom"/>
            <w:hideMark/>
          </w:tcPr>
          <w:p w14:paraId="74E501EB"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15FEB2019:10:25:48.90</w:t>
            </w:r>
          </w:p>
        </w:tc>
      </w:tr>
      <w:tr w:rsidR="008C29D9" w14:paraId="508FCC07" w14:textId="77777777" w:rsidTr="00103695">
        <w:tc>
          <w:tcPr>
            <w:tcW w:w="1560" w:type="dxa"/>
            <w:shd w:val="clear" w:color="auto" w:fill="auto"/>
            <w:noWrap/>
            <w:vAlign w:val="bottom"/>
            <w:hideMark/>
          </w:tcPr>
          <w:p w14:paraId="3B02ACAB"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StopTime</w:t>
            </w:r>
          </w:p>
        </w:tc>
        <w:tc>
          <w:tcPr>
            <w:tcW w:w="2420" w:type="dxa"/>
            <w:shd w:val="clear" w:color="auto" w:fill="auto"/>
            <w:noWrap/>
            <w:vAlign w:val="bottom"/>
            <w:hideMark/>
          </w:tcPr>
          <w:p w14:paraId="70A6F848"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15FEB2019:10:25:50.90</w:t>
            </w:r>
          </w:p>
        </w:tc>
      </w:tr>
      <w:tr w:rsidR="008C29D9" w14:paraId="4B1994DD" w14:textId="77777777" w:rsidTr="00103695">
        <w:tc>
          <w:tcPr>
            <w:tcW w:w="1560" w:type="dxa"/>
            <w:shd w:val="clear" w:color="auto" w:fill="auto"/>
            <w:noWrap/>
            <w:vAlign w:val="bottom"/>
            <w:hideMark/>
          </w:tcPr>
          <w:p w14:paraId="37931BB5"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Seconds</w:t>
            </w:r>
          </w:p>
        </w:tc>
        <w:tc>
          <w:tcPr>
            <w:tcW w:w="2420" w:type="dxa"/>
            <w:shd w:val="clear" w:color="auto" w:fill="auto"/>
            <w:noWrap/>
            <w:vAlign w:val="bottom"/>
            <w:hideMark/>
          </w:tcPr>
          <w:p w14:paraId="219ACF90"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2</w:t>
            </w:r>
          </w:p>
        </w:tc>
      </w:tr>
      <w:tr w:rsidR="008C29D9" w14:paraId="5DD5781B" w14:textId="77777777" w:rsidTr="00103695">
        <w:tc>
          <w:tcPr>
            <w:tcW w:w="1560" w:type="dxa"/>
            <w:shd w:val="clear" w:color="auto" w:fill="auto"/>
            <w:noWrap/>
            <w:vAlign w:val="bottom"/>
            <w:hideMark/>
          </w:tcPr>
          <w:p w14:paraId="2F70BC0D"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RunTime</w:t>
            </w:r>
          </w:p>
        </w:tc>
        <w:tc>
          <w:tcPr>
            <w:tcW w:w="2420" w:type="dxa"/>
            <w:shd w:val="clear" w:color="auto" w:fill="auto"/>
            <w:noWrap/>
            <w:vAlign w:val="bottom"/>
            <w:hideMark/>
          </w:tcPr>
          <w:p w14:paraId="12EB096E" w14:textId="77777777" w:rsidR="008C29D9" w:rsidRPr="00D8136A" w:rsidRDefault="008C29D9" w:rsidP="00103695">
            <w:pPr>
              <w:spacing w:after="0"/>
              <w:rPr>
                <w:rFonts w:ascii="Calibri" w:hAnsi="Calibri"/>
                <w:color w:val="000000"/>
                <w:sz w:val="16"/>
                <w:szCs w:val="16"/>
              </w:rPr>
            </w:pPr>
            <w:r w:rsidRPr="00D8136A">
              <w:rPr>
                <w:rFonts w:ascii="Calibri" w:hAnsi="Calibri"/>
                <w:color w:val="000000"/>
                <w:sz w:val="16"/>
                <w:szCs w:val="16"/>
              </w:rPr>
              <w:t>0 h  0 m  1 s</w:t>
            </w:r>
          </w:p>
        </w:tc>
      </w:tr>
    </w:tbl>
    <w:p w14:paraId="493B0287" w14:textId="29F913F8" w:rsidR="00B7609D" w:rsidRDefault="00B7609D" w:rsidP="00103695">
      <w:pPr>
        <w:spacing w:line="259" w:lineRule="auto"/>
      </w:pPr>
    </w:p>
    <w:sectPr w:rsidR="00B7609D" w:rsidSect="001858A3">
      <w:pgSz w:w="15840" w:h="12240" w:orient="landscape"/>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B8969" w14:textId="77777777" w:rsidR="00662984" w:rsidRDefault="00662984" w:rsidP="009A5830">
      <w:pPr>
        <w:spacing w:after="0"/>
      </w:pPr>
      <w:r>
        <w:separator/>
      </w:r>
    </w:p>
  </w:endnote>
  <w:endnote w:type="continuationSeparator" w:id="0">
    <w:p w14:paraId="34BA6A91" w14:textId="77777777" w:rsidR="00662984" w:rsidRDefault="00662984" w:rsidP="009A58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4CF36" w14:textId="66453869" w:rsidR="002C5D77" w:rsidRPr="000679BF" w:rsidRDefault="002C5D77" w:rsidP="00817CF6">
    <w:pPr>
      <w:pStyle w:val="Heading1"/>
      <w:numPr>
        <w:ilvl w:val="0"/>
        <w:numId w:val="0"/>
      </w:numPr>
      <w:tabs>
        <w:tab w:val="left" w:pos="900"/>
        <w:tab w:val="left" w:pos="5440"/>
        <w:tab w:val="right" w:pos="10080"/>
      </w:tabs>
      <w:ind w:left="-720" w:right="-720"/>
      <w:rPr>
        <w:rFonts w:ascii="Calibri" w:eastAsia="Calibri" w:hAnsi="Calibri" w:cs="Times New Roman"/>
        <w:color w:val="7E7E7E" w:themeColor="text2" w:themeShade="BF"/>
        <w:sz w:val="20"/>
      </w:rPr>
    </w:pPr>
    <w:r w:rsidRPr="000679BF">
      <w:rPr>
        <w:rFonts w:ascii="Calibri" w:eastAsia="Calibri" w:hAnsi="Calibri" w:cs="Times New Roman"/>
        <w:noProof/>
        <w:color w:val="7E7E7E" w:themeColor="text2" w:themeShade="BF"/>
        <w:sz w:val="24"/>
      </w:rPr>
      <mc:AlternateContent>
        <mc:Choice Requires="wps">
          <w:drawing>
            <wp:anchor distT="0" distB="0" distL="114300" distR="114300" simplePos="0" relativeHeight="251674624" behindDoc="0" locked="0" layoutInCell="1" allowOverlap="1" wp14:anchorId="33EA0BDF" wp14:editId="34D6462D">
              <wp:simplePos x="0" y="0"/>
              <wp:positionH relativeFrom="margin">
                <wp:posOffset>-924560</wp:posOffset>
              </wp:positionH>
              <wp:positionV relativeFrom="paragraph">
                <wp:posOffset>1929765</wp:posOffset>
              </wp:positionV>
              <wp:extent cx="7792720" cy="165100"/>
              <wp:effectExtent l="0" t="0" r="0" b="6350"/>
              <wp:wrapNone/>
              <wp:docPr id="1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359174" id="Rectangle 4" o:spid="_x0000_s1026" style="position:absolute;margin-left:-72.8pt;margin-top:151.95pt;width:613.6pt;height:13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1I4gEAALA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" fillcolor="#17529f [3204]" stroked="f" strokeweight="1pt">
              <v:fill opacity="46003f"/>
              <w10:wrap anchorx="margin"/>
            </v:rect>
          </w:pict>
        </mc:Fallback>
      </mc:AlternateContent>
    </w:r>
    <w:r w:rsidRPr="000679BF">
      <w:rPr>
        <w:rFonts w:ascii="Calibri" w:eastAsia="Calibri" w:hAnsi="Calibri" w:cs="Times New Roman"/>
        <w:color w:val="7E7E7E" w:themeColor="text2" w:themeShade="BF"/>
        <w:sz w:val="20"/>
      </w:rPr>
      <w:t xml:space="preserve">The Sentinel System is sponsored by the </w:t>
    </w:r>
    <w:hyperlink r:id="rId1" w:tgtFrame="_blank" w:history="1">
      <w:r w:rsidRPr="000679BF">
        <w:rPr>
          <w:rStyle w:val="Hyperlink"/>
          <w:rFonts w:ascii="Calibri" w:eastAsia="Calibri" w:hAnsi="Calibri" w:cs="Times New Roman"/>
          <w:color w:val="8CB6EE" w:themeColor="accent1" w:themeTint="66"/>
          <w:sz w:val="20"/>
        </w:rPr>
        <w:t>U.S. Food and Drug Administration (FDA)</w:t>
      </w:r>
    </w:hyperlink>
    <w:r w:rsidRPr="000679BF">
      <w:rPr>
        <w:rFonts w:ascii="Calibri" w:eastAsia="Calibri" w:hAnsi="Calibri" w:cs="Times New Roman"/>
        <w:color w:val="7E7E7E" w:themeColor="text2" w:themeShade="BF"/>
        <w:sz w:val="20"/>
      </w:rPr>
      <w:t xml:space="preserve"> to proactively monitor the safety of FDA-regulated medical products and complements other existing FDA safety surveillance capabilities. The Sentinel System is one piece of FDA’s </w:t>
    </w:r>
    <w:hyperlink r:id="rId2" w:tgtFrame="_blank" w:history="1">
      <w:r w:rsidRPr="000679BF">
        <w:rPr>
          <w:rStyle w:val="Hyperlink"/>
          <w:rFonts w:ascii="Calibri" w:eastAsia="Calibri" w:hAnsi="Calibri" w:cs="Times New Roman"/>
          <w:color w:val="8CB6EE" w:themeColor="accent1" w:themeTint="66"/>
          <w:sz w:val="20"/>
        </w:rPr>
        <w:t>Sentinel Initiative</w:t>
      </w:r>
    </w:hyperlink>
    <w:r w:rsidRPr="000679BF">
      <w:rPr>
        <w:rFonts w:ascii="Calibri" w:eastAsia="Calibri" w:hAnsi="Calibri" w:cs="Times New Roman"/>
        <w:color w:val="7E7E7E" w:themeColor="text2" w:themeShade="BF"/>
        <w:sz w:val="20"/>
      </w:rPr>
      <w:t>, a long-term, multi-faceted effort to develop a national electronic system.  Sentinel Collaborators include Data and Academic Partners that provide access to healthcare data and ongoing scientific, technical, methodological, and organizational expertise. The Sentinel Coordinating Center is funded by the FDA through the Department of Health and Human Services (HHS) Contract number HHSF223201400030I.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9FC80" w14:textId="77777777" w:rsidR="002C5D77" w:rsidRDefault="002C5D77">
    <w:pPr>
      <w:pStyle w:val="Foot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9264" behindDoc="0" locked="0" layoutInCell="1" allowOverlap="1" wp14:anchorId="3C59F4E8" wp14:editId="62153442">
              <wp:simplePos x="0" y="0"/>
              <wp:positionH relativeFrom="margin">
                <wp:posOffset>-772160</wp:posOffset>
              </wp:positionH>
              <wp:positionV relativeFrom="paragraph">
                <wp:posOffset>-1117600</wp:posOffset>
              </wp:positionV>
              <wp:extent cx="7792720" cy="165100"/>
              <wp:effectExtent l="0" t="0" r="0" b="6350"/>
              <wp:wrapNone/>
              <wp:docPr id="2"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DD8D7D1" id="Rectangle 4" o:spid="_x0000_s1026" style="position:absolute;margin-left:-60.8pt;margin-top:-88pt;width:613.6pt;height:1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" fillcolor="#17529f [3204]" stroked="f" strokeweight="1pt">
              <v:fill opacity="46003f"/>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FA96" w14:textId="7058F484" w:rsidR="002C5D77" w:rsidRPr="001E417E" w:rsidRDefault="002C5D77"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Mother-Infant Linkage Data Quality Review and Characterization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r>
      <w:rPr>
        <w:rFonts w:ascii="Calibri" w:eastAsia="Calibri" w:hAnsi="Calibri" w:cs="Times New Roman"/>
        <w:sz w:val="20"/>
      </w:rPr>
      <w:t>qa_mil_package</w:t>
    </w:r>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95104" behindDoc="0" locked="0" layoutInCell="1" allowOverlap="1" wp14:anchorId="6C2B40C5" wp14:editId="4DBED273">
              <wp:simplePos x="0" y="0"/>
              <wp:positionH relativeFrom="column">
                <wp:posOffset>-924560</wp:posOffset>
              </wp:positionH>
              <wp:positionV relativeFrom="paragraph">
                <wp:posOffset>431165</wp:posOffset>
              </wp:positionV>
              <wp:extent cx="7792720" cy="165100"/>
              <wp:effectExtent l="0" t="0" r="0" b="6350"/>
              <wp:wrapNone/>
              <wp:docPr id="12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A2216AE" id="Rectangle 4" o:spid="_x0000_s1026" style="position:absolute;margin-left:-72.8pt;margin-top:33.95pt;width:613.6pt;height: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y4gEAALE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noProof/>
        <w:sz w:val="20"/>
      </w:rPr>
      <w:t>iv</w:t>
    </w:r>
    <w:r w:rsidRPr="00D04AA9">
      <w:rPr>
        <w:rFonts w:ascii="Calibri" w:eastAsia="Calibri" w:hAnsi="Calibri" w:cs="Times New Roman"/>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91CAD" w14:textId="602A7373" w:rsidR="002C5D77" w:rsidRPr="00D04AA9" w:rsidRDefault="002C5D77" w:rsidP="001E417E">
    <w:pPr>
      <w:pStyle w:val="Heading1"/>
      <w:tabs>
        <w:tab w:val="left" w:pos="900"/>
        <w:tab w:val="left" w:pos="5440"/>
        <w:tab w:val="right" w:pos="10080"/>
      </w:tabs>
      <w:ind w:left="-720" w:right="-720"/>
      <w:rPr>
        <w:rFonts w:ascii="Calibri" w:eastAsia="Calibri" w:hAnsi="Calibri" w:cs="Times New Roman"/>
        <w:sz w:val="20"/>
      </w:rPr>
    </w:pPr>
    <w:r w:rsidRPr="00546F4C">
      <w:rPr>
        <w:rFonts w:ascii="Calibri" w:eastAsia="Calibri" w:hAnsi="Calibri" w:cs="Times New Roman"/>
        <w:sz w:val="20"/>
      </w:rPr>
      <w:t>Document Title | Document Subject (e.g. Sentinel Surveillance Plan)</w:t>
    </w:r>
    <w:r w:rsidRPr="00103C86">
      <w:rPr>
        <w:rFonts w:ascii="Calibri" w:eastAsia="Calibri" w:hAnsi="Calibri" w:cs="Times New Roman"/>
        <w:noProof/>
        <w:color w:val="17529F" w:themeColor="accent1"/>
      </w:rPr>
      <mc:AlternateContent>
        <mc:Choice Requires="wps">
          <w:drawing>
            <wp:anchor distT="0" distB="0" distL="114300" distR="114300" simplePos="0" relativeHeight="251693056" behindDoc="1" locked="1" layoutInCell="1" allowOverlap="1" wp14:anchorId="485C2417" wp14:editId="247F4165">
              <wp:simplePos x="0" y="0"/>
              <wp:positionH relativeFrom="column">
                <wp:posOffset>-923290</wp:posOffset>
              </wp:positionH>
              <wp:positionV relativeFrom="page">
                <wp:posOffset>9893935</wp:posOffset>
              </wp:positionV>
              <wp:extent cx="7790688" cy="164592"/>
              <wp:effectExtent l="0" t="0" r="1270" b="6985"/>
              <wp:wrapNone/>
              <wp:docPr id="3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EF4EF2" id="Rectangle 4" o:spid="_x0000_s1026" style="position:absolute;margin-left:-72.7pt;margin-top:779.05pt;width:613.45pt;height:12.9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" fillcolor="#17529f [3204]" stroked="f" strokeweight="1pt">
              <v:fill opacity="46003f"/>
              <w10:wrap anchory="page"/>
              <w10:anchorlock/>
            </v:rect>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68480" behindDoc="0" locked="0" layoutInCell="1" allowOverlap="1" wp14:anchorId="5D954C64" wp14:editId="0D37EF9F">
              <wp:simplePos x="0" y="0"/>
              <wp:positionH relativeFrom="column">
                <wp:posOffset>-924560</wp:posOffset>
              </wp:positionH>
              <wp:positionV relativeFrom="paragraph">
                <wp:posOffset>596265</wp:posOffset>
              </wp:positionV>
              <wp:extent cx="7792720" cy="165100"/>
              <wp:effectExtent l="0" t="0" r="0" b="6350"/>
              <wp:wrapNone/>
              <wp:docPr id="1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DC66192" id="Rectangle 4" o:spid="_x0000_s1026" style="position:absolute;margin-left:-72.8pt;margin-top:46.95pt;width:613.6pt;height: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" fillcolor="#17529f [3204]" stroked="f" strokeweight="1pt">
              <v:fill opacity="46003f"/>
            </v:rect>
          </w:pict>
        </mc:Fallback>
      </mc:AlternateContent>
    </w:r>
    <w:r w:rsidRPr="00D04AA9">
      <w:rPr>
        <w:rFonts w:ascii="Calibri" w:eastAsia="Calibri" w:hAnsi="Calibri" w:cs="Times New Roman"/>
        <w:noProof/>
        <w:sz w:val="24"/>
      </w:rPr>
      <mc:AlternateContent>
        <mc:Choice Requires="wps">
          <w:drawing>
            <wp:anchor distT="0" distB="0" distL="114300" distR="114300" simplePos="0" relativeHeight="251666432" behindDoc="0" locked="0" layoutInCell="1" allowOverlap="1" wp14:anchorId="7CDB7234" wp14:editId="09B937CB">
              <wp:simplePos x="0" y="0"/>
              <wp:positionH relativeFrom="margin">
                <wp:posOffset>-924560</wp:posOffset>
              </wp:positionH>
              <wp:positionV relativeFrom="paragraph">
                <wp:posOffset>748665</wp:posOffset>
              </wp:positionV>
              <wp:extent cx="7792720" cy="165100"/>
              <wp:effectExtent l="0" t="0" r="0" b="6350"/>
              <wp:wrapNone/>
              <wp:docPr id="6"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9BDCC2E" id="Rectangle 4" o:spid="_x0000_s1026" style="position:absolute;margin-left:-72.8pt;margin-top:58.95pt;width:613.6pt;height:1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" fillcolor="#17529f [3204]" stroked="f" strokeweight="1pt">
              <v:fill opacity="46003f"/>
              <w10:wrap anchorx="margin"/>
            </v:rect>
          </w:pict>
        </mc:Fallback>
      </mc:AlternateContent>
    </w:r>
    <w:r w:rsidRPr="00D04AA9">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sidRPr="00D04AA9">
      <w:rPr>
        <w:rFonts w:ascii="Calibri" w:eastAsia="Calibri" w:hAnsi="Calibri" w:cs="Times New Roman"/>
        <w:noProof/>
        <w:sz w:val="20"/>
      </w:rPr>
      <w:t>1</w:t>
    </w:r>
    <w:r w:rsidRPr="00D04AA9">
      <w:rPr>
        <w:rFonts w:ascii="Calibri" w:eastAsia="Calibri" w:hAnsi="Calibri" w:cs="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D8B67" w14:textId="44C04665" w:rsidR="002C5D77" w:rsidRPr="00273869" w:rsidRDefault="002C5D77" w:rsidP="00273869">
    <w:pPr>
      <w:pStyle w:val="Heading1"/>
      <w:numPr>
        <w:ilvl w:val="0"/>
        <w:numId w:val="0"/>
      </w:numPr>
      <w:tabs>
        <w:tab w:val="left" w:pos="900"/>
        <w:tab w:val="left" w:pos="5440"/>
        <w:tab w:val="right" w:pos="10080"/>
      </w:tabs>
      <w:ind w:left="-720" w:right="-720"/>
      <w:rPr>
        <w:rFonts w:ascii="Calibri" w:eastAsia="Calibri" w:hAnsi="Calibri" w:cs="Times New Roman"/>
        <w:sz w:val="20"/>
      </w:rPr>
    </w:pPr>
    <w:r w:rsidRPr="00546F4C">
      <w:rPr>
        <w:rFonts w:ascii="Calibri" w:eastAsia="Calibri" w:hAnsi="Calibri" w:cs="Times New Roman"/>
        <w:sz w:val="20"/>
      </w:rPr>
      <w:t>Document Title | Document Subject (e.g. Sentinel Surveillance Plan)</w:t>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725824" behindDoc="0" locked="0" layoutInCell="1" allowOverlap="1" wp14:anchorId="05B9054D" wp14:editId="260D0B9A">
              <wp:simplePos x="0" y="0"/>
              <wp:positionH relativeFrom="column">
                <wp:posOffset>-924560</wp:posOffset>
              </wp:positionH>
              <wp:positionV relativeFrom="paragraph">
                <wp:posOffset>431165</wp:posOffset>
              </wp:positionV>
              <wp:extent cx="7792720" cy="165100"/>
              <wp:effectExtent l="0" t="0" r="0" b="6350"/>
              <wp:wrapNone/>
              <wp:docPr id="24"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2B66BC14" id="Rectangle 4" o:spid="_x0000_s1026" style="position:absolute;margin-left:-72.8pt;margin-top:33.95pt;width:613.6pt;height:1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noProof/>
        <w:sz w:val="20"/>
      </w:rPr>
      <w:t>41</w:t>
    </w:r>
    <w:r w:rsidRPr="00D04AA9">
      <w:rPr>
        <w:rFonts w:ascii="Calibri" w:eastAsia="Calibri" w:hAnsi="Calibri" w:cs="Times New Roman"/>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6AF7F3" w14:textId="77777777" w:rsidR="002C5D77" w:rsidRPr="00D04AA9" w:rsidRDefault="002C5D77" w:rsidP="00CC1774">
    <w:pPr>
      <w:pStyle w:val="Heading1"/>
      <w:tabs>
        <w:tab w:val="left" w:pos="900"/>
        <w:tab w:val="left" w:pos="5440"/>
        <w:tab w:val="right" w:pos="13680"/>
      </w:tabs>
      <w:ind w:left="-720" w:right="-720"/>
      <w:rPr>
        <w:rFonts w:ascii="Calibri" w:eastAsia="Calibri" w:hAnsi="Calibri" w:cs="Times New Roman"/>
        <w:sz w:val="20"/>
      </w:rPr>
    </w:pPr>
    <w:r w:rsidRPr="00D04AA9">
      <w:rPr>
        <w:rFonts w:ascii="Calibri" w:eastAsia="Calibri" w:hAnsi="Calibri" w:cs="Times New Roman"/>
        <w:noProof/>
        <w:sz w:val="24"/>
      </w:rPr>
      <mc:AlternateContent>
        <mc:Choice Requires="wps">
          <w:drawing>
            <wp:anchor distT="0" distB="0" distL="114300" distR="114300" simplePos="0" relativeHeight="251709440" behindDoc="0" locked="0" layoutInCell="1" allowOverlap="1" wp14:anchorId="7CB6ED21" wp14:editId="10B4129D">
              <wp:simplePos x="0" y="0"/>
              <wp:positionH relativeFrom="margin">
                <wp:posOffset>-924560</wp:posOffset>
              </wp:positionH>
              <wp:positionV relativeFrom="paragraph">
                <wp:posOffset>748665</wp:posOffset>
              </wp:positionV>
              <wp:extent cx="7792720" cy="165100"/>
              <wp:effectExtent l="0" t="0" r="0" b="6350"/>
              <wp:wrapNone/>
              <wp:docPr id="13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8AE9CBE" id="Rectangle 4" o:spid="_x0000_s1026" style="position:absolute;margin-left:-72.8pt;margin-top:58.95pt;width:613.6pt;height:1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" fillcolor="#17529f [3204]" stroked="f" strokeweight="1pt">
              <v:fill opacity="46003f"/>
              <w10:wrap anchorx="margin"/>
            </v:rect>
          </w:pict>
        </mc:Fallback>
      </mc:AlternateContent>
    </w: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Document Title</w:t>
    </w:r>
    <w:r>
      <w:rPr>
        <w:rFonts w:ascii="Calibri" w:eastAsia="Calibri" w:hAnsi="Calibri" w:cs="Times New Roman"/>
        <w:sz w:val="20"/>
      </w:rPr>
      <w:fldChar w:fldCharType="end"/>
    </w:r>
    <w:r>
      <w:rPr>
        <w:rFonts w:ascii="Calibri" w:eastAsia="Calibri" w:hAnsi="Calibri" w:cs="Times New Roman"/>
        <w:sz w:val="20"/>
      </w:rPr>
      <w:t xml:space="preserve"> | </w:t>
    </w:r>
    <w:r w:rsidRPr="001E417E">
      <w:rPr>
        <w:rFonts w:ascii="Calibri" w:eastAsia="Calibri" w:hAnsi="Calibri" w:cs="Times New Roman"/>
        <w:sz w:val="20"/>
      </w:rPr>
      <w:fldChar w:fldCharType="begin"/>
    </w:r>
    <w:r w:rsidRPr="001E417E">
      <w:rPr>
        <w:rFonts w:ascii="Calibri" w:eastAsia="Calibri" w:hAnsi="Calibri" w:cs="Times New Roman"/>
        <w:sz w:val="20"/>
      </w:rPr>
      <w:instrText xml:space="preserve"> SUBJECT   \* MERGEFORMAT </w:instrText>
    </w:r>
    <w:r w:rsidRPr="001E417E">
      <w:rPr>
        <w:rFonts w:ascii="Calibri" w:eastAsia="Calibri" w:hAnsi="Calibri" w:cs="Times New Roman"/>
        <w:sz w:val="20"/>
      </w:rPr>
      <w:fldChar w:fldCharType="separate"/>
    </w:r>
    <w:r>
      <w:rPr>
        <w:rFonts w:ascii="Calibri" w:eastAsia="Calibri" w:hAnsi="Calibri" w:cs="Times New Roman"/>
        <w:sz w:val="20"/>
      </w:rPr>
      <w:t>Document Subject (e.g. Sentinel Surveillance Plan)</w:t>
    </w:r>
    <w:r w:rsidRPr="001E417E">
      <w:rPr>
        <w:rFonts w:ascii="Calibri" w:eastAsia="Calibri" w:hAnsi="Calibri" w:cs="Times New Roman"/>
        <w:sz w:val="20"/>
      </w:rPr>
      <w:fldChar w:fldCharType="end"/>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710464" behindDoc="0" locked="0" layoutInCell="1" allowOverlap="1" wp14:anchorId="673ABBD1" wp14:editId="53443643">
              <wp:simplePos x="0" y="0"/>
              <wp:positionH relativeFrom="column">
                <wp:posOffset>-924560</wp:posOffset>
              </wp:positionH>
              <wp:positionV relativeFrom="paragraph">
                <wp:posOffset>434975</wp:posOffset>
              </wp:positionV>
              <wp:extent cx="7772400" cy="165100"/>
              <wp:effectExtent l="0" t="0" r="0" b="6350"/>
              <wp:wrapNone/>
              <wp:docPr id="132" name="Rectangle 4"/>
              <wp:cNvGraphicFramePr/>
              <a:graphic xmlns:a="http://schemas.openxmlformats.org/drawingml/2006/main">
                <a:graphicData uri="http://schemas.microsoft.com/office/word/2010/wordprocessingShape">
                  <wps:wsp>
                    <wps:cNvSpPr/>
                    <wps:spPr>
                      <a:xfrm>
                        <a:off x="0" y="0"/>
                        <a:ext cx="7772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203BD3E" id="Rectangle 4" o:spid="_x0000_s1026" style="position:absolute;margin-left:-72.8pt;margin-top:34.25pt;width:612pt;height: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" fillcolor="#17529f [3204]" stroked="f" strokeweight="1pt">
              <v:fill opacity="46003f"/>
            </v:rect>
          </w:pict>
        </mc:Fallback>
      </mc:AlternateContent>
    </w:r>
    <w:r>
      <w:rPr>
        <w:rFonts w:ascii="Calibri" w:eastAsia="Calibri" w:hAnsi="Calibri" w:cs="Times New Roman"/>
        <w:sz w:val="20"/>
      </w:rPr>
      <w:tab/>
    </w:r>
    <w:r>
      <w:rPr>
        <w:rFonts w:ascii="Calibri" w:eastAsia="Calibri" w:hAnsi="Calibri" w:cs="Times New Roman"/>
        <w:sz w:val="20"/>
      </w:rPr>
      <w:fldChar w:fldCharType="begin"/>
    </w:r>
    <w:r>
      <w:rPr>
        <w:rFonts w:ascii="Calibri" w:eastAsia="Calibri" w:hAnsi="Calibri" w:cs="Times New Roman"/>
        <w:sz w:val="20"/>
      </w:rPr>
      <w:instrText xml:space="preserve"> PAGE  \* Arabic  \* MERGEFORMAT </w:instrText>
    </w:r>
    <w:r>
      <w:rPr>
        <w:rFonts w:ascii="Calibri" w:eastAsia="Calibri" w:hAnsi="Calibri" w:cs="Times New Roman"/>
        <w:sz w:val="20"/>
      </w:rPr>
      <w:fldChar w:fldCharType="separate"/>
    </w:r>
    <w:r>
      <w:rPr>
        <w:rFonts w:ascii="Calibri" w:eastAsia="Calibri" w:hAnsi="Calibri" w:cs="Times New Roman"/>
        <w:noProof/>
        <w:sz w:val="20"/>
      </w:rPr>
      <w:t>1</w:t>
    </w:r>
    <w:r>
      <w:rPr>
        <w:rFonts w:ascii="Calibri" w:eastAsia="Calibri" w:hAnsi="Calibri" w:cs="Times New Roman"/>
        <w:sz w:val="20"/>
      </w:rPr>
      <w:fldChar w:fldCharType="end"/>
    </w:r>
  </w:p>
  <w:p w14:paraId="71A6EB0F" w14:textId="77777777" w:rsidR="002C5D77" w:rsidRDefault="002C5D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F2DAD" w14:textId="77777777" w:rsidR="00662984" w:rsidRDefault="00662984" w:rsidP="009A5830">
      <w:pPr>
        <w:spacing w:after="0"/>
      </w:pPr>
      <w:r>
        <w:separator/>
      </w:r>
    </w:p>
  </w:footnote>
  <w:footnote w:type="continuationSeparator" w:id="0">
    <w:p w14:paraId="1FEE78F5" w14:textId="77777777" w:rsidR="00662984" w:rsidRDefault="00662984" w:rsidP="009A5830">
      <w:pPr>
        <w:spacing w:after="0"/>
      </w:pPr>
      <w:r>
        <w:continuationSeparator/>
      </w:r>
    </w:p>
  </w:footnote>
  <w:footnote w:id="1">
    <w:p w14:paraId="5A19A184" w14:textId="7EBE5602" w:rsidR="002C5D77" w:rsidRPr="0016491A" w:rsidRDefault="002C5D77" w:rsidP="007261CC">
      <w:pPr>
        <w:pStyle w:val="FootnoteText"/>
        <w:rPr>
          <w:rFonts w:asciiTheme="minorHAnsi" w:hAnsiTheme="minorHAnsi"/>
          <w:sz w:val="18"/>
          <w:szCs w:val="18"/>
        </w:rPr>
      </w:pPr>
      <w:r>
        <w:rPr>
          <w:rStyle w:val="FootnoteReference"/>
          <w:rFonts w:asciiTheme="minorHAnsi" w:hAnsiTheme="minorHAnsi"/>
          <w:sz w:val="18"/>
          <w:szCs w:val="18"/>
        </w:rPr>
        <w:t>1</w:t>
      </w:r>
      <w:r w:rsidRPr="0016491A">
        <w:rPr>
          <w:rFonts w:asciiTheme="minorHAnsi" w:hAnsiTheme="minorHAnsi"/>
          <w:sz w:val="18"/>
          <w:szCs w:val="18"/>
        </w:rPr>
        <w:t xml:space="preserve"> If more than 1 delivery encounter occur on the same ADate, then the values are based on the encounter selected from the following hierarchy: IP &gt; ED &gt; AV &gt; IS &gt; OA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2D3A4" w14:textId="24C05730" w:rsidR="002C5D77" w:rsidRDefault="002C5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993E4" w14:textId="01DD8C48" w:rsidR="002C5D77" w:rsidRDefault="002C5D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7D7EE" w14:textId="1137CD01" w:rsidR="002C5D77" w:rsidRDefault="002C5D77">
    <w:pPr>
      <w:pStyle w:val="Header"/>
    </w:pPr>
    <w:r>
      <w:rPr>
        <w:noProof/>
      </w:rPr>
      <w:drawing>
        <wp:anchor distT="0" distB="0" distL="114300" distR="114300" simplePos="0" relativeHeight="251664384" behindDoc="0" locked="0" layoutInCell="1" allowOverlap="1" wp14:anchorId="1B4EEFDC" wp14:editId="3E5497A6">
          <wp:simplePos x="0" y="0"/>
          <wp:positionH relativeFrom="margin">
            <wp:posOffset>5822315</wp:posOffset>
          </wp:positionH>
          <wp:positionV relativeFrom="margin">
            <wp:posOffset>-606425</wp:posOffset>
          </wp:positionV>
          <wp:extent cx="914400" cy="351473"/>
          <wp:effectExtent l="0" t="0" r="0" b="0"/>
          <wp:wrapSquare wrapText="bothSides"/>
          <wp:docPr id="15" name="Picture 1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39" behindDoc="0" locked="0" layoutInCell="1" allowOverlap="1" wp14:anchorId="4E4A9525" wp14:editId="1E487E1E">
          <wp:simplePos x="0" y="0"/>
          <wp:positionH relativeFrom="margin">
            <wp:posOffset>-924560</wp:posOffset>
          </wp:positionH>
          <wp:positionV relativeFrom="margin">
            <wp:posOffset>-914400</wp:posOffset>
          </wp:positionV>
          <wp:extent cx="7792720" cy="203200"/>
          <wp:effectExtent l="0" t="0" r="0" b="6350"/>
          <wp:wrapSquare wrapText="bothSides"/>
          <wp:docPr id="1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63360" behindDoc="0" locked="0" layoutInCell="1" allowOverlap="1" wp14:anchorId="5E1AF7EC" wp14:editId="4BA60D53">
              <wp:simplePos x="0" y="0"/>
              <wp:positionH relativeFrom="column">
                <wp:posOffset>-924560</wp:posOffset>
              </wp:positionH>
              <wp:positionV relativeFrom="paragraph">
                <wp:posOffset>-279400</wp:posOffset>
              </wp:positionV>
              <wp:extent cx="7792720" cy="203200"/>
              <wp:effectExtent l="0" t="0" r="0" b="6350"/>
              <wp:wrapNone/>
              <wp:docPr id="7"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34A6599" id="Rectangle 4" o:spid="_x0000_s1026" style="position:absolute;margin-left:-72.8pt;margin-top:-22pt;width:613.6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" fillcolor="#17529f [3204]" stroked="f" strokeweight="1pt">
              <v:fill opacity="46003f"/>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10777" w14:textId="6925FD8F" w:rsidR="002C5D77" w:rsidRDefault="002C5D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D35A3" w14:textId="717D53A1" w:rsidR="002C5D77" w:rsidRDefault="002C5D77" w:rsidP="001E417E">
    <w:pPr>
      <w:pStyle w:val="Header"/>
      <w:tabs>
        <w:tab w:val="clear" w:pos="4680"/>
        <w:tab w:val="clear" w:pos="9360"/>
        <w:tab w:val="left" w:pos="5820"/>
      </w:tabs>
    </w:pPr>
    <w:r>
      <w:rPr>
        <w:noProof/>
      </w:rPr>
      <w:drawing>
        <wp:anchor distT="0" distB="0" distL="114300" distR="114300" simplePos="0" relativeHeight="251687936" behindDoc="0" locked="0" layoutInCell="1" allowOverlap="1" wp14:anchorId="62FC99D3" wp14:editId="0FA61C68">
          <wp:simplePos x="0" y="0"/>
          <wp:positionH relativeFrom="margin">
            <wp:posOffset>5829300</wp:posOffset>
          </wp:positionH>
          <wp:positionV relativeFrom="margin">
            <wp:posOffset>-603250</wp:posOffset>
          </wp:positionV>
          <wp:extent cx="903991" cy="347472"/>
          <wp:effectExtent l="0" t="0" r="0" b="0"/>
          <wp:wrapSquare wrapText="bothSides"/>
          <wp:docPr id="145" name="Picture 14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3991"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84864" behindDoc="0" locked="0" layoutInCell="1" allowOverlap="1" wp14:anchorId="729C72B5" wp14:editId="3B78A52D">
          <wp:simplePos x="0" y="0"/>
          <wp:positionH relativeFrom="margin">
            <wp:posOffset>-924560</wp:posOffset>
          </wp:positionH>
          <wp:positionV relativeFrom="margin">
            <wp:posOffset>-919480</wp:posOffset>
          </wp:positionV>
          <wp:extent cx="7792720" cy="203200"/>
          <wp:effectExtent l="0" t="0" r="0" b="6350"/>
          <wp:wrapSquare wrapText="bothSides"/>
          <wp:docPr id="14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85888" behindDoc="0" locked="0" layoutInCell="1" allowOverlap="1" wp14:anchorId="76224769" wp14:editId="3412DBFD">
              <wp:simplePos x="0" y="0"/>
              <wp:positionH relativeFrom="column">
                <wp:posOffset>-924560</wp:posOffset>
              </wp:positionH>
              <wp:positionV relativeFrom="paragraph">
                <wp:posOffset>-279400</wp:posOffset>
              </wp:positionV>
              <wp:extent cx="7792720" cy="203200"/>
              <wp:effectExtent l="0" t="0" r="0" b="6350"/>
              <wp:wrapNone/>
              <wp:docPr id="23"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33EE18E8" id="Rectangle 4" o:spid="_x0000_s1026" style="position:absolute;margin-left:-72.8pt;margin-top:-22pt;width:613.6pt;height: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" fillcolor="#17529f [3204]" stroked="f" strokeweight="1pt">
              <v:fill opacity="46003f"/>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F557E" w14:textId="2B5B5058" w:rsidR="002C5D77" w:rsidRDefault="002C5D77">
    <w:pPr>
      <w:pStyle w:val="Head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71552" behindDoc="0" locked="0" layoutInCell="1" allowOverlap="1" wp14:anchorId="409FA3C7" wp14:editId="70EF415C">
              <wp:simplePos x="0" y="0"/>
              <wp:positionH relativeFrom="column">
                <wp:posOffset>-861060</wp:posOffset>
              </wp:positionH>
              <wp:positionV relativeFrom="paragraph">
                <wp:posOffset>-279400</wp:posOffset>
              </wp:positionV>
              <wp:extent cx="7792720" cy="203200"/>
              <wp:effectExtent l="0" t="0" r="0" b="6350"/>
              <wp:wrapNone/>
              <wp:docPr id="14"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4163FF40" id="Rectangle 4" o:spid="_x0000_s1026" style="position:absolute;margin-left:-67.8pt;margin-top:-22pt;width:613.6pt;height: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" fillcolor="#17529f [3204]" stroked="f" strokeweight="1pt">
              <v:fill opacity="46003f"/>
            </v:rect>
          </w:pict>
        </mc:Fallback>
      </mc:AlternateContent>
    </w:r>
    <w:r>
      <w:rPr>
        <w:noProof/>
      </w:rPr>
      <w:drawing>
        <wp:anchor distT="0" distB="0" distL="114300" distR="114300" simplePos="0" relativeHeight="251672576" behindDoc="0" locked="0" layoutInCell="1" allowOverlap="1" wp14:anchorId="02305EE7" wp14:editId="172B9ECA">
          <wp:simplePos x="0" y="0"/>
          <wp:positionH relativeFrom="margin">
            <wp:posOffset>5822315</wp:posOffset>
          </wp:positionH>
          <wp:positionV relativeFrom="margin">
            <wp:posOffset>-606425</wp:posOffset>
          </wp:positionV>
          <wp:extent cx="914400" cy="351473"/>
          <wp:effectExtent l="0" t="0" r="0" b="0"/>
          <wp:wrapSquare wrapText="bothSides"/>
          <wp:docPr id="147" name="Picture 14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70528" behindDoc="0" locked="0" layoutInCell="1" allowOverlap="1" wp14:anchorId="0F8FDC6E" wp14:editId="230A7268">
          <wp:simplePos x="0" y="0"/>
          <wp:positionH relativeFrom="margin">
            <wp:posOffset>-924560</wp:posOffset>
          </wp:positionH>
          <wp:positionV relativeFrom="margin">
            <wp:posOffset>-914400</wp:posOffset>
          </wp:positionV>
          <wp:extent cx="7792720" cy="203200"/>
          <wp:effectExtent l="0" t="0" r="0" b="6350"/>
          <wp:wrapSquare wrapText="bothSides"/>
          <wp:docPr id="14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5E624" w14:textId="04C154B6" w:rsidR="002C5D77" w:rsidRDefault="002C5D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99B9F" w14:textId="07DB8DC8" w:rsidR="002C5D77" w:rsidRDefault="002C5D77" w:rsidP="001E417E">
    <w:pPr>
      <w:pStyle w:val="Header"/>
      <w:tabs>
        <w:tab w:val="clear" w:pos="4680"/>
        <w:tab w:val="clear" w:pos="9360"/>
        <w:tab w:val="left" w:pos="5820"/>
      </w:tabs>
    </w:pPr>
    <w:r>
      <w:rPr>
        <w:noProof/>
      </w:rPr>
      <w:drawing>
        <wp:anchor distT="0" distB="0" distL="114300" distR="114300" simplePos="0" relativeHeight="251723776" behindDoc="0" locked="0" layoutInCell="1" allowOverlap="1" wp14:anchorId="5E641061" wp14:editId="3FD54F8D">
          <wp:simplePos x="0" y="0"/>
          <wp:positionH relativeFrom="margin">
            <wp:posOffset>5829300</wp:posOffset>
          </wp:positionH>
          <wp:positionV relativeFrom="margin">
            <wp:posOffset>-603250</wp:posOffset>
          </wp:positionV>
          <wp:extent cx="903991" cy="347472"/>
          <wp:effectExtent l="0" t="0" r="0" b="0"/>
          <wp:wrapSquare wrapText="bothSides"/>
          <wp:docPr id="21" name="Picture 21"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3991"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721728" behindDoc="0" locked="0" layoutInCell="1" allowOverlap="1" wp14:anchorId="7559A6CA" wp14:editId="7A9B2846">
          <wp:simplePos x="0" y="0"/>
          <wp:positionH relativeFrom="margin">
            <wp:posOffset>-924560</wp:posOffset>
          </wp:positionH>
          <wp:positionV relativeFrom="margin">
            <wp:posOffset>-919480</wp:posOffset>
          </wp:positionV>
          <wp:extent cx="7792720" cy="203200"/>
          <wp:effectExtent l="0" t="0" r="0" b="6350"/>
          <wp:wrapSquare wrapText="bothSides"/>
          <wp:docPr id="22"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65672C" w14:textId="77777777" w:rsidR="002C5D77" w:rsidRDefault="002C5D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F3FA8" w14:textId="6FFE2AEA" w:rsidR="002C5D77" w:rsidRDefault="002C5D77">
    <w:pPr>
      <w:pStyle w:val="Header"/>
    </w:pPr>
    <w:r>
      <w:rPr>
        <w:noProof/>
      </w:rPr>
      <w:drawing>
        <wp:anchor distT="0" distB="0" distL="114300" distR="114300" simplePos="0" relativeHeight="251707392" behindDoc="0" locked="0" layoutInCell="1" allowOverlap="1" wp14:anchorId="39316B12" wp14:editId="78C8ED7F">
          <wp:simplePos x="0" y="0"/>
          <wp:positionH relativeFrom="margin">
            <wp:posOffset>5833745</wp:posOffset>
          </wp:positionH>
          <wp:positionV relativeFrom="margin">
            <wp:posOffset>-603250</wp:posOffset>
          </wp:positionV>
          <wp:extent cx="905256" cy="347472"/>
          <wp:effectExtent l="0" t="0" r="9525" b="0"/>
          <wp:wrapSquare wrapText="bothSides"/>
          <wp:docPr id="25" name="Picture 2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705344" behindDoc="0" locked="0" layoutInCell="1" allowOverlap="1" wp14:anchorId="5790A9B7" wp14:editId="6A982790">
          <wp:simplePos x="0" y="0"/>
          <wp:positionH relativeFrom="margin">
            <wp:posOffset>-924560</wp:posOffset>
          </wp:positionH>
          <wp:positionV relativeFrom="margin">
            <wp:posOffset>-911860</wp:posOffset>
          </wp:positionV>
          <wp:extent cx="7792720" cy="203200"/>
          <wp:effectExtent l="0" t="0" r="0" b="6350"/>
          <wp:wrapSquare wrapText="bothSides"/>
          <wp:docPr id="2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703296" behindDoc="0" locked="0" layoutInCell="1" allowOverlap="1" wp14:anchorId="519B2EC9" wp14:editId="77F16879">
              <wp:simplePos x="0" y="0"/>
              <wp:positionH relativeFrom="column">
                <wp:posOffset>-924560</wp:posOffset>
              </wp:positionH>
              <wp:positionV relativeFrom="paragraph">
                <wp:posOffset>-271780</wp:posOffset>
              </wp:positionV>
              <wp:extent cx="7792720" cy="203200"/>
              <wp:effectExtent l="0" t="0" r="0" b="6350"/>
              <wp:wrapNone/>
              <wp:docPr id="19"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6444B218" id="Rectangle 4" o:spid="_x0000_s1026" style="position:absolute;margin-left:-72.8pt;margin-top:-21.4pt;width:613.6pt;height:1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" fillcolor="#17529f [3204]" stroked="f" strokeweight="1pt">
              <v:fill opacity="46003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18AD57C"/>
    <w:lvl w:ilvl="0">
      <w:start w:val="1"/>
      <w:numFmt w:val="lowerLetter"/>
      <w:pStyle w:val="ListNumber2"/>
      <w:lvlText w:val="%1."/>
      <w:lvlJc w:val="left"/>
      <w:pPr>
        <w:tabs>
          <w:tab w:val="num" w:pos="720"/>
        </w:tabs>
        <w:ind w:left="720" w:hanging="360"/>
      </w:pPr>
      <w:rPr>
        <w:rFonts w:hint="default"/>
      </w:rPr>
    </w:lvl>
  </w:abstractNum>
  <w:abstractNum w:abstractNumId="1" w15:restartNumberingAfterBreak="0">
    <w:nsid w:val="FFFFFF83"/>
    <w:multiLevelType w:val="singleLevel"/>
    <w:tmpl w:val="3F983A24"/>
    <w:lvl w:ilvl="0">
      <w:start w:val="1"/>
      <w:numFmt w:val="bullet"/>
      <w:pStyle w:val="ListBullet2"/>
      <w:lvlText w:val=""/>
      <w:lvlJc w:val="left"/>
      <w:pPr>
        <w:tabs>
          <w:tab w:val="num" w:pos="720"/>
        </w:tabs>
        <w:ind w:left="720" w:hanging="360"/>
      </w:pPr>
      <w:rPr>
        <w:rFonts w:ascii="Wingdings" w:hAnsi="Wingdings" w:hint="default"/>
      </w:rPr>
    </w:lvl>
  </w:abstractNum>
  <w:abstractNum w:abstractNumId="2" w15:restartNumberingAfterBreak="0">
    <w:nsid w:val="FFFFFF89"/>
    <w:multiLevelType w:val="singleLevel"/>
    <w:tmpl w:val="BFE2D08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6A7941"/>
    <w:multiLevelType w:val="hybridMultilevel"/>
    <w:tmpl w:val="1F0EB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130D262">
      <w:numFmt w:val="bullet"/>
      <w:lvlText w:val="-"/>
      <w:lvlJc w:val="left"/>
      <w:pPr>
        <w:ind w:left="2160" w:hanging="360"/>
      </w:pPr>
      <w:rPr>
        <w:rFonts w:ascii="Calibri" w:eastAsia="Times New Roman"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E172B"/>
    <w:multiLevelType w:val="hybridMultilevel"/>
    <w:tmpl w:val="263ADA3A"/>
    <w:lvl w:ilvl="0" w:tplc="43C8A25A">
      <w:start w:val="1"/>
      <w:numFmt w:val="decimal"/>
      <w:lvlText w:val="%1."/>
      <w:lvlJc w:val="left"/>
      <w:pPr>
        <w:ind w:left="648"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233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010D13"/>
    <w:multiLevelType w:val="hybridMultilevel"/>
    <w:tmpl w:val="4BDA79CE"/>
    <w:lvl w:ilvl="0" w:tplc="3686FC74">
      <w:start w:val="1"/>
      <w:numFmt w:val="bullet"/>
      <w:pStyle w:val="Bullet3"/>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3882F9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341B2DC5"/>
    <w:multiLevelType w:val="hybridMultilevel"/>
    <w:tmpl w:val="54B8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F710A"/>
    <w:multiLevelType w:val="hybridMultilevel"/>
    <w:tmpl w:val="50703DB0"/>
    <w:lvl w:ilvl="0" w:tplc="1896A7C4">
      <w:start w:val="1"/>
      <w:numFmt w:val="bullet"/>
      <w:pStyle w:val="ListBullet1"/>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37805E09"/>
    <w:multiLevelType w:val="multilevel"/>
    <w:tmpl w:val="32F2F296"/>
    <w:styleLink w:val="CurrentList1"/>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8DE48BD"/>
    <w:multiLevelType w:val="multilevel"/>
    <w:tmpl w:val="2860381E"/>
    <w:styleLink w:val="StyleBulleted"/>
    <w:lvl w:ilvl="0">
      <w:start w:val="1"/>
      <w:numFmt w:val="bullet"/>
      <w:lvlText w:val=""/>
      <w:lvlJc w:val="left"/>
      <w:pPr>
        <w:tabs>
          <w:tab w:val="num" w:pos="720"/>
        </w:tabs>
        <w:ind w:left="720" w:hanging="360"/>
      </w:pPr>
      <w:rPr>
        <w:rFonts w:ascii="Arial" w:hAnsi="Arial"/>
        <w:sz w:val="24"/>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F27772"/>
    <w:multiLevelType w:val="multilevel"/>
    <w:tmpl w:val="0409001F"/>
    <w:styleLink w:val="111111"/>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3CDE535C"/>
    <w:multiLevelType w:val="multilevel"/>
    <w:tmpl w:val="58FE7F52"/>
    <w:lvl w:ilvl="0">
      <w:start w:val="1"/>
      <w:numFmt w:val="decimal"/>
      <w:pStyle w:val="ListNumber2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5B75057"/>
    <w:multiLevelType w:val="hybridMultilevel"/>
    <w:tmpl w:val="DFEAB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B7C5B"/>
    <w:multiLevelType w:val="multilevel"/>
    <w:tmpl w:val="F00C84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bCs w:val="0"/>
        <w:i w:val="0"/>
        <w:i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D2C66B9"/>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3F1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4D3C77"/>
    <w:multiLevelType w:val="hybridMultilevel"/>
    <w:tmpl w:val="DDDA9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4084F"/>
    <w:multiLevelType w:val="multilevel"/>
    <w:tmpl w:val="9F6C69C0"/>
    <w:styleLink w:val="Headings"/>
    <w:lvl w:ilvl="0">
      <w:start w:val="1"/>
      <w:numFmt w:val="upperRoman"/>
      <w:lvlText w:val="%1."/>
      <w:lvlJc w:val="left"/>
      <w:pPr>
        <w:tabs>
          <w:tab w:val="num" w:pos="360"/>
        </w:tabs>
        <w:ind w:left="360" w:hanging="36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upperLetter"/>
      <w:lvlText w:val="%2."/>
      <w:lvlJc w:val="left"/>
      <w:pPr>
        <w:tabs>
          <w:tab w:val="num" w:pos="864"/>
        </w:tabs>
        <w:ind w:left="936" w:hanging="576"/>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lowerRoman"/>
      <w:lvlText w:val="%3."/>
      <w:lvlJc w:val="right"/>
      <w:pPr>
        <w:tabs>
          <w:tab w:val="num" w:pos="1152"/>
        </w:tabs>
        <w:ind w:left="1224" w:hanging="144"/>
      </w:pPr>
      <w:rPr>
        <w:rFonts w:hint="default"/>
      </w:rPr>
    </w:lvl>
    <w:lvl w:ilvl="3">
      <w:start w:val="1"/>
      <w:numFmt w:val="lowerLetter"/>
      <w:lvlText w:val="%4."/>
      <w:lvlJc w:val="left"/>
      <w:pPr>
        <w:tabs>
          <w:tab w:val="num" w:pos="1584"/>
        </w:tabs>
        <w:ind w:left="1800" w:hanging="360"/>
      </w:pPr>
      <w:rPr>
        <w:rFonts w:hint="default"/>
      </w:rPr>
    </w:lvl>
    <w:lvl w:ilvl="4">
      <w:start w:val="1"/>
      <w:numFmt w:val="none"/>
      <w:lvlText w:val="%5."/>
      <w:lvlJc w:val="left"/>
      <w:pPr>
        <w:tabs>
          <w:tab w:val="num" w:pos="1944"/>
        </w:tabs>
        <w:ind w:left="2016" w:hanging="432"/>
      </w:pPr>
      <w:rPr>
        <w:rFonts w:hint="default"/>
      </w:rPr>
    </w:lvl>
    <w:lvl w:ilvl="5">
      <w:start w:val="1"/>
      <w:numFmt w:val="none"/>
      <w:lvlText w:val="%6."/>
      <w:lvlJc w:val="right"/>
      <w:pPr>
        <w:tabs>
          <w:tab w:val="num" w:pos="3960"/>
        </w:tabs>
        <w:ind w:left="3960" w:hanging="180"/>
      </w:pPr>
      <w:rPr>
        <w:rFonts w:hint="default"/>
      </w:rPr>
    </w:lvl>
    <w:lvl w:ilvl="6">
      <w:start w:val="1"/>
      <w:numFmt w:val="none"/>
      <w:lvlText w:val="%7."/>
      <w:lvlJc w:val="left"/>
      <w:pPr>
        <w:tabs>
          <w:tab w:val="num" w:pos="4680"/>
        </w:tabs>
        <w:ind w:left="4680" w:hanging="360"/>
      </w:pPr>
      <w:rPr>
        <w:rFonts w:hint="default"/>
      </w:rPr>
    </w:lvl>
    <w:lvl w:ilvl="7">
      <w:start w:val="1"/>
      <w:numFmt w:val="none"/>
      <w:lvlText w:val="%8."/>
      <w:lvlJc w:val="left"/>
      <w:pPr>
        <w:tabs>
          <w:tab w:val="num" w:pos="5400"/>
        </w:tabs>
        <w:ind w:left="5400" w:hanging="360"/>
      </w:pPr>
      <w:rPr>
        <w:rFonts w:hint="default"/>
      </w:rPr>
    </w:lvl>
    <w:lvl w:ilvl="8">
      <w:start w:val="1"/>
      <w:numFmt w:val="none"/>
      <w:lvlText w:val="%9."/>
      <w:lvlJc w:val="right"/>
      <w:pPr>
        <w:tabs>
          <w:tab w:val="num" w:pos="6120"/>
        </w:tabs>
        <w:ind w:left="6120" w:hanging="180"/>
      </w:pPr>
      <w:rPr>
        <w:rFonts w:hint="default"/>
      </w:rPr>
    </w:lvl>
  </w:abstractNum>
  <w:abstractNum w:abstractNumId="20" w15:restartNumberingAfterBreak="0">
    <w:nsid w:val="55492BB3"/>
    <w:multiLevelType w:val="hybridMultilevel"/>
    <w:tmpl w:val="426E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46A1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A0B4DBA"/>
    <w:multiLevelType w:val="hybridMultilevel"/>
    <w:tmpl w:val="3948C7B8"/>
    <w:lvl w:ilvl="0" w:tplc="888496FE">
      <w:start w:val="1"/>
      <w:numFmt w:val="decimal"/>
      <w:pStyle w:val="Listnumber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
  </w:num>
  <w:num w:numId="3">
    <w:abstractNumId w:val="18"/>
  </w:num>
  <w:num w:numId="4">
    <w:abstractNumId w:val="15"/>
  </w:num>
  <w:num w:numId="5">
    <w:abstractNumId w:val="20"/>
  </w:num>
  <w:num w:numId="6">
    <w:abstractNumId w:val="0"/>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7"/>
  </w:num>
  <w:num w:numId="10">
    <w:abstractNumId w:val="16"/>
  </w:num>
  <w:num w:numId="11">
    <w:abstractNumId w:val="11"/>
  </w:num>
  <w:num w:numId="12">
    <w:abstractNumId w:val="10"/>
  </w:num>
  <w:num w:numId="13">
    <w:abstractNumId w:val="12"/>
  </w:num>
  <w:num w:numId="14">
    <w:abstractNumId w:val="7"/>
  </w:num>
  <w:num w:numId="15">
    <w:abstractNumId w:val="21"/>
  </w:num>
  <w:num w:numId="16">
    <w:abstractNumId w:val="2"/>
  </w:num>
  <w:num w:numId="17">
    <w:abstractNumId w:val="1"/>
  </w:num>
  <w:num w:numId="18">
    <w:abstractNumId w:val="9"/>
  </w:num>
  <w:num w:numId="19">
    <w:abstractNumId w:val="22"/>
  </w:num>
  <w:num w:numId="20">
    <w:abstractNumId w:val="6"/>
  </w:num>
  <w:num w:numId="21">
    <w:abstractNumId w:val="19"/>
  </w:num>
  <w:num w:numId="22">
    <w:abstractNumId w:val="4"/>
  </w:num>
  <w:num w:numId="23">
    <w:abstractNumId w:val="14"/>
  </w:num>
  <w:num w:numId="24">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oronel-Moreno, Claudia">
    <w15:presenceInfo w15:providerId="AD" w15:userId="S-1-5-21-794644517-2594211187-3292303677-446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ocumentProtection w:formatting="1" w:enforcement="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0"/>
    <w:rsid w:val="00010700"/>
    <w:rsid w:val="00025DD3"/>
    <w:rsid w:val="000362FD"/>
    <w:rsid w:val="0003638F"/>
    <w:rsid w:val="0004233A"/>
    <w:rsid w:val="000502E5"/>
    <w:rsid w:val="000563A1"/>
    <w:rsid w:val="000679BF"/>
    <w:rsid w:val="00074EFA"/>
    <w:rsid w:val="000879B6"/>
    <w:rsid w:val="0009069B"/>
    <w:rsid w:val="00091A45"/>
    <w:rsid w:val="000A04DD"/>
    <w:rsid w:val="000A77D4"/>
    <w:rsid w:val="000B5956"/>
    <w:rsid w:val="000B5B84"/>
    <w:rsid w:val="000B6AE4"/>
    <w:rsid w:val="000B765B"/>
    <w:rsid w:val="000E389C"/>
    <w:rsid w:val="000F6C3B"/>
    <w:rsid w:val="00103695"/>
    <w:rsid w:val="00103C86"/>
    <w:rsid w:val="00113327"/>
    <w:rsid w:val="0011646A"/>
    <w:rsid w:val="00120B93"/>
    <w:rsid w:val="001326A0"/>
    <w:rsid w:val="001451B9"/>
    <w:rsid w:val="00156905"/>
    <w:rsid w:val="00163FB7"/>
    <w:rsid w:val="0018086F"/>
    <w:rsid w:val="001858A3"/>
    <w:rsid w:val="00187361"/>
    <w:rsid w:val="001A10DF"/>
    <w:rsid w:val="001A5BA3"/>
    <w:rsid w:val="001B0821"/>
    <w:rsid w:val="001B7635"/>
    <w:rsid w:val="001C6CE5"/>
    <w:rsid w:val="001D1E7B"/>
    <w:rsid w:val="001D2273"/>
    <w:rsid w:val="001D320B"/>
    <w:rsid w:val="001E28D4"/>
    <w:rsid w:val="001E417E"/>
    <w:rsid w:val="001F0810"/>
    <w:rsid w:val="00201254"/>
    <w:rsid w:val="00210F62"/>
    <w:rsid w:val="00224132"/>
    <w:rsid w:val="00225CDE"/>
    <w:rsid w:val="00231706"/>
    <w:rsid w:val="0023395E"/>
    <w:rsid w:val="00233F66"/>
    <w:rsid w:val="00234968"/>
    <w:rsid w:val="00243B4F"/>
    <w:rsid w:val="00265557"/>
    <w:rsid w:val="00273869"/>
    <w:rsid w:val="002823C0"/>
    <w:rsid w:val="0029475F"/>
    <w:rsid w:val="002B3CFD"/>
    <w:rsid w:val="002C236A"/>
    <w:rsid w:val="002C59A5"/>
    <w:rsid w:val="002C5D77"/>
    <w:rsid w:val="002D6652"/>
    <w:rsid w:val="002E2A4E"/>
    <w:rsid w:val="00316FBB"/>
    <w:rsid w:val="003266BA"/>
    <w:rsid w:val="00356554"/>
    <w:rsid w:val="003654A6"/>
    <w:rsid w:val="00397610"/>
    <w:rsid w:val="003A4004"/>
    <w:rsid w:val="003A530C"/>
    <w:rsid w:val="003C1A20"/>
    <w:rsid w:val="003D23CD"/>
    <w:rsid w:val="003E3281"/>
    <w:rsid w:val="003F200D"/>
    <w:rsid w:val="003F5A6B"/>
    <w:rsid w:val="004224CD"/>
    <w:rsid w:val="0045412B"/>
    <w:rsid w:val="00470CD4"/>
    <w:rsid w:val="0047272C"/>
    <w:rsid w:val="00485C2E"/>
    <w:rsid w:val="004B31B4"/>
    <w:rsid w:val="004B646A"/>
    <w:rsid w:val="004C27BE"/>
    <w:rsid w:val="004D2BDC"/>
    <w:rsid w:val="004E560B"/>
    <w:rsid w:val="004F658D"/>
    <w:rsid w:val="00510EF6"/>
    <w:rsid w:val="0052679F"/>
    <w:rsid w:val="00546F4C"/>
    <w:rsid w:val="00553259"/>
    <w:rsid w:val="00554984"/>
    <w:rsid w:val="005638E3"/>
    <w:rsid w:val="00571639"/>
    <w:rsid w:val="00571D46"/>
    <w:rsid w:val="005A56CA"/>
    <w:rsid w:val="005A618A"/>
    <w:rsid w:val="005B03D5"/>
    <w:rsid w:val="005B4394"/>
    <w:rsid w:val="005C0C15"/>
    <w:rsid w:val="005C18AA"/>
    <w:rsid w:val="005D4621"/>
    <w:rsid w:val="005D7452"/>
    <w:rsid w:val="005E1F82"/>
    <w:rsid w:val="005E3C27"/>
    <w:rsid w:val="005E4F9F"/>
    <w:rsid w:val="005E55FE"/>
    <w:rsid w:val="00610A31"/>
    <w:rsid w:val="00623CB9"/>
    <w:rsid w:val="00627BD1"/>
    <w:rsid w:val="00632D15"/>
    <w:rsid w:val="00662984"/>
    <w:rsid w:val="006742B0"/>
    <w:rsid w:val="00680317"/>
    <w:rsid w:val="00687F4A"/>
    <w:rsid w:val="006A1323"/>
    <w:rsid w:val="006B20A8"/>
    <w:rsid w:val="006B6490"/>
    <w:rsid w:val="006B74B9"/>
    <w:rsid w:val="006C4CF1"/>
    <w:rsid w:val="006C69C3"/>
    <w:rsid w:val="00704DB1"/>
    <w:rsid w:val="007261CC"/>
    <w:rsid w:val="00727E84"/>
    <w:rsid w:val="00730144"/>
    <w:rsid w:val="00733238"/>
    <w:rsid w:val="007438CC"/>
    <w:rsid w:val="00755C04"/>
    <w:rsid w:val="00765F11"/>
    <w:rsid w:val="007861EC"/>
    <w:rsid w:val="00786B22"/>
    <w:rsid w:val="00791D31"/>
    <w:rsid w:val="007A048F"/>
    <w:rsid w:val="007A5F97"/>
    <w:rsid w:val="007B2B97"/>
    <w:rsid w:val="007B2FB0"/>
    <w:rsid w:val="007C3101"/>
    <w:rsid w:val="007D25FF"/>
    <w:rsid w:val="007E1576"/>
    <w:rsid w:val="007E286C"/>
    <w:rsid w:val="0080349F"/>
    <w:rsid w:val="00815BDA"/>
    <w:rsid w:val="00817CF6"/>
    <w:rsid w:val="00821946"/>
    <w:rsid w:val="00822023"/>
    <w:rsid w:val="00823B41"/>
    <w:rsid w:val="00826785"/>
    <w:rsid w:val="00827537"/>
    <w:rsid w:val="00834BA9"/>
    <w:rsid w:val="00846201"/>
    <w:rsid w:val="00855828"/>
    <w:rsid w:val="00860165"/>
    <w:rsid w:val="008602CC"/>
    <w:rsid w:val="00883568"/>
    <w:rsid w:val="008853A9"/>
    <w:rsid w:val="00892B1B"/>
    <w:rsid w:val="0089760C"/>
    <w:rsid w:val="008A6934"/>
    <w:rsid w:val="008B5CB9"/>
    <w:rsid w:val="008C29D9"/>
    <w:rsid w:val="008C695E"/>
    <w:rsid w:val="008C6DEF"/>
    <w:rsid w:val="008D723E"/>
    <w:rsid w:val="008E0393"/>
    <w:rsid w:val="008E64AD"/>
    <w:rsid w:val="008F1837"/>
    <w:rsid w:val="008F241B"/>
    <w:rsid w:val="008F6C7E"/>
    <w:rsid w:val="00910C1E"/>
    <w:rsid w:val="00913BE4"/>
    <w:rsid w:val="0092355A"/>
    <w:rsid w:val="00932022"/>
    <w:rsid w:val="00945EF7"/>
    <w:rsid w:val="00951DCD"/>
    <w:rsid w:val="00954CDF"/>
    <w:rsid w:val="00962E43"/>
    <w:rsid w:val="00975225"/>
    <w:rsid w:val="00976C4E"/>
    <w:rsid w:val="00981776"/>
    <w:rsid w:val="00990690"/>
    <w:rsid w:val="00995BF3"/>
    <w:rsid w:val="009A5830"/>
    <w:rsid w:val="009C52F8"/>
    <w:rsid w:val="009D088E"/>
    <w:rsid w:val="009E5103"/>
    <w:rsid w:val="009E5707"/>
    <w:rsid w:val="009F7451"/>
    <w:rsid w:val="009F7AB2"/>
    <w:rsid w:val="00A04A71"/>
    <w:rsid w:val="00A15C7E"/>
    <w:rsid w:val="00A57C1F"/>
    <w:rsid w:val="00A616DF"/>
    <w:rsid w:val="00A720FF"/>
    <w:rsid w:val="00A9110D"/>
    <w:rsid w:val="00AA09EB"/>
    <w:rsid w:val="00AB281F"/>
    <w:rsid w:val="00AC061E"/>
    <w:rsid w:val="00AC1737"/>
    <w:rsid w:val="00AD3B52"/>
    <w:rsid w:val="00AE5442"/>
    <w:rsid w:val="00AE6890"/>
    <w:rsid w:val="00B00087"/>
    <w:rsid w:val="00B00883"/>
    <w:rsid w:val="00B1112C"/>
    <w:rsid w:val="00B32C98"/>
    <w:rsid w:val="00B4322D"/>
    <w:rsid w:val="00B625A6"/>
    <w:rsid w:val="00B67888"/>
    <w:rsid w:val="00B7609D"/>
    <w:rsid w:val="00B8363D"/>
    <w:rsid w:val="00BB03D5"/>
    <w:rsid w:val="00BB4EDB"/>
    <w:rsid w:val="00BC516D"/>
    <w:rsid w:val="00BD3E8C"/>
    <w:rsid w:val="00BE2733"/>
    <w:rsid w:val="00BF5C43"/>
    <w:rsid w:val="00C008ED"/>
    <w:rsid w:val="00C06114"/>
    <w:rsid w:val="00C07984"/>
    <w:rsid w:val="00C22731"/>
    <w:rsid w:val="00C36CC5"/>
    <w:rsid w:val="00C567E9"/>
    <w:rsid w:val="00C64BDA"/>
    <w:rsid w:val="00C64E1D"/>
    <w:rsid w:val="00C666B2"/>
    <w:rsid w:val="00C74DE1"/>
    <w:rsid w:val="00C8442E"/>
    <w:rsid w:val="00CB1E2B"/>
    <w:rsid w:val="00CB365C"/>
    <w:rsid w:val="00CC1774"/>
    <w:rsid w:val="00CD6CC7"/>
    <w:rsid w:val="00CF0502"/>
    <w:rsid w:val="00CF601E"/>
    <w:rsid w:val="00D0395A"/>
    <w:rsid w:val="00D04AA9"/>
    <w:rsid w:val="00D15C02"/>
    <w:rsid w:val="00D16D13"/>
    <w:rsid w:val="00D33D7B"/>
    <w:rsid w:val="00D40D4E"/>
    <w:rsid w:val="00D41A23"/>
    <w:rsid w:val="00D5168E"/>
    <w:rsid w:val="00D51759"/>
    <w:rsid w:val="00D65BE7"/>
    <w:rsid w:val="00D77ACE"/>
    <w:rsid w:val="00D8136A"/>
    <w:rsid w:val="00D93651"/>
    <w:rsid w:val="00DA3E5E"/>
    <w:rsid w:val="00DA7E0F"/>
    <w:rsid w:val="00DB3494"/>
    <w:rsid w:val="00DC0FF0"/>
    <w:rsid w:val="00DC1980"/>
    <w:rsid w:val="00DC2B4B"/>
    <w:rsid w:val="00DD0917"/>
    <w:rsid w:val="00DD5D19"/>
    <w:rsid w:val="00DF2009"/>
    <w:rsid w:val="00E1350B"/>
    <w:rsid w:val="00E15CD4"/>
    <w:rsid w:val="00E16C2D"/>
    <w:rsid w:val="00E26D56"/>
    <w:rsid w:val="00E33AB8"/>
    <w:rsid w:val="00E60950"/>
    <w:rsid w:val="00E63FB3"/>
    <w:rsid w:val="00E84C38"/>
    <w:rsid w:val="00EC72F6"/>
    <w:rsid w:val="00EE0066"/>
    <w:rsid w:val="00EE134C"/>
    <w:rsid w:val="00EE1C83"/>
    <w:rsid w:val="00EE4F2E"/>
    <w:rsid w:val="00EE6B0E"/>
    <w:rsid w:val="00EF329D"/>
    <w:rsid w:val="00EF6537"/>
    <w:rsid w:val="00F54CE6"/>
    <w:rsid w:val="00F565B3"/>
    <w:rsid w:val="00F60BAF"/>
    <w:rsid w:val="00F76827"/>
    <w:rsid w:val="00F87B66"/>
    <w:rsid w:val="00F9547A"/>
    <w:rsid w:val="00FA62D3"/>
    <w:rsid w:val="00FC0A1B"/>
    <w:rsid w:val="00FC3998"/>
    <w:rsid w:val="00FE14EB"/>
    <w:rsid w:val="00FE5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E1EE7"/>
  <w15:docId w15:val="{BAAD3325-5E3E-47D6-8FD2-35435CAD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04"/>
    <w:pPr>
      <w:spacing w:line="240" w:lineRule="auto"/>
    </w:pPr>
  </w:style>
  <w:style w:type="paragraph" w:styleId="Heading1">
    <w:name w:val="heading 1"/>
    <w:basedOn w:val="Normal"/>
    <w:next w:val="Normal"/>
    <w:link w:val="Heading1Char"/>
    <w:qFormat/>
    <w:rsid w:val="00C36CC5"/>
    <w:pPr>
      <w:keepNext/>
      <w:keepLines/>
      <w:numPr>
        <w:numId w:val="4"/>
      </w:numPr>
      <w:spacing w:before="240" w:after="0"/>
      <w:outlineLvl w:val="0"/>
    </w:pPr>
    <w:rPr>
      <w:rFonts w:asciiTheme="majorHAnsi" w:eastAsiaTheme="majorEastAsia" w:hAnsiTheme="majorHAnsi" w:cstheme="majorBidi"/>
      <w:color w:val="113D76" w:themeColor="accent1" w:themeShade="BF"/>
      <w:sz w:val="32"/>
      <w:szCs w:val="32"/>
    </w:rPr>
  </w:style>
  <w:style w:type="paragraph" w:styleId="Heading2">
    <w:name w:val="heading 2"/>
    <w:basedOn w:val="Normal"/>
    <w:next w:val="Normal"/>
    <w:link w:val="Heading2Char"/>
    <w:unhideWhenUsed/>
    <w:qFormat/>
    <w:rsid w:val="00C36CC5"/>
    <w:pPr>
      <w:keepNext/>
      <w:keepLines/>
      <w:numPr>
        <w:ilvl w:val="1"/>
        <w:numId w:val="4"/>
      </w:numPr>
      <w:spacing w:before="40" w:after="0"/>
      <w:outlineLvl w:val="1"/>
    </w:pPr>
    <w:rPr>
      <w:rFonts w:asciiTheme="majorHAnsi" w:eastAsiaTheme="majorEastAsia" w:hAnsiTheme="majorHAnsi" w:cstheme="majorBidi"/>
      <w:color w:val="113D76" w:themeColor="accent1" w:themeShade="BF"/>
      <w:sz w:val="28"/>
      <w:szCs w:val="28"/>
    </w:rPr>
  </w:style>
  <w:style w:type="paragraph" w:styleId="Heading3">
    <w:name w:val="heading 3"/>
    <w:basedOn w:val="Normal"/>
    <w:next w:val="Normal"/>
    <w:link w:val="Heading3Char"/>
    <w:unhideWhenUsed/>
    <w:qFormat/>
    <w:rsid w:val="00C36CC5"/>
    <w:pPr>
      <w:keepNext/>
      <w:keepLines/>
      <w:numPr>
        <w:ilvl w:val="2"/>
        <w:numId w:val="4"/>
      </w:numPr>
      <w:spacing w:before="40" w:after="0"/>
      <w:outlineLvl w:val="2"/>
    </w:pPr>
    <w:rPr>
      <w:rFonts w:asciiTheme="majorHAnsi" w:eastAsiaTheme="majorEastAsia" w:hAnsiTheme="majorHAnsi" w:cstheme="majorBidi"/>
      <w:color w:val="0B294F" w:themeColor="accent1" w:themeShade="80"/>
      <w:sz w:val="24"/>
      <w:szCs w:val="24"/>
    </w:rPr>
  </w:style>
  <w:style w:type="paragraph" w:styleId="Heading4">
    <w:name w:val="heading 4"/>
    <w:basedOn w:val="Normal"/>
    <w:next w:val="Normal"/>
    <w:link w:val="Heading4Char"/>
    <w:unhideWhenUsed/>
    <w:qFormat/>
    <w:rsid w:val="00C36CC5"/>
    <w:pPr>
      <w:keepNext/>
      <w:keepLines/>
      <w:numPr>
        <w:ilvl w:val="3"/>
        <w:numId w:val="4"/>
      </w:numPr>
      <w:spacing w:before="40" w:after="0"/>
      <w:outlineLvl w:val="3"/>
    </w:pPr>
    <w:rPr>
      <w:rFonts w:asciiTheme="majorHAnsi" w:eastAsiaTheme="majorEastAsia" w:hAnsiTheme="majorHAnsi" w:cstheme="majorBidi"/>
      <w:i/>
      <w:iCs/>
      <w:color w:val="113D76" w:themeColor="accent1" w:themeShade="BF"/>
    </w:rPr>
  </w:style>
  <w:style w:type="paragraph" w:styleId="Heading5">
    <w:name w:val="heading 5"/>
    <w:basedOn w:val="Normal"/>
    <w:next w:val="Normal"/>
    <w:link w:val="Heading5Char"/>
    <w:unhideWhenUsed/>
    <w:qFormat/>
    <w:rsid w:val="00C36CC5"/>
    <w:pPr>
      <w:keepNext/>
      <w:keepLines/>
      <w:numPr>
        <w:ilvl w:val="4"/>
        <w:numId w:val="4"/>
      </w:numPr>
      <w:spacing w:before="40" w:after="0"/>
      <w:outlineLvl w:val="4"/>
    </w:pPr>
    <w:rPr>
      <w:rFonts w:asciiTheme="majorHAnsi" w:eastAsiaTheme="majorEastAsia" w:hAnsiTheme="majorHAnsi" w:cstheme="majorBidi"/>
      <w:color w:val="113D76" w:themeColor="accent1" w:themeShade="BF"/>
    </w:rPr>
  </w:style>
  <w:style w:type="paragraph" w:styleId="Heading6">
    <w:name w:val="heading 6"/>
    <w:basedOn w:val="Normal"/>
    <w:next w:val="Normal"/>
    <w:link w:val="Heading6Char"/>
    <w:unhideWhenUsed/>
    <w:qFormat/>
    <w:rsid w:val="00C36CC5"/>
    <w:pPr>
      <w:keepNext/>
      <w:keepLines/>
      <w:numPr>
        <w:ilvl w:val="5"/>
        <w:numId w:val="4"/>
      </w:numPr>
      <w:spacing w:before="40" w:after="0"/>
      <w:outlineLvl w:val="5"/>
    </w:pPr>
    <w:rPr>
      <w:rFonts w:asciiTheme="majorHAnsi" w:eastAsiaTheme="majorEastAsia" w:hAnsiTheme="majorHAnsi" w:cstheme="majorBidi"/>
      <w:color w:val="0B294F" w:themeColor="accent1" w:themeShade="80"/>
    </w:rPr>
  </w:style>
  <w:style w:type="paragraph" w:styleId="Heading7">
    <w:name w:val="heading 7"/>
    <w:basedOn w:val="Normal"/>
    <w:next w:val="Normal"/>
    <w:link w:val="Heading7Char"/>
    <w:unhideWhenUsed/>
    <w:qFormat/>
    <w:rsid w:val="00C36CC5"/>
    <w:pPr>
      <w:keepNext/>
      <w:keepLines/>
      <w:numPr>
        <w:ilvl w:val="6"/>
        <w:numId w:val="4"/>
      </w:numPr>
      <w:spacing w:before="40" w:after="0"/>
      <w:outlineLvl w:val="6"/>
    </w:pPr>
    <w:rPr>
      <w:rFonts w:asciiTheme="majorHAnsi" w:eastAsiaTheme="majorEastAsia" w:hAnsiTheme="majorHAnsi" w:cstheme="majorBidi"/>
      <w:i/>
      <w:iCs/>
      <w:color w:val="0B294F" w:themeColor="accent1" w:themeShade="80"/>
    </w:rPr>
  </w:style>
  <w:style w:type="paragraph" w:styleId="Heading8">
    <w:name w:val="heading 8"/>
    <w:basedOn w:val="Normal"/>
    <w:next w:val="Normal"/>
    <w:link w:val="Heading8Char"/>
    <w:unhideWhenUsed/>
    <w:qFormat/>
    <w:rsid w:val="00C36CC5"/>
    <w:pPr>
      <w:keepNext/>
      <w:keepLines/>
      <w:numPr>
        <w:ilvl w:val="7"/>
        <w:numId w:val="4"/>
      </w:numPr>
      <w:spacing w:before="40" w:after="0"/>
      <w:outlineLvl w:val="7"/>
    </w:pPr>
    <w:rPr>
      <w:rFonts w:asciiTheme="majorHAnsi" w:eastAsiaTheme="majorEastAsia" w:hAnsiTheme="majorHAnsi" w:cstheme="majorBidi"/>
      <w:color w:val="484848" w:themeColor="text1" w:themeTint="D9"/>
      <w:sz w:val="21"/>
      <w:szCs w:val="21"/>
    </w:rPr>
  </w:style>
  <w:style w:type="paragraph" w:styleId="Heading9">
    <w:name w:val="heading 9"/>
    <w:basedOn w:val="Normal"/>
    <w:next w:val="Normal"/>
    <w:link w:val="Heading9Char"/>
    <w:unhideWhenUsed/>
    <w:qFormat/>
    <w:rsid w:val="00C36CC5"/>
    <w:pPr>
      <w:keepNext/>
      <w:keepLines/>
      <w:numPr>
        <w:ilvl w:val="8"/>
        <w:numId w:val="4"/>
      </w:numPr>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rsid w:val="006C4CF1"/>
    <w:pPr>
      <w:spacing w:after="120"/>
    </w:pPr>
    <w:rPr>
      <w:i/>
      <w:iCs/>
      <w:sz w:val="20"/>
      <w:szCs w:val="18"/>
    </w:rPr>
  </w:style>
  <w:style w:type="character" w:customStyle="1" w:styleId="CaptionChar">
    <w:name w:val="Caption Char"/>
    <w:basedOn w:val="DefaultParagraphFont"/>
    <w:link w:val="Caption"/>
    <w:rsid w:val="006C4CF1"/>
    <w:rPr>
      <w:i/>
      <w:iCs/>
      <w:sz w:val="20"/>
      <w:szCs w:val="18"/>
    </w:rPr>
  </w:style>
  <w:style w:type="paragraph" w:customStyle="1" w:styleId="ListNumber20">
    <w:name w:val="List Number 2."/>
    <w:basedOn w:val="Caption"/>
    <w:link w:val="ListNumber2Char"/>
    <w:qFormat/>
    <w:rsid w:val="000879B6"/>
    <w:pPr>
      <w:numPr>
        <w:numId w:val="1"/>
      </w:numPr>
      <w:ind w:left="1008" w:hanging="360"/>
    </w:pPr>
    <w:rPr>
      <w:b/>
    </w:rPr>
  </w:style>
  <w:style w:type="character" w:customStyle="1" w:styleId="ListNumber2Char">
    <w:name w:val="List Number 2. Char"/>
    <w:basedOn w:val="CaptionChar"/>
    <w:link w:val="ListNumber20"/>
    <w:rsid w:val="000879B6"/>
    <w:rPr>
      <w:b/>
      <w:i/>
      <w:iCs/>
      <w:sz w:val="20"/>
      <w:szCs w:val="18"/>
    </w:rPr>
  </w:style>
  <w:style w:type="paragraph" w:customStyle="1" w:styleId="ListNumber10">
    <w:name w:val="List Number 1"/>
    <w:basedOn w:val="Caption"/>
    <w:link w:val="ListNumber1Char"/>
    <w:qFormat/>
    <w:rsid w:val="000879B6"/>
    <w:pPr>
      <w:tabs>
        <w:tab w:val="num" w:pos="720"/>
      </w:tabs>
      <w:ind w:left="648" w:hanging="360"/>
    </w:pPr>
    <w:rPr>
      <w:b/>
    </w:rPr>
  </w:style>
  <w:style w:type="character" w:customStyle="1" w:styleId="ListNumber1Char">
    <w:name w:val="List Number 1 Char"/>
    <w:basedOn w:val="CaptionChar"/>
    <w:link w:val="ListNumber10"/>
    <w:rsid w:val="000879B6"/>
    <w:rPr>
      <w:rFonts w:ascii="Calibri" w:eastAsia="Times New Roman" w:hAnsi="Calibri" w:cs="Times New Roman"/>
      <w:b/>
      <w:bCs w:val="0"/>
      <w:i/>
      <w:iCs/>
      <w:color w:val="A9A9A9" w:themeColor="text2"/>
      <w:sz w:val="18"/>
      <w:szCs w:val="20"/>
    </w:rPr>
  </w:style>
  <w:style w:type="paragraph" w:customStyle="1" w:styleId="ListBullet21">
    <w:name w:val="List Bullet 21"/>
    <w:basedOn w:val="Caption"/>
    <w:link w:val="Listbullet2Char"/>
    <w:qFormat/>
    <w:rsid w:val="000879B6"/>
    <w:pPr>
      <w:tabs>
        <w:tab w:val="num" w:pos="720"/>
      </w:tabs>
      <w:ind w:left="1008" w:hanging="360"/>
    </w:pPr>
    <w:rPr>
      <w:b/>
    </w:rPr>
  </w:style>
  <w:style w:type="character" w:customStyle="1" w:styleId="Listbullet2Char">
    <w:name w:val="List bullet 2 Char"/>
    <w:basedOn w:val="CaptionChar"/>
    <w:link w:val="ListBullet21"/>
    <w:rsid w:val="000879B6"/>
    <w:rPr>
      <w:rFonts w:ascii="Calibri" w:eastAsia="Times New Roman" w:hAnsi="Calibri" w:cs="Times New Roman"/>
      <w:b/>
      <w:bCs w:val="0"/>
      <w:i/>
      <w:iCs/>
      <w:color w:val="A9A9A9" w:themeColor="text2"/>
      <w:sz w:val="18"/>
      <w:szCs w:val="20"/>
    </w:rPr>
  </w:style>
  <w:style w:type="paragraph" w:styleId="Header">
    <w:name w:val="header"/>
    <w:aliases w:val="Menactra Heading 1"/>
    <w:basedOn w:val="Normal"/>
    <w:link w:val="HeaderChar"/>
    <w:unhideWhenUsed/>
    <w:rsid w:val="009A5830"/>
    <w:pPr>
      <w:tabs>
        <w:tab w:val="center" w:pos="4680"/>
        <w:tab w:val="right" w:pos="9360"/>
      </w:tabs>
      <w:spacing w:after="0"/>
    </w:pPr>
  </w:style>
  <w:style w:type="character" w:customStyle="1" w:styleId="HeaderChar">
    <w:name w:val="Header Char"/>
    <w:aliases w:val="Menactra Heading 1 Char"/>
    <w:basedOn w:val="DefaultParagraphFont"/>
    <w:link w:val="Header"/>
    <w:rsid w:val="009A5830"/>
  </w:style>
  <w:style w:type="paragraph" w:styleId="Footer">
    <w:name w:val="footer"/>
    <w:basedOn w:val="Normal"/>
    <w:link w:val="FooterChar"/>
    <w:unhideWhenUsed/>
    <w:rsid w:val="009A5830"/>
    <w:pPr>
      <w:tabs>
        <w:tab w:val="center" w:pos="4680"/>
        <w:tab w:val="right" w:pos="9360"/>
      </w:tabs>
      <w:spacing w:after="0"/>
    </w:pPr>
  </w:style>
  <w:style w:type="character" w:customStyle="1" w:styleId="FooterChar">
    <w:name w:val="Footer Char"/>
    <w:basedOn w:val="DefaultParagraphFont"/>
    <w:link w:val="Footer"/>
    <w:uiPriority w:val="99"/>
    <w:rsid w:val="009A5830"/>
  </w:style>
  <w:style w:type="character" w:styleId="PlaceholderText">
    <w:name w:val="Placeholder Text"/>
    <w:basedOn w:val="DefaultParagraphFont"/>
    <w:uiPriority w:val="99"/>
    <w:semiHidden/>
    <w:rsid w:val="006742B0"/>
    <w:rPr>
      <w:color w:val="808080"/>
    </w:rPr>
  </w:style>
  <w:style w:type="character" w:customStyle="1" w:styleId="Heading1Char">
    <w:name w:val="Heading 1 Char"/>
    <w:basedOn w:val="DefaultParagraphFont"/>
    <w:link w:val="Heading1"/>
    <w:rsid w:val="00C36CC5"/>
    <w:rPr>
      <w:rFonts w:asciiTheme="majorHAnsi" w:eastAsiaTheme="majorEastAsia" w:hAnsiTheme="majorHAnsi" w:cstheme="majorBidi"/>
      <w:color w:val="113D76" w:themeColor="accent1" w:themeShade="BF"/>
      <w:sz w:val="32"/>
      <w:szCs w:val="32"/>
    </w:rPr>
  </w:style>
  <w:style w:type="character" w:customStyle="1" w:styleId="Heading2Char">
    <w:name w:val="Heading 2 Char"/>
    <w:basedOn w:val="DefaultParagraphFont"/>
    <w:link w:val="Heading2"/>
    <w:rsid w:val="00C36CC5"/>
    <w:rPr>
      <w:rFonts w:asciiTheme="majorHAnsi" w:eastAsiaTheme="majorEastAsia" w:hAnsiTheme="majorHAnsi" w:cstheme="majorBidi"/>
      <w:color w:val="113D76" w:themeColor="accent1" w:themeShade="BF"/>
      <w:sz w:val="28"/>
      <w:szCs w:val="28"/>
    </w:rPr>
  </w:style>
  <w:style w:type="character" w:customStyle="1" w:styleId="Heading3Char">
    <w:name w:val="Heading 3 Char"/>
    <w:basedOn w:val="DefaultParagraphFont"/>
    <w:link w:val="Heading3"/>
    <w:rsid w:val="00C36CC5"/>
    <w:rPr>
      <w:rFonts w:asciiTheme="majorHAnsi" w:eastAsiaTheme="majorEastAsia" w:hAnsiTheme="majorHAnsi" w:cstheme="majorBidi"/>
      <w:color w:val="0B294F" w:themeColor="accent1" w:themeShade="80"/>
      <w:sz w:val="24"/>
      <w:szCs w:val="24"/>
    </w:rPr>
  </w:style>
  <w:style w:type="character" w:customStyle="1" w:styleId="Heading4Char">
    <w:name w:val="Heading 4 Char"/>
    <w:basedOn w:val="DefaultParagraphFont"/>
    <w:link w:val="Heading4"/>
    <w:rsid w:val="00C36CC5"/>
    <w:rPr>
      <w:rFonts w:asciiTheme="majorHAnsi" w:eastAsiaTheme="majorEastAsia" w:hAnsiTheme="majorHAnsi" w:cstheme="majorBidi"/>
      <w:i/>
      <w:iCs/>
      <w:color w:val="113D76" w:themeColor="accent1" w:themeShade="BF"/>
    </w:rPr>
  </w:style>
  <w:style w:type="character" w:customStyle="1" w:styleId="Heading5Char">
    <w:name w:val="Heading 5 Char"/>
    <w:basedOn w:val="DefaultParagraphFont"/>
    <w:link w:val="Heading5"/>
    <w:rsid w:val="00C36CC5"/>
    <w:rPr>
      <w:rFonts w:asciiTheme="majorHAnsi" w:eastAsiaTheme="majorEastAsia" w:hAnsiTheme="majorHAnsi" w:cstheme="majorBidi"/>
      <w:color w:val="113D76" w:themeColor="accent1" w:themeShade="BF"/>
    </w:rPr>
  </w:style>
  <w:style w:type="character" w:customStyle="1" w:styleId="Heading6Char">
    <w:name w:val="Heading 6 Char"/>
    <w:basedOn w:val="DefaultParagraphFont"/>
    <w:link w:val="Heading6"/>
    <w:rsid w:val="00C36CC5"/>
    <w:rPr>
      <w:rFonts w:asciiTheme="majorHAnsi" w:eastAsiaTheme="majorEastAsia" w:hAnsiTheme="majorHAnsi" w:cstheme="majorBidi"/>
      <w:color w:val="0B294F" w:themeColor="accent1" w:themeShade="80"/>
    </w:rPr>
  </w:style>
  <w:style w:type="character" w:customStyle="1" w:styleId="Heading7Char">
    <w:name w:val="Heading 7 Char"/>
    <w:basedOn w:val="DefaultParagraphFont"/>
    <w:link w:val="Heading7"/>
    <w:rsid w:val="00C36CC5"/>
    <w:rPr>
      <w:rFonts w:asciiTheme="majorHAnsi" w:eastAsiaTheme="majorEastAsia" w:hAnsiTheme="majorHAnsi" w:cstheme="majorBidi"/>
      <w:i/>
      <w:iCs/>
      <w:color w:val="0B294F" w:themeColor="accent1" w:themeShade="80"/>
    </w:rPr>
  </w:style>
  <w:style w:type="character" w:customStyle="1" w:styleId="Heading8Char">
    <w:name w:val="Heading 8 Char"/>
    <w:basedOn w:val="DefaultParagraphFont"/>
    <w:link w:val="Heading8"/>
    <w:rsid w:val="00C36CC5"/>
    <w:rPr>
      <w:rFonts w:asciiTheme="majorHAnsi" w:eastAsiaTheme="majorEastAsia" w:hAnsiTheme="majorHAnsi" w:cstheme="majorBidi"/>
      <w:color w:val="484848" w:themeColor="text1" w:themeTint="D9"/>
      <w:sz w:val="21"/>
      <w:szCs w:val="21"/>
    </w:rPr>
  </w:style>
  <w:style w:type="character" w:customStyle="1" w:styleId="Heading9Char">
    <w:name w:val="Heading 9 Char"/>
    <w:basedOn w:val="DefaultParagraphFont"/>
    <w:link w:val="Heading9"/>
    <w:rsid w:val="00C36CC5"/>
    <w:rPr>
      <w:rFonts w:asciiTheme="majorHAnsi" w:eastAsiaTheme="majorEastAsia" w:hAnsiTheme="majorHAnsi" w:cstheme="majorBidi"/>
      <w:i/>
      <w:iCs/>
      <w:color w:val="484848" w:themeColor="text1" w:themeTint="D9"/>
      <w:sz w:val="21"/>
      <w:szCs w:val="21"/>
    </w:rPr>
  </w:style>
  <w:style w:type="paragraph" w:styleId="Title">
    <w:name w:val="Title"/>
    <w:basedOn w:val="Normal"/>
    <w:next w:val="Normal"/>
    <w:link w:val="TitleChar"/>
    <w:uiPriority w:val="99"/>
    <w:qFormat/>
    <w:rsid w:val="00C36CC5"/>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99"/>
    <w:rsid w:val="00C36CC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99"/>
    <w:qFormat/>
    <w:rsid w:val="00C36CC5"/>
    <w:pPr>
      <w:numPr>
        <w:ilvl w:val="1"/>
      </w:numPr>
    </w:pPr>
    <w:rPr>
      <w:color w:val="737373" w:themeColor="text1" w:themeTint="A5"/>
      <w:spacing w:val="15"/>
    </w:rPr>
  </w:style>
  <w:style w:type="character" w:customStyle="1" w:styleId="SubtitleChar">
    <w:name w:val="Subtitle Char"/>
    <w:basedOn w:val="DefaultParagraphFont"/>
    <w:link w:val="Subtitle"/>
    <w:uiPriority w:val="99"/>
    <w:rsid w:val="00C36CC5"/>
    <w:rPr>
      <w:color w:val="737373" w:themeColor="text1" w:themeTint="A5"/>
      <w:spacing w:val="15"/>
    </w:rPr>
  </w:style>
  <w:style w:type="character" w:styleId="Strong">
    <w:name w:val="Strong"/>
    <w:basedOn w:val="DefaultParagraphFont"/>
    <w:uiPriority w:val="22"/>
    <w:qFormat/>
    <w:rsid w:val="00C36CC5"/>
    <w:rPr>
      <w:b/>
      <w:bCs/>
      <w:color w:val="auto"/>
    </w:rPr>
  </w:style>
  <w:style w:type="character" w:styleId="Emphasis">
    <w:name w:val="Emphasis"/>
    <w:basedOn w:val="DefaultParagraphFont"/>
    <w:uiPriority w:val="20"/>
    <w:qFormat/>
    <w:rsid w:val="00C36CC5"/>
    <w:rPr>
      <w:i/>
      <w:iCs/>
      <w:color w:val="auto"/>
    </w:rPr>
  </w:style>
  <w:style w:type="paragraph" w:styleId="NoSpacing">
    <w:name w:val="No Spacing"/>
    <w:link w:val="NoSpacingChar"/>
    <w:uiPriority w:val="1"/>
    <w:qFormat/>
    <w:rsid w:val="00C36CC5"/>
    <w:pPr>
      <w:spacing w:after="0" w:line="240" w:lineRule="auto"/>
    </w:pPr>
  </w:style>
  <w:style w:type="paragraph" w:styleId="Quote">
    <w:name w:val="Quote"/>
    <w:basedOn w:val="Normal"/>
    <w:next w:val="Normal"/>
    <w:link w:val="QuoteChar"/>
    <w:uiPriority w:val="29"/>
    <w:qFormat/>
    <w:rsid w:val="00C36CC5"/>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C36CC5"/>
    <w:rPr>
      <w:i/>
      <w:iCs/>
      <w:color w:val="5D5D5D" w:themeColor="text1" w:themeTint="BF"/>
    </w:rPr>
  </w:style>
  <w:style w:type="paragraph" w:styleId="IntenseQuote">
    <w:name w:val="Intense Quote"/>
    <w:basedOn w:val="Normal"/>
    <w:next w:val="Normal"/>
    <w:link w:val="IntenseQuoteChar"/>
    <w:uiPriority w:val="30"/>
    <w:qFormat/>
    <w:rsid w:val="00C36CC5"/>
    <w:pPr>
      <w:pBdr>
        <w:top w:val="single" w:sz="4" w:space="10" w:color="17529F" w:themeColor="accent1"/>
        <w:bottom w:val="single" w:sz="4" w:space="10" w:color="17529F" w:themeColor="accent1"/>
      </w:pBdr>
      <w:spacing w:before="360" w:after="360"/>
      <w:ind w:left="864" w:right="864"/>
      <w:jc w:val="center"/>
    </w:pPr>
    <w:rPr>
      <w:i/>
      <w:iCs/>
      <w:color w:val="17529F" w:themeColor="accent1"/>
    </w:rPr>
  </w:style>
  <w:style w:type="character" w:customStyle="1" w:styleId="IntenseQuoteChar">
    <w:name w:val="Intense Quote Char"/>
    <w:basedOn w:val="DefaultParagraphFont"/>
    <w:link w:val="IntenseQuote"/>
    <w:uiPriority w:val="30"/>
    <w:rsid w:val="00C36CC5"/>
    <w:rPr>
      <w:i/>
      <w:iCs/>
      <w:color w:val="17529F" w:themeColor="accent1"/>
    </w:rPr>
  </w:style>
  <w:style w:type="character" w:styleId="SubtleEmphasis">
    <w:name w:val="Subtle Emphasis"/>
    <w:basedOn w:val="DefaultParagraphFont"/>
    <w:uiPriority w:val="19"/>
    <w:qFormat/>
    <w:rsid w:val="00C36CC5"/>
    <w:rPr>
      <w:i/>
      <w:iCs/>
      <w:color w:val="5D5D5D" w:themeColor="text1" w:themeTint="BF"/>
    </w:rPr>
  </w:style>
  <w:style w:type="character" w:styleId="IntenseEmphasis">
    <w:name w:val="Intense Emphasis"/>
    <w:basedOn w:val="DefaultParagraphFont"/>
    <w:uiPriority w:val="21"/>
    <w:qFormat/>
    <w:rsid w:val="00C36CC5"/>
    <w:rPr>
      <w:i/>
      <w:iCs/>
      <w:color w:val="17529F" w:themeColor="accent1"/>
    </w:rPr>
  </w:style>
  <w:style w:type="character" w:styleId="SubtleReference">
    <w:name w:val="Subtle Reference"/>
    <w:basedOn w:val="DefaultParagraphFont"/>
    <w:uiPriority w:val="31"/>
    <w:qFormat/>
    <w:rsid w:val="00C36CC5"/>
    <w:rPr>
      <w:smallCaps/>
      <w:color w:val="5D5D5D" w:themeColor="text1" w:themeTint="BF"/>
    </w:rPr>
  </w:style>
  <w:style w:type="character" w:styleId="IntenseReference">
    <w:name w:val="Intense Reference"/>
    <w:basedOn w:val="DefaultParagraphFont"/>
    <w:uiPriority w:val="32"/>
    <w:qFormat/>
    <w:rsid w:val="00C36CC5"/>
    <w:rPr>
      <w:b/>
      <w:bCs/>
      <w:smallCaps/>
      <w:color w:val="17529F" w:themeColor="accent1"/>
      <w:spacing w:val="5"/>
    </w:rPr>
  </w:style>
  <w:style w:type="character" w:styleId="BookTitle">
    <w:name w:val="Book Title"/>
    <w:basedOn w:val="DefaultParagraphFont"/>
    <w:uiPriority w:val="33"/>
    <w:qFormat/>
    <w:rsid w:val="00C36CC5"/>
    <w:rPr>
      <w:b/>
      <w:bCs/>
      <w:i/>
      <w:iCs/>
      <w:spacing w:val="5"/>
    </w:rPr>
  </w:style>
  <w:style w:type="paragraph" w:styleId="TOCHeading">
    <w:name w:val="TOC Heading"/>
    <w:basedOn w:val="Heading1"/>
    <w:next w:val="Normal"/>
    <w:uiPriority w:val="39"/>
    <w:unhideWhenUsed/>
    <w:qFormat/>
    <w:rsid w:val="00C36CC5"/>
    <w:pPr>
      <w:outlineLvl w:val="9"/>
    </w:pPr>
  </w:style>
  <w:style w:type="character" w:styleId="CommentReference">
    <w:name w:val="annotation reference"/>
    <w:basedOn w:val="DefaultParagraphFont"/>
    <w:semiHidden/>
    <w:rsid w:val="00EE6B0E"/>
    <w:rPr>
      <w:sz w:val="16"/>
      <w:szCs w:val="16"/>
    </w:rPr>
  </w:style>
  <w:style w:type="paragraph" w:styleId="CommentText">
    <w:name w:val="annotation text"/>
    <w:basedOn w:val="Normal"/>
    <w:link w:val="CommentTextChar"/>
    <w:semiHidden/>
    <w:rsid w:val="00EE6B0E"/>
    <w:pPr>
      <w:spacing w:before="120" w:after="120"/>
      <w:contextualSpacing/>
    </w:pPr>
    <w:rPr>
      <w:rFonts w:ascii="Calibri" w:eastAsia="Times New Roman" w:hAnsi="Calibri" w:cs="Times New Roman"/>
      <w:sz w:val="20"/>
      <w:szCs w:val="20"/>
    </w:rPr>
  </w:style>
  <w:style w:type="character" w:customStyle="1" w:styleId="CommentTextChar">
    <w:name w:val="Comment Text Char"/>
    <w:basedOn w:val="DefaultParagraphFont"/>
    <w:link w:val="CommentText"/>
    <w:semiHidden/>
    <w:rsid w:val="00EE6B0E"/>
    <w:rPr>
      <w:rFonts w:ascii="Calibri" w:eastAsia="Times New Roman" w:hAnsi="Calibri" w:cs="Times New Roman"/>
      <w:sz w:val="20"/>
      <w:szCs w:val="20"/>
    </w:rPr>
  </w:style>
  <w:style w:type="character" w:styleId="Hyperlink">
    <w:name w:val="Hyperlink"/>
    <w:basedOn w:val="DefaultParagraphFont"/>
    <w:uiPriority w:val="99"/>
    <w:rsid w:val="00EE6B0E"/>
    <w:rPr>
      <w:color w:val="0000FF"/>
      <w:u w:val="single"/>
    </w:rPr>
  </w:style>
  <w:style w:type="paragraph" w:styleId="BalloonText">
    <w:name w:val="Balloon Text"/>
    <w:basedOn w:val="Normal"/>
    <w:link w:val="BalloonTextChar"/>
    <w:semiHidden/>
    <w:unhideWhenUsed/>
    <w:rsid w:val="00EE6B0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EE6B0E"/>
    <w:rPr>
      <w:rFonts w:ascii="Segoe UI" w:hAnsi="Segoe UI" w:cs="Segoe UI"/>
      <w:sz w:val="18"/>
      <w:szCs w:val="18"/>
    </w:rPr>
  </w:style>
  <w:style w:type="character" w:customStyle="1" w:styleId="NoSpacingChar">
    <w:name w:val="No Spacing Char"/>
    <w:basedOn w:val="DefaultParagraphFont"/>
    <w:link w:val="NoSpacing"/>
    <w:uiPriority w:val="1"/>
    <w:rsid w:val="00EE6B0E"/>
  </w:style>
  <w:style w:type="paragraph" w:styleId="TOC2">
    <w:name w:val="toc 2"/>
    <w:basedOn w:val="Normal"/>
    <w:next w:val="Normal"/>
    <w:autoRedefine/>
    <w:uiPriority w:val="39"/>
    <w:unhideWhenUsed/>
    <w:rsid w:val="001E417E"/>
    <w:pPr>
      <w:spacing w:after="100"/>
      <w:ind w:left="220"/>
    </w:pPr>
    <w:rPr>
      <w:rFonts w:cs="Times New Roman"/>
    </w:rPr>
  </w:style>
  <w:style w:type="paragraph" w:styleId="TOC1">
    <w:name w:val="toc 1"/>
    <w:basedOn w:val="Normal"/>
    <w:next w:val="Normal"/>
    <w:autoRedefine/>
    <w:uiPriority w:val="39"/>
    <w:unhideWhenUsed/>
    <w:qFormat/>
    <w:rsid w:val="001E417E"/>
    <w:pPr>
      <w:spacing w:after="100"/>
    </w:pPr>
    <w:rPr>
      <w:rFonts w:cs="Times New Roman"/>
    </w:rPr>
  </w:style>
  <w:style w:type="paragraph" w:styleId="TOC3">
    <w:name w:val="toc 3"/>
    <w:basedOn w:val="Normal"/>
    <w:next w:val="Normal"/>
    <w:autoRedefine/>
    <w:uiPriority w:val="39"/>
    <w:unhideWhenUsed/>
    <w:rsid w:val="001E417E"/>
    <w:pPr>
      <w:spacing w:after="100"/>
      <w:ind w:left="440"/>
    </w:pPr>
    <w:rPr>
      <w:rFonts w:cs="Times New Roman"/>
    </w:rPr>
  </w:style>
  <w:style w:type="table" w:styleId="TableGrid">
    <w:name w:val="Table Grid"/>
    <w:basedOn w:val="TableNormal"/>
    <w:uiPriority w:val="59"/>
    <w:rsid w:val="000B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1">
    <w:name w:val="List Table 1 Light1"/>
    <w:basedOn w:val="TableNormal"/>
    <w:uiPriority w:val="46"/>
    <w:rsid w:val="000B6AE4"/>
    <w:pPr>
      <w:spacing w:after="0" w:line="240" w:lineRule="auto"/>
    </w:pPr>
    <w:tblPr>
      <w:tblStyleRowBandSize w:val="1"/>
      <w:tblStyleColBandSize w:val="1"/>
    </w:tblPr>
    <w:tblStylePr w:type="firstRow">
      <w:rPr>
        <w:b/>
        <w:bCs/>
      </w:rPr>
      <w:tblPr/>
      <w:tcPr>
        <w:tcBorders>
          <w:bottom w:val="single" w:sz="4" w:space="0" w:color="7E7E7E" w:themeColor="text1" w:themeTint="99"/>
        </w:tcBorders>
      </w:tcPr>
    </w:tblStylePr>
    <w:tblStylePr w:type="lastRow">
      <w:rPr>
        <w:b/>
        <w:bCs/>
      </w:rPr>
      <w:tblPr/>
      <w:tcPr>
        <w:tcBorders>
          <w:top w:val="sing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PlainTable51">
    <w:name w:val="Plain Table 51"/>
    <w:basedOn w:val="TableNormal"/>
    <w:uiPriority w:val="45"/>
    <w:rsid w:val="000B6A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1">
    <w:name w:val="Grid Table 5 Dark - Accent 1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529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529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529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529F" w:themeFill="accent1"/>
      </w:tcPr>
    </w:tblStylePr>
    <w:tblStylePr w:type="band1Vert">
      <w:tblPr/>
      <w:tcPr>
        <w:shd w:val="clear" w:color="auto" w:fill="8CB6EE" w:themeFill="accent1" w:themeFillTint="66"/>
      </w:tcPr>
    </w:tblStylePr>
    <w:tblStylePr w:type="band1Horz">
      <w:tblPr/>
      <w:tcPr>
        <w:shd w:val="clear" w:color="auto" w:fill="8CB6EE" w:themeFill="accent1" w:themeFillTint="66"/>
      </w:tcPr>
    </w:tblStylePr>
  </w:style>
  <w:style w:type="table" w:customStyle="1" w:styleId="GridTable5Dark-Accent61">
    <w:name w:val="Grid Table 5 Dark - Accent 6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9FE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9FE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9FE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9FE9" w:themeFill="accent6"/>
      </w:tcPr>
    </w:tblStylePr>
    <w:tblStylePr w:type="band1Vert">
      <w:tblPr/>
      <w:tcPr>
        <w:shd w:val="clear" w:color="auto" w:fill="C1D8F6" w:themeFill="accent6" w:themeFillTint="66"/>
      </w:tcPr>
    </w:tblStylePr>
    <w:tblStylePr w:type="band1Horz">
      <w:tblPr/>
      <w:tcPr>
        <w:shd w:val="clear" w:color="auto" w:fill="C1D8F6" w:themeFill="accent6" w:themeFillTint="66"/>
      </w:tcPr>
    </w:tblStylePr>
  </w:style>
  <w:style w:type="table" w:customStyle="1" w:styleId="ListTable6Colorful1">
    <w:name w:val="List Table 6 Colorful1"/>
    <w:basedOn w:val="TableNormal"/>
    <w:uiPriority w:val="51"/>
    <w:rsid w:val="000B6AE4"/>
    <w:pPr>
      <w:spacing w:after="0" w:line="240" w:lineRule="auto"/>
    </w:pPr>
    <w:rPr>
      <w:color w:val="282828" w:themeColor="text1"/>
    </w:rPr>
    <w:tblPr>
      <w:tblStyleRowBandSize w:val="1"/>
      <w:tblStyleColBandSize w:val="1"/>
      <w:tblBorders>
        <w:top w:val="single" w:sz="4" w:space="0" w:color="282828" w:themeColor="text1"/>
        <w:bottom w:val="single" w:sz="4" w:space="0" w:color="282828" w:themeColor="text1"/>
      </w:tblBorders>
    </w:tblPr>
    <w:tblStylePr w:type="firstRow">
      <w:rPr>
        <w:b/>
        <w:bCs/>
      </w:rPr>
      <w:tblPr/>
      <w:tcPr>
        <w:tcBorders>
          <w:bottom w:val="single" w:sz="4" w:space="0" w:color="282828" w:themeColor="text1"/>
        </w:tcBorders>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ListTable6Colorful-Accent11">
    <w:name w:val="List Table 6 Colorful - Accent 11"/>
    <w:basedOn w:val="TableNormal"/>
    <w:uiPriority w:val="51"/>
    <w:rsid w:val="000B6AE4"/>
    <w:pPr>
      <w:spacing w:after="0" w:line="240" w:lineRule="auto"/>
    </w:pPr>
    <w:rPr>
      <w:color w:val="113D76" w:themeColor="accent1" w:themeShade="BF"/>
    </w:rPr>
    <w:tblPr>
      <w:tblStyleRowBandSize w:val="1"/>
      <w:tblStyleColBandSize w:val="1"/>
      <w:tblBorders>
        <w:top w:val="single" w:sz="4" w:space="0" w:color="17529F" w:themeColor="accent1"/>
        <w:bottom w:val="single" w:sz="4" w:space="0" w:color="17529F" w:themeColor="accent1"/>
      </w:tblBorders>
    </w:tblPr>
    <w:tblStylePr w:type="firstRow">
      <w:rPr>
        <w:b/>
        <w:bCs/>
      </w:rPr>
      <w:tblPr/>
      <w:tcPr>
        <w:tcBorders>
          <w:bottom w:val="single" w:sz="4" w:space="0" w:color="17529F" w:themeColor="accent1"/>
        </w:tcBorders>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paragraph" w:styleId="ListParagraph">
    <w:name w:val="List Paragraph"/>
    <w:basedOn w:val="Normal"/>
    <w:link w:val="ListParagraphChar"/>
    <w:uiPriority w:val="34"/>
    <w:qFormat/>
    <w:rsid w:val="00B00883"/>
    <w:pPr>
      <w:ind w:left="720"/>
      <w:contextualSpacing/>
    </w:pPr>
  </w:style>
  <w:style w:type="table" w:customStyle="1" w:styleId="ListTable1Light-Accent11">
    <w:name w:val="List Table 1 Light - Accent 11"/>
    <w:basedOn w:val="TableNormal"/>
    <w:uiPriority w:val="46"/>
    <w:rsid w:val="00B00883"/>
    <w:pPr>
      <w:spacing w:after="0" w:line="240" w:lineRule="auto"/>
    </w:pPr>
    <w:tblPr>
      <w:tblStyleRowBandSize w:val="1"/>
      <w:tblStyleColBandSize w:val="1"/>
    </w:tblPr>
    <w:tblStylePr w:type="firstRow">
      <w:rPr>
        <w:b/>
        <w:bCs/>
      </w:rPr>
      <w:tblPr/>
      <w:tcPr>
        <w:tcBorders>
          <w:bottom w:val="single" w:sz="4" w:space="0" w:color="5292E6" w:themeColor="accent1" w:themeTint="99"/>
        </w:tcBorders>
      </w:tcPr>
    </w:tblStylePr>
    <w:tblStylePr w:type="lastRow">
      <w:rPr>
        <w:b/>
        <w:bCs/>
      </w:rPr>
      <w:tblPr/>
      <w:tcPr>
        <w:tcBorders>
          <w:top w:val="single" w:sz="4" w:space="0" w:color="5292E6" w:themeColor="accent1" w:themeTint="99"/>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customStyle="1" w:styleId="ListTable7Colorful-Accent11">
    <w:name w:val="List Table 7 Colorful - Accent 11"/>
    <w:basedOn w:val="TableNormal"/>
    <w:uiPriority w:val="52"/>
    <w:rsid w:val="00B00883"/>
    <w:pPr>
      <w:spacing w:after="0" w:line="240" w:lineRule="auto"/>
    </w:pPr>
    <w:rPr>
      <w:color w:val="113D7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529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529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529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529F" w:themeColor="accent1"/>
        </w:tcBorders>
        <w:shd w:val="clear" w:color="auto" w:fill="FFFFFF" w:themeFill="background1"/>
      </w:tcPr>
    </w:tblStylePr>
    <w:tblStylePr w:type="band1Vert">
      <w:tblPr/>
      <w:tcPr>
        <w:shd w:val="clear" w:color="auto" w:fill="C5DAF6" w:themeFill="accent1" w:themeFillTint="33"/>
      </w:tcPr>
    </w:tblStylePr>
    <w:tblStylePr w:type="band1Horz">
      <w:tblPr/>
      <w:tcPr>
        <w:shd w:val="clear" w:color="auto" w:fill="C5D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6Colorful1">
    <w:name w:val="Grid Table 6 Colorful1"/>
    <w:basedOn w:val="TableNormal"/>
    <w:uiPriority w:val="51"/>
    <w:rsid w:val="00B00883"/>
    <w:pPr>
      <w:spacing w:after="0" w:line="240" w:lineRule="auto"/>
    </w:pPr>
    <w:rPr>
      <w:color w:val="282828" w:themeColor="text1"/>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rPr>
      <w:tblPr/>
      <w:tcPr>
        <w:tcBorders>
          <w:bottom w:val="single" w:sz="12" w:space="0" w:color="7E7E7E" w:themeColor="text1" w:themeTint="99"/>
        </w:tcBorders>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character" w:customStyle="1" w:styleId="UnresolvedMention1">
    <w:name w:val="Unresolved Mention1"/>
    <w:basedOn w:val="DefaultParagraphFont"/>
    <w:uiPriority w:val="99"/>
    <w:semiHidden/>
    <w:unhideWhenUsed/>
    <w:rsid w:val="002C59A5"/>
    <w:rPr>
      <w:color w:val="605E5C"/>
      <w:shd w:val="clear" w:color="auto" w:fill="E1DFDD"/>
    </w:rPr>
  </w:style>
  <w:style w:type="table" w:customStyle="1" w:styleId="ListTable2-Accent11">
    <w:name w:val="List Table 2 - Accent 11"/>
    <w:basedOn w:val="TableNormal"/>
    <w:uiPriority w:val="47"/>
    <w:rsid w:val="00CB1E2B"/>
    <w:pPr>
      <w:spacing w:after="0" w:line="240" w:lineRule="auto"/>
    </w:pPr>
    <w:tblPr>
      <w:tblStyleRowBandSize w:val="1"/>
      <w:tblStyleColBandSize w:val="1"/>
      <w:tblBorders>
        <w:top w:val="single" w:sz="4" w:space="0" w:color="5292E6" w:themeColor="accent1" w:themeTint="99"/>
        <w:bottom w:val="single" w:sz="4" w:space="0" w:color="5292E6" w:themeColor="accent1" w:themeTint="99"/>
        <w:insideH w:val="single" w:sz="4" w:space="0" w:color="5292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customStyle="1" w:styleId="ListTable5Dark-Accent51">
    <w:name w:val="List Table 5 Dark - Accent 51"/>
    <w:basedOn w:val="TableNormal"/>
    <w:uiPriority w:val="50"/>
    <w:rsid w:val="00CB1E2B"/>
    <w:pPr>
      <w:spacing w:after="0" w:line="240" w:lineRule="auto"/>
    </w:pPr>
    <w:rPr>
      <w:color w:val="FFFFFF" w:themeColor="background1"/>
    </w:rPr>
    <w:tblPr>
      <w:tblStyleRowBandSize w:val="1"/>
      <w:tblStyleColBandSize w:val="1"/>
      <w:tblBorders>
        <w:top w:val="single" w:sz="24" w:space="0" w:color="16768E" w:themeColor="accent5"/>
        <w:left w:val="single" w:sz="24" w:space="0" w:color="16768E" w:themeColor="accent5"/>
        <w:bottom w:val="single" w:sz="24" w:space="0" w:color="16768E" w:themeColor="accent5"/>
        <w:right w:val="single" w:sz="24" w:space="0" w:color="16768E" w:themeColor="accent5"/>
      </w:tblBorders>
    </w:tblPr>
    <w:tcPr>
      <w:shd w:val="clear" w:color="auto" w:fill="16768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Subject">
    <w:name w:val="annotation subject"/>
    <w:basedOn w:val="CommentText"/>
    <w:next w:val="CommentText"/>
    <w:link w:val="CommentSubjectChar"/>
    <w:semiHidden/>
    <w:unhideWhenUsed/>
    <w:rsid w:val="00485C2E"/>
    <w:pPr>
      <w:spacing w:before="0" w:after="160"/>
      <w:contextualSpacing w:val="0"/>
    </w:pPr>
    <w:rPr>
      <w:rFonts w:asciiTheme="minorHAnsi" w:eastAsiaTheme="minorEastAsia" w:hAnsiTheme="minorHAnsi" w:cstheme="minorBidi"/>
      <w:b/>
      <w:bCs/>
    </w:rPr>
  </w:style>
  <w:style w:type="character" w:customStyle="1" w:styleId="CommentSubjectChar">
    <w:name w:val="Comment Subject Char"/>
    <w:basedOn w:val="CommentTextChar"/>
    <w:link w:val="CommentSubject"/>
    <w:semiHidden/>
    <w:rsid w:val="00485C2E"/>
    <w:rPr>
      <w:rFonts w:ascii="Calibri" w:eastAsia="Times New Roman" w:hAnsi="Calibri" w:cs="Times New Roman"/>
      <w:b/>
      <w:bCs/>
      <w:sz w:val="20"/>
      <w:szCs w:val="20"/>
    </w:rPr>
  </w:style>
  <w:style w:type="paragraph" w:styleId="ListNumber2">
    <w:name w:val="List Number 2"/>
    <w:basedOn w:val="Normal"/>
    <w:rsid w:val="00822023"/>
    <w:pPr>
      <w:numPr>
        <w:numId w:val="6"/>
      </w:numPr>
      <w:spacing w:after="60"/>
    </w:pPr>
    <w:rPr>
      <w:rFonts w:ascii="Times New Roman" w:eastAsia="Times New Roman" w:hAnsi="Times New Roman" w:cs="Times New Roman"/>
      <w:szCs w:val="24"/>
    </w:rPr>
  </w:style>
  <w:style w:type="paragraph" w:customStyle="1" w:styleId="xl45">
    <w:name w:val="xl45"/>
    <w:basedOn w:val="Normal"/>
    <w:uiPriority w:val="99"/>
    <w:rsid w:val="00822023"/>
    <w:pPr>
      <w:pBdr>
        <w:bottom w:val="single" w:sz="4" w:space="0" w:color="auto"/>
      </w:pBdr>
      <w:spacing w:before="100" w:beforeAutospacing="1" w:after="100" w:afterAutospacing="1"/>
      <w:jc w:val="center"/>
    </w:pPr>
    <w:rPr>
      <w:rFonts w:ascii="Calibri" w:eastAsia="Arial Unicode MS" w:hAnsi="Calibri" w:cs="Arial"/>
      <w:b/>
      <w:bCs/>
      <w:szCs w:val="24"/>
    </w:rPr>
  </w:style>
  <w:style w:type="character" w:customStyle="1" w:styleId="apple-converted-space">
    <w:name w:val="apple-converted-space"/>
    <w:basedOn w:val="DefaultParagraphFont"/>
    <w:rsid w:val="00B67888"/>
  </w:style>
  <w:style w:type="character" w:customStyle="1" w:styleId="ListParagraphChar">
    <w:name w:val="List Paragraph Char"/>
    <w:basedOn w:val="DefaultParagraphFont"/>
    <w:link w:val="ListParagraph"/>
    <w:uiPriority w:val="34"/>
    <w:rsid w:val="00DD5D19"/>
  </w:style>
  <w:style w:type="paragraph" w:styleId="FootnoteText">
    <w:name w:val="footnote text"/>
    <w:basedOn w:val="Normal"/>
    <w:link w:val="FootnoteTextChar"/>
    <w:uiPriority w:val="99"/>
    <w:semiHidden/>
    <w:rsid w:val="007261CC"/>
    <w:pPr>
      <w:spacing w:after="0"/>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7261CC"/>
    <w:rPr>
      <w:rFonts w:ascii="Calibri" w:eastAsia="Times New Roman" w:hAnsi="Calibri" w:cs="Times New Roman"/>
      <w:sz w:val="20"/>
      <w:szCs w:val="20"/>
    </w:rPr>
  </w:style>
  <w:style w:type="character" w:styleId="FootnoteReference">
    <w:name w:val="footnote reference"/>
    <w:basedOn w:val="DefaultParagraphFont"/>
    <w:uiPriority w:val="99"/>
    <w:semiHidden/>
    <w:rsid w:val="007261CC"/>
    <w:rPr>
      <w:vertAlign w:val="superscript"/>
    </w:rPr>
  </w:style>
  <w:style w:type="paragraph" w:styleId="TOC4">
    <w:name w:val="toc 4"/>
    <w:basedOn w:val="Normal"/>
    <w:next w:val="Normal"/>
    <w:autoRedefine/>
    <w:uiPriority w:val="39"/>
    <w:unhideWhenUsed/>
    <w:rsid w:val="00A720FF"/>
    <w:pPr>
      <w:spacing w:after="0"/>
      <w:ind w:left="660"/>
    </w:pPr>
    <w:rPr>
      <w:rFonts w:eastAsia="Times New Roman" w:cs="Times New Roman"/>
      <w:szCs w:val="18"/>
    </w:rPr>
  </w:style>
  <w:style w:type="paragraph" w:styleId="TOC5">
    <w:name w:val="toc 5"/>
    <w:basedOn w:val="Normal"/>
    <w:next w:val="Normal"/>
    <w:autoRedefine/>
    <w:unhideWhenUsed/>
    <w:rsid w:val="00A720FF"/>
    <w:pPr>
      <w:spacing w:after="0"/>
      <w:ind w:left="880"/>
    </w:pPr>
    <w:rPr>
      <w:rFonts w:eastAsia="Times New Roman" w:cs="Times New Roman"/>
      <w:sz w:val="18"/>
      <w:szCs w:val="18"/>
    </w:rPr>
  </w:style>
  <w:style w:type="paragraph" w:styleId="TOC6">
    <w:name w:val="toc 6"/>
    <w:basedOn w:val="Normal"/>
    <w:next w:val="Normal"/>
    <w:autoRedefine/>
    <w:unhideWhenUsed/>
    <w:rsid w:val="00A720FF"/>
    <w:pPr>
      <w:spacing w:after="0"/>
      <w:ind w:left="1100"/>
    </w:pPr>
    <w:rPr>
      <w:rFonts w:eastAsia="Times New Roman" w:cs="Times New Roman"/>
      <w:sz w:val="18"/>
      <w:szCs w:val="18"/>
    </w:rPr>
  </w:style>
  <w:style w:type="paragraph" w:styleId="TOC7">
    <w:name w:val="toc 7"/>
    <w:basedOn w:val="Normal"/>
    <w:next w:val="Normal"/>
    <w:autoRedefine/>
    <w:unhideWhenUsed/>
    <w:rsid w:val="00A720FF"/>
    <w:pPr>
      <w:spacing w:after="0"/>
      <w:ind w:left="1320"/>
    </w:pPr>
    <w:rPr>
      <w:rFonts w:eastAsia="Times New Roman" w:cs="Times New Roman"/>
      <w:sz w:val="18"/>
      <w:szCs w:val="18"/>
    </w:rPr>
  </w:style>
  <w:style w:type="paragraph" w:styleId="TOC8">
    <w:name w:val="toc 8"/>
    <w:basedOn w:val="Normal"/>
    <w:next w:val="Normal"/>
    <w:autoRedefine/>
    <w:unhideWhenUsed/>
    <w:rsid w:val="00A720FF"/>
    <w:pPr>
      <w:spacing w:after="0"/>
      <w:ind w:left="1540"/>
    </w:pPr>
    <w:rPr>
      <w:rFonts w:eastAsia="Times New Roman" w:cs="Times New Roman"/>
      <w:sz w:val="18"/>
      <w:szCs w:val="18"/>
    </w:rPr>
  </w:style>
  <w:style w:type="paragraph" w:styleId="TOC9">
    <w:name w:val="toc 9"/>
    <w:basedOn w:val="Normal"/>
    <w:next w:val="Normal"/>
    <w:autoRedefine/>
    <w:unhideWhenUsed/>
    <w:rsid w:val="00A720FF"/>
    <w:pPr>
      <w:spacing w:after="0"/>
      <w:ind w:left="1760"/>
    </w:pPr>
    <w:rPr>
      <w:rFonts w:eastAsia="Times New Roman" w:cs="Times New Roman"/>
      <w:sz w:val="18"/>
      <w:szCs w:val="18"/>
    </w:rPr>
  </w:style>
  <w:style w:type="character" w:styleId="PageNumber">
    <w:name w:val="page number"/>
    <w:basedOn w:val="DefaultParagraphFont"/>
    <w:rsid w:val="00A720FF"/>
  </w:style>
  <w:style w:type="paragraph" w:customStyle="1" w:styleId="StyleHeading212pt">
    <w:name w:val="Style Heading 2 + 12 pt"/>
    <w:basedOn w:val="Heading2"/>
    <w:rsid w:val="00A720FF"/>
    <w:pPr>
      <w:keepLines w:val="0"/>
      <w:numPr>
        <w:ilvl w:val="0"/>
        <w:numId w:val="0"/>
      </w:numPr>
      <w:tabs>
        <w:tab w:val="num" w:pos="576"/>
        <w:tab w:val="num" w:pos="4716"/>
      </w:tabs>
      <w:spacing w:before="0" w:after="240"/>
      <w:ind w:left="576" w:hanging="576"/>
    </w:pPr>
    <w:rPr>
      <w:rFonts w:ascii="Arial" w:eastAsia="Times New Roman" w:hAnsi="Arial" w:cs="Arial"/>
      <w:bCs/>
      <w:i/>
      <w:iCs/>
      <w:caps/>
      <w:color w:val="auto"/>
      <w:sz w:val="24"/>
    </w:rPr>
  </w:style>
  <w:style w:type="paragraph" w:customStyle="1" w:styleId="xl25">
    <w:name w:val="xl25"/>
    <w:basedOn w:val="Normal"/>
    <w:rsid w:val="00A720FF"/>
    <w:pPr>
      <w:pBdr>
        <w:bottom w:val="single" w:sz="4" w:space="0" w:color="auto"/>
      </w:pBdr>
      <w:spacing w:before="100" w:beforeAutospacing="1" w:after="100" w:afterAutospacing="1"/>
      <w:jc w:val="center"/>
    </w:pPr>
    <w:rPr>
      <w:rFonts w:ascii="Arial Unicode MS" w:eastAsia="Arial Unicode MS" w:hAnsi="Arial Unicode MS" w:cs="Arial Unicode MS"/>
      <w:szCs w:val="24"/>
    </w:rPr>
  </w:style>
  <w:style w:type="paragraph" w:styleId="HTMLPreformatted">
    <w:name w:val="HTML Preformatted"/>
    <w:basedOn w:val="Normal"/>
    <w:link w:val="HTMLPreformattedChar"/>
    <w:uiPriority w:val="99"/>
    <w:rsid w:val="00A7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20FF"/>
    <w:rPr>
      <w:rFonts w:ascii="Courier New" w:eastAsia="Times New Roman" w:hAnsi="Courier New" w:cs="Courier New"/>
      <w:sz w:val="20"/>
      <w:szCs w:val="20"/>
    </w:rPr>
  </w:style>
  <w:style w:type="character" w:styleId="FollowedHyperlink">
    <w:name w:val="FollowedHyperlink"/>
    <w:basedOn w:val="DefaultParagraphFont"/>
    <w:uiPriority w:val="99"/>
    <w:rsid w:val="00A720FF"/>
    <w:rPr>
      <w:color w:val="800080"/>
      <w:u w:val="single"/>
    </w:rPr>
  </w:style>
  <w:style w:type="paragraph" w:styleId="NormalWeb">
    <w:name w:val="Normal (Web)"/>
    <w:basedOn w:val="Normal"/>
    <w:uiPriority w:val="99"/>
    <w:rsid w:val="00A720FF"/>
    <w:pPr>
      <w:spacing w:beforeLines="1" w:afterLines="1" w:after="0"/>
    </w:pPr>
    <w:rPr>
      <w:rFonts w:ascii="Times" w:eastAsia="Times New Roman" w:hAnsi="Times" w:cs="Times New Roman"/>
      <w:sz w:val="20"/>
      <w:szCs w:val="20"/>
    </w:rPr>
  </w:style>
  <w:style w:type="numbering" w:customStyle="1" w:styleId="Style1">
    <w:name w:val="Style1"/>
    <w:basedOn w:val="NoList"/>
    <w:rsid w:val="00A720FF"/>
    <w:pPr>
      <w:numPr>
        <w:numId w:val="10"/>
      </w:numPr>
    </w:pPr>
  </w:style>
  <w:style w:type="numbering" w:customStyle="1" w:styleId="StyleBulleted">
    <w:name w:val="Style Bulleted"/>
    <w:basedOn w:val="NoList"/>
    <w:rsid w:val="00A720FF"/>
    <w:pPr>
      <w:numPr>
        <w:numId w:val="11"/>
      </w:numPr>
    </w:pPr>
  </w:style>
  <w:style w:type="paragraph" w:styleId="Revision">
    <w:name w:val="Revision"/>
    <w:hidden/>
    <w:uiPriority w:val="99"/>
    <w:semiHidden/>
    <w:rsid w:val="00A720FF"/>
    <w:pPr>
      <w:spacing w:after="0" w:line="240" w:lineRule="auto"/>
    </w:pPr>
    <w:rPr>
      <w:rFonts w:ascii="Times New Roman" w:eastAsia="Times New Roman" w:hAnsi="Times New Roman" w:cs="Times New Roman"/>
      <w:sz w:val="24"/>
      <w:szCs w:val="24"/>
    </w:rPr>
  </w:style>
  <w:style w:type="numbering" w:customStyle="1" w:styleId="CurrentList1">
    <w:name w:val="Current List1"/>
    <w:rsid w:val="00A720FF"/>
    <w:pPr>
      <w:numPr>
        <w:numId w:val="12"/>
      </w:numPr>
    </w:pPr>
  </w:style>
  <w:style w:type="numbering" w:styleId="111111">
    <w:name w:val="Outline List 2"/>
    <w:basedOn w:val="NoList"/>
    <w:rsid w:val="00A720FF"/>
    <w:pPr>
      <w:numPr>
        <w:numId w:val="13"/>
      </w:numPr>
    </w:pPr>
  </w:style>
  <w:style w:type="numbering" w:styleId="ArticleSection">
    <w:name w:val="Outline List 3"/>
    <w:basedOn w:val="NoList"/>
    <w:rsid w:val="00A720FF"/>
    <w:pPr>
      <w:numPr>
        <w:numId w:val="14"/>
      </w:numPr>
    </w:pPr>
  </w:style>
  <w:style w:type="numbering" w:styleId="1ai">
    <w:name w:val="Outline List 1"/>
    <w:basedOn w:val="NoList"/>
    <w:rsid w:val="00A720FF"/>
    <w:pPr>
      <w:numPr>
        <w:numId w:val="15"/>
      </w:numPr>
    </w:pPr>
  </w:style>
  <w:style w:type="paragraph" w:customStyle="1" w:styleId="StyleHeading112pt">
    <w:name w:val="Style Heading 1 + 12 pt"/>
    <w:basedOn w:val="Heading1"/>
    <w:rsid w:val="00A720FF"/>
    <w:pPr>
      <w:keepLines w:val="0"/>
      <w:numPr>
        <w:numId w:val="0"/>
      </w:numPr>
      <w:tabs>
        <w:tab w:val="num" w:pos="432"/>
      </w:tabs>
      <w:spacing w:before="480" w:after="240"/>
      <w:ind w:left="360" w:hanging="360"/>
    </w:pPr>
    <w:rPr>
      <w:rFonts w:ascii="Arial" w:eastAsia="Times New Roman" w:hAnsi="Arial" w:cs="Arial"/>
      <w:b/>
      <w:bCs/>
      <w:caps/>
      <w:color w:val="auto"/>
      <w:kern w:val="32"/>
      <w:sz w:val="28"/>
    </w:rPr>
  </w:style>
  <w:style w:type="character" w:customStyle="1" w:styleId="ZBold">
    <w:name w:val="Z Bold"/>
    <w:basedOn w:val="DefaultParagraphFont"/>
    <w:rsid w:val="00A720FF"/>
    <w:rPr>
      <w:b/>
    </w:rPr>
  </w:style>
  <w:style w:type="paragraph" w:styleId="BodyText">
    <w:name w:val="Body Text"/>
    <w:basedOn w:val="Normal"/>
    <w:link w:val="BodyTextChar"/>
    <w:rsid w:val="00A720FF"/>
    <w:pPr>
      <w:spacing w:after="120"/>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720FF"/>
    <w:rPr>
      <w:rFonts w:ascii="Times New Roman" w:eastAsia="Times New Roman" w:hAnsi="Times New Roman" w:cs="Times New Roman"/>
      <w:szCs w:val="24"/>
    </w:rPr>
  </w:style>
  <w:style w:type="paragraph" w:styleId="ListBullet">
    <w:name w:val="List Bullet"/>
    <w:basedOn w:val="BodyText"/>
    <w:autoRedefine/>
    <w:rsid w:val="00A720FF"/>
    <w:pPr>
      <w:numPr>
        <w:numId w:val="16"/>
      </w:numPr>
      <w:tabs>
        <w:tab w:val="clear" w:pos="360"/>
      </w:tabs>
      <w:spacing w:after="60"/>
    </w:pPr>
  </w:style>
  <w:style w:type="paragraph" w:styleId="ListNumber">
    <w:name w:val="List Number"/>
    <w:basedOn w:val="BodyText"/>
    <w:rsid w:val="00A720FF"/>
    <w:pPr>
      <w:spacing w:after="60"/>
    </w:pPr>
  </w:style>
  <w:style w:type="paragraph" w:styleId="ListBullet2">
    <w:name w:val="List Bullet 2"/>
    <w:basedOn w:val="Normal"/>
    <w:rsid w:val="00A720FF"/>
    <w:pPr>
      <w:numPr>
        <w:numId w:val="17"/>
      </w:numPr>
      <w:spacing w:after="60"/>
    </w:pPr>
    <w:rPr>
      <w:rFonts w:ascii="Times New Roman" w:eastAsia="Times New Roman" w:hAnsi="Times New Roman" w:cs="Times New Roman"/>
      <w:szCs w:val="24"/>
    </w:rPr>
  </w:style>
  <w:style w:type="paragraph" w:styleId="ListContinue">
    <w:name w:val="List Continue"/>
    <w:basedOn w:val="Normal"/>
    <w:rsid w:val="00A720FF"/>
    <w:pPr>
      <w:spacing w:after="60"/>
      <w:ind w:left="360"/>
    </w:pPr>
    <w:rPr>
      <w:rFonts w:ascii="Times New Roman" w:eastAsia="Times New Roman" w:hAnsi="Times New Roman" w:cs="Times New Roman"/>
      <w:szCs w:val="24"/>
    </w:rPr>
  </w:style>
  <w:style w:type="paragraph" w:styleId="ListContinue2">
    <w:name w:val="List Continue 2"/>
    <w:basedOn w:val="Normal"/>
    <w:rsid w:val="00A720FF"/>
    <w:pPr>
      <w:spacing w:after="60"/>
      <w:ind w:left="720"/>
    </w:pPr>
    <w:rPr>
      <w:rFonts w:ascii="Times New Roman" w:eastAsia="Times New Roman" w:hAnsi="Times New Roman" w:cs="Times New Roman"/>
      <w:szCs w:val="24"/>
    </w:rPr>
  </w:style>
  <w:style w:type="paragraph" w:customStyle="1" w:styleId="Listnumber1">
    <w:name w:val="List number 1"/>
    <w:basedOn w:val="Caption"/>
    <w:link w:val="Listnumber1Char0"/>
    <w:rsid w:val="00A720FF"/>
    <w:pPr>
      <w:numPr>
        <w:numId w:val="19"/>
      </w:numPr>
      <w:spacing w:after="0"/>
    </w:pPr>
    <w:rPr>
      <w:rFonts w:ascii="Calibri" w:eastAsia="Times New Roman" w:hAnsi="Calibri" w:cs="Times New Roman"/>
      <w:bCs/>
      <w:i w:val="0"/>
      <w:iCs w:val="0"/>
      <w:szCs w:val="20"/>
    </w:rPr>
  </w:style>
  <w:style w:type="paragraph" w:customStyle="1" w:styleId="ListBullet1">
    <w:name w:val="List Bullet 1"/>
    <w:basedOn w:val="Caption"/>
    <w:link w:val="ListBullet1Char"/>
    <w:qFormat/>
    <w:rsid w:val="00A720FF"/>
    <w:pPr>
      <w:numPr>
        <w:numId w:val="18"/>
      </w:numPr>
      <w:spacing w:after="0"/>
      <w:ind w:left="450" w:hanging="270"/>
    </w:pPr>
    <w:rPr>
      <w:rFonts w:ascii="Calibri" w:eastAsia="Times New Roman" w:hAnsi="Calibri" w:cs="Times New Roman"/>
      <w:b/>
      <w:bCs/>
      <w:i w:val="0"/>
      <w:iCs w:val="0"/>
      <w:szCs w:val="20"/>
    </w:rPr>
  </w:style>
  <w:style w:type="character" w:customStyle="1" w:styleId="Listnumber1Char0">
    <w:name w:val="List number 1 Char"/>
    <w:basedOn w:val="CaptionChar"/>
    <w:link w:val="Listnumber1"/>
    <w:rsid w:val="00A720FF"/>
    <w:rPr>
      <w:rFonts w:ascii="Calibri" w:eastAsia="Times New Roman" w:hAnsi="Calibri" w:cs="Times New Roman"/>
      <w:bCs/>
      <w:i w:val="0"/>
      <w:iCs w:val="0"/>
      <w:sz w:val="20"/>
      <w:szCs w:val="20"/>
    </w:rPr>
  </w:style>
  <w:style w:type="character" w:customStyle="1" w:styleId="ListBullet1Char">
    <w:name w:val="List Bullet 1 Char"/>
    <w:basedOn w:val="CaptionChar"/>
    <w:link w:val="ListBullet1"/>
    <w:rsid w:val="00A720FF"/>
    <w:rPr>
      <w:rFonts w:ascii="Calibri" w:eastAsia="Times New Roman" w:hAnsi="Calibri" w:cs="Times New Roman"/>
      <w:b/>
      <w:bCs/>
      <w:i w:val="0"/>
      <w:iCs w:val="0"/>
      <w:sz w:val="20"/>
      <w:szCs w:val="20"/>
    </w:rPr>
  </w:style>
  <w:style w:type="paragraph" w:customStyle="1" w:styleId="xl66">
    <w:name w:val="xl66"/>
    <w:basedOn w:val="Normal"/>
    <w:rsid w:val="00A720FF"/>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textAlignment w:val="top"/>
    </w:pPr>
    <w:rPr>
      <w:rFonts w:ascii="Times New Roman" w:eastAsia="Times New Roman" w:hAnsi="Times New Roman" w:cs="Times New Roman"/>
      <w:b/>
      <w:bCs/>
      <w:sz w:val="24"/>
      <w:szCs w:val="24"/>
      <w:lang w:eastAsia="ja-JP"/>
    </w:rPr>
  </w:style>
  <w:style w:type="paragraph" w:customStyle="1" w:styleId="xl67">
    <w:name w:val="xl67"/>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68">
    <w:name w:val="xl68"/>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69">
    <w:name w:val="xl69"/>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0">
    <w:name w:val="xl70"/>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color w:val="000000"/>
      <w:sz w:val="20"/>
      <w:szCs w:val="20"/>
      <w:lang w:eastAsia="ja-JP"/>
    </w:rPr>
  </w:style>
  <w:style w:type="paragraph" w:customStyle="1" w:styleId="xl71">
    <w:name w:val="xl71"/>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2">
    <w:name w:val="xl72"/>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eastAsia="ja-JP"/>
    </w:rPr>
  </w:style>
  <w:style w:type="paragraph" w:customStyle="1" w:styleId="xl73">
    <w:name w:val="xl73"/>
    <w:basedOn w:val="Normal"/>
    <w:rsid w:val="00A720FF"/>
    <w:pPr>
      <w:pBdr>
        <w:top w:val="single" w:sz="4" w:space="0" w:color="auto"/>
        <w:left w:val="single" w:sz="4" w:space="0" w:color="auto"/>
        <w:bottom w:val="single" w:sz="4" w:space="0" w:color="auto"/>
        <w:right w:val="single" w:sz="4" w:space="0" w:color="auto"/>
      </w:pBdr>
      <w:shd w:val="clear" w:color="D9D9D9" w:fill="D9D9D9"/>
      <w:spacing w:before="100" w:beforeAutospacing="1" w:after="100" w:afterAutospacing="1"/>
      <w:textAlignment w:val="top"/>
    </w:pPr>
    <w:rPr>
      <w:rFonts w:ascii="Times New Roman" w:eastAsia="Times New Roman" w:hAnsi="Times New Roman" w:cs="Times New Roman"/>
      <w:color w:val="000000"/>
      <w:sz w:val="20"/>
      <w:szCs w:val="20"/>
      <w:lang w:eastAsia="ja-JP"/>
    </w:rPr>
  </w:style>
  <w:style w:type="paragraph" w:customStyle="1" w:styleId="xl64">
    <w:name w:val="xl64"/>
    <w:basedOn w:val="Normal"/>
    <w:rsid w:val="00A720F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top"/>
    </w:pPr>
    <w:rPr>
      <w:rFonts w:ascii="Times New Roman" w:eastAsia="Times New Roman" w:hAnsi="Times New Roman" w:cs="Times New Roman"/>
      <w:b/>
      <w:bCs/>
      <w:sz w:val="20"/>
      <w:szCs w:val="20"/>
      <w:lang w:eastAsia="ja-JP"/>
    </w:rPr>
  </w:style>
  <w:style w:type="paragraph" w:customStyle="1" w:styleId="xl65">
    <w:name w:val="xl65"/>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0"/>
      <w:szCs w:val="20"/>
      <w:lang w:eastAsia="ja-JP"/>
    </w:rPr>
  </w:style>
  <w:style w:type="paragraph" w:customStyle="1" w:styleId="Bullet3">
    <w:name w:val="Bullet3"/>
    <w:basedOn w:val="ListParagraph"/>
    <w:link w:val="Bullet3Char"/>
    <w:qFormat/>
    <w:rsid w:val="00A720FF"/>
    <w:pPr>
      <w:numPr>
        <w:numId w:val="20"/>
      </w:numPr>
      <w:spacing w:after="180"/>
      <w:ind w:left="1440" w:hanging="270"/>
    </w:pPr>
    <w:rPr>
      <w:rFonts w:ascii="Calibri" w:eastAsia="Times New Roman" w:hAnsi="Calibri" w:cs="Times New Roman"/>
      <w:szCs w:val="24"/>
    </w:rPr>
  </w:style>
  <w:style w:type="character" w:customStyle="1" w:styleId="Bullet3Char">
    <w:name w:val="Bullet3 Char"/>
    <w:basedOn w:val="ListParagraphChar"/>
    <w:link w:val="Bullet3"/>
    <w:rsid w:val="00A720FF"/>
    <w:rPr>
      <w:rFonts w:ascii="Calibri" w:eastAsia="Times New Roman" w:hAnsi="Calibri" w:cs="Times New Roman"/>
      <w:szCs w:val="24"/>
    </w:rPr>
  </w:style>
  <w:style w:type="numbering" w:customStyle="1" w:styleId="Headings">
    <w:name w:val="Headings"/>
    <w:uiPriority w:val="99"/>
    <w:rsid w:val="00A720FF"/>
    <w:pPr>
      <w:numPr>
        <w:numId w:val="21"/>
      </w:numPr>
    </w:pPr>
  </w:style>
  <w:style w:type="paragraph" w:customStyle="1" w:styleId="BodyText2">
    <w:name w:val="Body Text2"/>
    <w:basedOn w:val="BodyText"/>
    <w:link w:val="BodyText2Char"/>
    <w:qFormat/>
    <w:rsid w:val="00A720FF"/>
    <w:pPr>
      <w:spacing w:after="0"/>
      <w:ind w:left="900"/>
      <w:contextualSpacing/>
    </w:pPr>
    <w:rPr>
      <w:rFonts w:ascii="Calibri" w:hAnsi="Calibri"/>
    </w:rPr>
  </w:style>
  <w:style w:type="character" w:customStyle="1" w:styleId="BodyText2Char">
    <w:name w:val="Body Text2 Char"/>
    <w:basedOn w:val="BodyTextChar"/>
    <w:link w:val="BodyText2"/>
    <w:rsid w:val="00A720FF"/>
    <w:rPr>
      <w:rFonts w:ascii="Calibri" w:eastAsia="Times New Roman" w:hAnsi="Calibri" w:cs="Times New Roman"/>
      <w:szCs w:val="24"/>
    </w:rPr>
  </w:style>
  <w:style w:type="table" w:customStyle="1" w:styleId="PlainTable11">
    <w:name w:val="Plain Table 11"/>
    <w:basedOn w:val="TableNormal"/>
    <w:uiPriority w:val="41"/>
    <w:rsid w:val="00A720FF"/>
    <w:pPr>
      <w:spacing w:after="0" w:line="240" w:lineRule="auto"/>
    </w:pPr>
    <w:rPr>
      <w:lang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1">
    <w:name w:val="Grid Table 41"/>
    <w:basedOn w:val="TableNormal"/>
    <w:uiPriority w:val="49"/>
    <w:rsid w:val="00A720FF"/>
    <w:pPr>
      <w:spacing w:after="0" w:line="240" w:lineRule="auto"/>
    </w:pPr>
    <w:rPr>
      <w:lang w:eastAsia="ja-JP"/>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color w:val="FFFFFF" w:themeColor="background1"/>
      </w:rPr>
      <w:tblPr/>
      <w:tcPr>
        <w:tcBorders>
          <w:top w:val="single" w:sz="4" w:space="0" w:color="282828" w:themeColor="text1"/>
          <w:left w:val="single" w:sz="4" w:space="0" w:color="282828" w:themeColor="text1"/>
          <w:bottom w:val="single" w:sz="4" w:space="0" w:color="282828" w:themeColor="text1"/>
          <w:right w:val="single" w:sz="4" w:space="0" w:color="282828" w:themeColor="text1"/>
          <w:insideH w:val="nil"/>
          <w:insideV w:val="nil"/>
        </w:tcBorders>
        <w:shd w:val="clear" w:color="auto" w:fill="282828" w:themeFill="text1"/>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ListTable41">
    <w:name w:val="List Table 41"/>
    <w:basedOn w:val="TableNormal"/>
    <w:uiPriority w:val="49"/>
    <w:rsid w:val="00A720FF"/>
    <w:pPr>
      <w:spacing w:after="0" w:line="240" w:lineRule="auto"/>
    </w:pPr>
    <w:rPr>
      <w:lang w:eastAsia="ja-JP"/>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tblBorders>
    </w:tblPr>
    <w:tblStylePr w:type="firstRow">
      <w:rPr>
        <w:b/>
        <w:bCs/>
        <w:color w:val="FFFFFF" w:themeColor="background1"/>
      </w:rPr>
      <w:tblPr/>
      <w:tcPr>
        <w:tcBorders>
          <w:top w:val="single" w:sz="4" w:space="0" w:color="282828" w:themeColor="text1"/>
          <w:left w:val="single" w:sz="4" w:space="0" w:color="282828" w:themeColor="text1"/>
          <w:bottom w:val="single" w:sz="4" w:space="0" w:color="282828" w:themeColor="text1"/>
          <w:right w:val="single" w:sz="4" w:space="0" w:color="282828" w:themeColor="text1"/>
          <w:insideH w:val="nil"/>
        </w:tcBorders>
        <w:shd w:val="clear" w:color="auto" w:fill="282828" w:themeFill="text1"/>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customStyle="1" w:styleId="GridTable1Light-Accent51">
    <w:name w:val="Grid Table 1 Light - Accent 51"/>
    <w:basedOn w:val="TableNormal"/>
    <w:uiPriority w:val="46"/>
    <w:rsid w:val="00A720FF"/>
    <w:pPr>
      <w:spacing w:after="0" w:line="240" w:lineRule="auto"/>
    </w:pPr>
    <w:rPr>
      <w:lang w:eastAsia="ja-JP"/>
    </w:rPr>
    <w:tblPr>
      <w:tblStyleRowBandSize w:val="1"/>
      <w:tblStyleColBandSize w:val="1"/>
      <w:tblBorders>
        <w:top w:val="single" w:sz="4" w:space="0" w:color="86D8EC" w:themeColor="accent5" w:themeTint="66"/>
        <w:left w:val="single" w:sz="4" w:space="0" w:color="86D8EC" w:themeColor="accent5" w:themeTint="66"/>
        <w:bottom w:val="single" w:sz="4" w:space="0" w:color="86D8EC" w:themeColor="accent5" w:themeTint="66"/>
        <w:right w:val="single" w:sz="4" w:space="0" w:color="86D8EC" w:themeColor="accent5" w:themeTint="66"/>
        <w:insideH w:val="single" w:sz="4" w:space="0" w:color="86D8EC" w:themeColor="accent5" w:themeTint="66"/>
        <w:insideV w:val="single" w:sz="4" w:space="0" w:color="86D8EC" w:themeColor="accent5" w:themeTint="66"/>
      </w:tblBorders>
    </w:tblPr>
    <w:tblStylePr w:type="firstRow">
      <w:rPr>
        <w:b/>
        <w:bCs/>
      </w:rPr>
      <w:tblPr/>
      <w:tcPr>
        <w:tcBorders>
          <w:bottom w:val="single" w:sz="12" w:space="0" w:color="4BC4E3" w:themeColor="accent5" w:themeTint="99"/>
        </w:tcBorders>
      </w:tcPr>
    </w:tblStylePr>
    <w:tblStylePr w:type="lastRow">
      <w:rPr>
        <w:b/>
        <w:bCs/>
      </w:rPr>
      <w:tblPr/>
      <w:tcPr>
        <w:tcBorders>
          <w:top w:val="double" w:sz="2" w:space="0" w:color="4BC4E3" w:themeColor="accent5" w:themeTint="99"/>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A720FF"/>
    <w:pPr>
      <w:spacing w:after="0" w:line="240" w:lineRule="auto"/>
    </w:pPr>
    <w:rPr>
      <w:lang w:eastAsia="ja-JP"/>
    </w:rPr>
    <w:tblPr>
      <w:tblStyleRowBandSize w:val="1"/>
      <w:tblStyleColBandSize w:val="1"/>
      <w:tblBorders>
        <w:top w:val="single" w:sz="4" w:space="0" w:color="4BC4E3" w:themeColor="accent5" w:themeTint="99"/>
        <w:left w:val="single" w:sz="4" w:space="0" w:color="4BC4E3" w:themeColor="accent5" w:themeTint="99"/>
        <w:bottom w:val="single" w:sz="4" w:space="0" w:color="4BC4E3" w:themeColor="accent5" w:themeTint="99"/>
        <w:right w:val="single" w:sz="4" w:space="0" w:color="4BC4E3" w:themeColor="accent5" w:themeTint="99"/>
        <w:insideH w:val="single" w:sz="4" w:space="0" w:color="4BC4E3" w:themeColor="accent5" w:themeTint="99"/>
        <w:insideV w:val="single" w:sz="4" w:space="0" w:color="4BC4E3" w:themeColor="accent5" w:themeTint="99"/>
      </w:tblBorders>
    </w:tblPr>
    <w:tblStylePr w:type="firstRow">
      <w:rPr>
        <w:b/>
        <w:bCs/>
        <w:color w:val="FFFFFF" w:themeColor="background1"/>
      </w:rPr>
      <w:tblPr/>
      <w:tcPr>
        <w:tcBorders>
          <w:top w:val="single" w:sz="4" w:space="0" w:color="16768E" w:themeColor="accent5"/>
          <w:left w:val="single" w:sz="4" w:space="0" w:color="16768E" w:themeColor="accent5"/>
          <w:bottom w:val="single" w:sz="4" w:space="0" w:color="16768E" w:themeColor="accent5"/>
          <w:right w:val="single" w:sz="4" w:space="0" w:color="16768E" w:themeColor="accent5"/>
          <w:insideH w:val="nil"/>
          <w:insideV w:val="nil"/>
        </w:tcBorders>
        <w:shd w:val="clear" w:color="auto" w:fill="16768E" w:themeFill="accent5"/>
      </w:tcPr>
    </w:tblStylePr>
    <w:tblStylePr w:type="lastRow">
      <w:rPr>
        <w:b/>
        <w:bCs/>
      </w:rPr>
      <w:tblPr/>
      <w:tcPr>
        <w:tcBorders>
          <w:top w:val="double" w:sz="4" w:space="0" w:color="16768E" w:themeColor="accent5"/>
        </w:tcBorders>
      </w:tcPr>
    </w:tblStylePr>
    <w:tblStylePr w:type="firstCol">
      <w:rPr>
        <w:b/>
        <w:bCs/>
      </w:rPr>
    </w:tblStylePr>
    <w:tblStylePr w:type="lastCol">
      <w:rPr>
        <w:b/>
        <w:bCs/>
      </w:rPr>
    </w:tblStylePr>
    <w:tblStylePr w:type="band1Vert">
      <w:tblPr/>
      <w:tcPr>
        <w:shd w:val="clear" w:color="auto" w:fill="C2EBF5" w:themeFill="accent5" w:themeFillTint="33"/>
      </w:tcPr>
    </w:tblStylePr>
    <w:tblStylePr w:type="band1Horz">
      <w:tblPr/>
      <w:tcPr>
        <w:shd w:val="clear" w:color="auto" w:fill="C2EBF5" w:themeFill="accent5" w:themeFillTint="33"/>
      </w:tcPr>
    </w:tblStylePr>
  </w:style>
  <w:style w:type="table" w:customStyle="1" w:styleId="GridTable4-Accent11">
    <w:name w:val="Grid Table 4 - Accent 11"/>
    <w:basedOn w:val="TableNormal"/>
    <w:uiPriority w:val="49"/>
    <w:rsid w:val="00A720FF"/>
    <w:pPr>
      <w:spacing w:after="0" w:line="240" w:lineRule="auto"/>
    </w:pPr>
    <w:rPr>
      <w:lang w:eastAsia="ja-JP"/>
    </w:rPr>
    <w:tblPr>
      <w:tblStyleRowBandSize w:val="1"/>
      <w:tblStyleColBandSize w:val="1"/>
      <w:tblBorders>
        <w:top w:val="single" w:sz="4" w:space="0" w:color="5292E6" w:themeColor="accent1" w:themeTint="99"/>
        <w:left w:val="single" w:sz="4" w:space="0" w:color="5292E6" w:themeColor="accent1" w:themeTint="99"/>
        <w:bottom w:val="single" w:sz="4" w:space="0" w:color="5292E6" w:themeColor="accent1" w:themeTint="99"/>
        <w:right w:val="single" w:sz="4" w:space="0" w:color="5292E6" w:themeColor="accent1" w:themeTint="99"/>
        <w:insideH w:val="single" w:sz="4" w:space="0" w:color="5292E6" w:themeColor="accent1" w:themeTint="99"/>
        <w:insideV w:val="single" w:sz="4" w:space="0" w:color="5292E6" w:themeColor="accent1" w:themeTint="99"/>
      </w:tblBorders>
    </w:tblPr>
    <w:tblStylePr w:type="firstRow">
      <w:rPr>
        <w:b/>
        <w:bCs/>
        <w:color w:val="FFFFFF" w:themeColor="background1"/>
      </w:rPr>
      <w:tblPr/>
      <w:tcPr>
        <w:tcBorders>
          <w:top w:val="single" w:sz="4" w:space="0" w:color="17529F" w:themeColor="accent1"/>
          <w:left w:val="single" w:sz="4" w:space="0" w:color="17529F" w:themeColor="accent1"/>
          <w:bottom w:val="single" w:sz="4" w:space="0" w:color="17529F" w:themeColor="accent1"/>
          <w:right w:val="single" w:sz="4" w:space="0" w:color="17529F" w:themeColor="accent1"/>
          <w:insideH w:val="nil"/>
          <w:insideV w:val="nil"/>
        </w:tcBorders>
        <w:shd w:val="clear" w:color="auto" w:fill="17529F" w:themeFill="accent1"/>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character" w:customStyle="1" w:styleId="Mention1">
    <w:name w:val="Mention1"/>
    <w:basedOn w:val="DefaultParagraphFont"/>
    <w:uiPriority w:val="99"/>
    <w:semiHidden/>
    <w:unhideWhenUsed/>
    <w:rsid w:val="00A720FF"/>
    <w:rPr>
      <w:color w:val="2B579A"/>
      <w:shd w:val="clear" w:color="auto" w:fill="E6E6E6"/>
    </w:rPr>
  </w:style>
  <w:style w:type="table" w:customStyle="1" w:styleId="GridTable1Light1">
    <w:name w:val="Grid Table 1 Light1"/>
    <w:basedOn w:val="TableNormal"/>
    <w:uiPriority w:val="46"/>
    <w:rsid w:val="00A720FF"/>
    <w:pPr>
      <w:spacing w:after="0" w:line="240" w:lineRule="auto"/>
    </w:pPr>
    <w:rPr>
      <w:lang w:eastAsia="ja-JP"/>
    </w:rPr>
    <w:tblPr>
      <w:tblStyleRowBandSize w:val="1"/>
      <w:tblStyleColBandSize w:val="1"/>
      <w:tblBorders>
        <w:top w:val="single" w:sz="4" w:space="0" w:color="A9A9A9" w:themeColor="text1" w:themeTint="66"/>
        <w:left w:val="single" w:sz="4" w:space="0" w:color="A9A9A9" w:themeColor="text1" w:themeTint="66"/>
        <w:bottom w:val="single" w:sz="4" w:space="0" w:color="A9A9A9" w:themeColor="text1" w:themeTint="66"/>
        <w:right w:val="single" w:sz="4" w:space="0" w:color="A9A9A9" w:themeColor="text1" w:themeTint="66"/>
        <w:insideH w:val="single" w:sz="4" w:space="0" w:color="A9A9A9" w:themeColor="text1" w:themeTint="66"/>
        <w:insideV w:val="single" w:sz="4" w:space="0" w:color="A9A9A9" w:themeColor="text1" w:themeTint="66"/>
      </w:tblBorders>
    </w:tblPr>
    <w:tblStylePr w:type="firstRow">
      <w:rPr>
        <w:b/>
        <w:bCs/>
      </w:rPr>
      <w:tblPr/>
      <w:tcPr>
        <w:tcBorders>
          <w:bottom w:val="single" w:sz="12" w:space="0" w:color="7E7E7E" w:themeColor="text1" w:themeTint="99"/>
        </w:tcBorders>
      </w:tcPr>
    </w:tblStylePr>
    <w:tblStylePr w:type="lastRow">
      <w:rPr>
        <w:b/>
        <w:bCs/>
      </w:rPr>
      <w:tblPr/>
      <w:tcPr>
        <w:tcBorders>
          <w:top w:val="double" w:sz="2" w:space="0" w:color="7E7E7E"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A720FF"/>
    <w:pPr>
      <w:spacing w:after="0" w:line="240" w:lineRule="auto"/>
    </w:pPr>
    <w:rPr>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510">
    <w:name w:val="Plain Table 51"/>
    <w:basedOn w:val="TableNormal"/>
    <w:uiPriority w:val="45"/>
    <w:rsid w:val="00A720FF"/>
    <w:pPr>
      <w:spacing w:after="0" w:line="240" w:lineRule="auto"/>
    </w:pPr>
    <w:rPr>
      <w:lang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A720FF"/>
    <w:pPr>
      <w:spacing w:before="100" w:beforeAutospacing="1" w:after="100" w:afterAutospacing="1"/>
    </w:pPr>
    <w:rPr>
      <w:rFonts w:ascii="Times New Roman" w:eastAsia="Times New Roman" w:hAnsi="Times New Roman" w:cs="Times New Roman"/>
      <w:sz w:val="24"/>
      <w:szCs w:val="24"/>
    </w:rPr>
  </w:style>
  <w:style w:type="paragraph" w:customStyle="1" w:styleId="xl63">
    <w:name w:val="xl63"/>
    <w:basedOn w:val="Normal"/>
    <w:rsid w:val="00A720F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234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fda.gov/Safety/FDAsSentinelInitiative/default.htm" TargetMode="External"/><Relationship Id="rId1" Type="http://schemas.openxmlformats.org/officeDocument/2006/relationships/hyperlink" Target="http://www.fda.gov/"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ntinel Color Scheme">
      <a:dk1>
        <a:srgbClr val="282828"/>
      </a:dk1>
      <a:lt1>
        <a:sysClr val="window" lastClr="FFFFFF"/>
      </a:lt1>
      <a:dk2>
        <a:srgbClr val="A9A9A9"/>
      </a:dk2>
      <a:lt2>
        <a:srgbClr val="696969"/>
      </a:lt2>
      <a:accent1>
        <a:srgbClr val="17529F"/>
      </a:accent1>
      <a:accent2>
        <a:srgbClr val="995800"/>
      </a:accent2>
      <a:accent3>
        <a:srgbClr val="FB9409"/>
      </a:accent3>
      <a:accent4>
        <a:srgbClr val="6E1D6F"/>
      </a:accent4>
      <a:accent5>
        <a:srgbClr val="16768E"/>
      </a:accent5>
      <a:accent6>
        <a:srgbClr val="669FE9"/>
      </a:accent6>
      <a:hlink>
        <a:srgbClr val="696969"/>
      </a:hlink>
      <a:folHlink>
        <a:srgbClr val="A9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C98B5CA-F1AD-4B6B-9CC5-36F418F9D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10348</TotalTime>
  <Pages>55</Pages>
  <Words>12235</Words>
  <Characters>69744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Sentinel Mother-Infant Linkage Data Quality Review and Characterization Program Package</vt:lpstr>
    </vt:vector>
  </TitlesOfParts>
  <Company/>
  <LinksUpToDate>false</LinksUpToDate>
  <CharactersWithSpaces>81816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Mother-Infant Linkage Data Quality Review and Characterization Program Package</dc:title>
  <dc:subject>qa_mil_package</dc:subject>
  <dc:creator>Julie_Richard@harvardpilgrim.org</dc:creator>
  <cp:lastModifiedBy>Scarnecchia, Daniel</cp:lastModifiedBy>
  <cp:revision>8</cp:revision>
  <cp:lastPrinted>2019-04-26T19:46:00Z</cp:lastPrinted>
  <dcterms:created xsi:type="dcterms:W3CDTF">2021-03-11T22:37:00Z</dcterms:created>
  <dcterms:modified xsi:type="dcterms:W3CDTF">2021-04-19T20:19:00Z</dcterms:modified>
</cp:coreProperties>
</file>